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16D" w:rsidRDefault="00AA5830" w:rsidP="00AA5830">
      <w:pPr>
        <w:spacing w:after="0" w:line="240" w:lineRule="auto"/>
        <w:rPr>
          <w:rFonts w:ascii="Times New Roman" w:hAnsi="Times New Roman" w:cs="Times New Roman"/>
          <w:sz w:val="24"/>
          <w:szCs w:val="24"/>
        </w:rPr>
      </w:pPr>
      <w:r w:rsidRPr="00AA5830">
        <w:rPr>
          <w:rFonts w:ascii="Times New Roman" w:hAnsi="Times New Roman" w:cs="Times New Roman"/>
          <w:b/>
          <w:sz w:val="24"/>
          <w:szCs w:val="24"/>
        </w:rPr>
        <w:t>Reservoir continuum days</w:t>
      </w:r>
      <w:r>
        <w:rPr>
          <w:rFonts w:ascii="Times New Roman" w:hAnsi="Times New Roman" w:cs="Times New Roman"/>
          <w:sz w:val="24"/>
          <w:szCs w:val="24"/>
        </w:rPr>
        <w:t xml:space="preserve"> (RCD? </w:t>
      </w:r>
      <w:commentRangeStart w:id="0"/>
      <w:r>
        <w:rPr>
          <w:rFonts w:ascii="Times New Roman" w:hAnsi="Times New Roman" w:cs="Times New Roman"/>
          <w:sz w:val="24"/>
          <w:szCs w:val="24"/>
        </w:rPr>
        <w:t>Need a better acronym…?!):</w:t>
      </w:r>
      <w:commentRangeEnd w:id="0"/>
      <w:r w:rsidR="001E0A8D">
        <w:rPr>
          <w:rStyle w:val="CommentReference"/>
        </w:rPr>
        <w:commentReference w:id="0"/>
      </w:r>
    </w:p>
    <w:p w:rsidR="004C33E6" w:rsidRDefault="004C33E6" w:rsidP="00AA5830">
      <w:pPr>
        <w:spacing w:after="0" w:line="240" w:lineRule="auto"/>
        <w:rPr>
          <w:rFonts w:ascii="Times New Roman" w:hAnsi="Times New Roman" w:cs="Times New Roman"/>
          <w:sz w:val="24"/>
          <w:szCs w:val="24"/>
        </w:rPr>
      </w:pPr>
    </w:p>
    <w:p w:rsidR="00AA5830" w:rsidRDefault="00AA5830" w:rsidP="00AA5830">
      <w:pPr>
        <w:spacing w:after="0" w:line="240" w:lineRule="auto"/>
        <w:rPr>
          <w:rFonts w:ascii="Times New Roman" w:hAnsi="Times New Roman" w:cs="Times New Roman"/>
          <w:sz w:val="24"/>
          <w:szCs w:val="24"/>
        </w:rPr>
      </w:pPr>
      <w:r w:rsidRPr="00AA5830">
        <w:rPr>
          <w:rFonts w:ascii="Times New Roman" w:hAnsi="Times New Roman" w:cs="Times New Roman"/>
          <w:b/>
          <w:sz w:val="24"/>
          <w:szCs w:val="24"/>
        </w:rPr>
        <w:t>Overarching goal:</w:t>
      </w:r>
      <w:r>
        <w:rPr>
          <w:rFonts w:ascii="Times New Roman" w:hAnsi="Times New Roman" w:cs="Times New Roman"/>
          <w:sz w:val="24"/>
          <w:szCs w:val="24"/>
        </w:rPr>
        <w:t xml:space="preserve"> Assess how N, P, </w:t>
      </w:r>
      <w:proofErr w:type="spellStart"/>
      <w:r>
        <w:rPr>
          <w:rFonts w:ascii="Times New Roman" w:hAnsi="Times New Roman" w:cs="Times New Roman"/>
          <w:sz w:val="24"/>
          <w:szCs w:val="24"/>
        </w:rPr>
        <w:t>Chla</w:t>
      </w:r>
      <w:proofErr w:type="spellEnd"/>
      <w:r>
        <w:rPr>
          <w:rFonts w:ascii="Times New Roman" w:hAnsi="Times New Roman" w:cs="Times New Roman"/>
          <w:sz w:val="24"/>
          <w:szCs w:val="24"/>
        </w:rPr>
        <w:t xml:space="preserve">, and DOC (quantity and quality) change over a two-reservoir gradient (from BVR inflows to FCR </w:t>
      </w:r>
      <w:proofErr w:type="spellStart"/>
      <w:r>
        <w:rPr>
          <w:rFonts w:ascii="Times New Roman" w:hAnsi="Times New Roman" w:cs="Times New Roman"/>
          <w:sz w:val="24"/>
          <w:szCs w:val="24"/>
        </w:rPr>
        <w:t>ouflow</w:t>
      </w:r>
      <w:proofErr w:type="spellEnd"/>
      <w:r>
        <w:rPr>
          <w:rFonts w:ascii="Times New Roman" w:hAnsi="Times New Roman" w:cs="Times New Roman"/>
          <w:sz w:val="24"/>
          <w:szCs w:val="24"/>
        </w:rPr>
        <w:t xml:space="preserve">). The main goal is to assess changes spatially over a seasonal basis (May – September) while also capturing variations in </w:t>
      </w:r>
      <w:commentRangeStart w:id="1"/>
      <w:r>
        <w:rPr>
          <w:rFonts w:ascii="Times New Roman" w:hAnsi="Times New Roman" w:cs="Times New Roman"/>
          <w:sz w:val="24"/>
          <w:szCs w:val="24"/>
        </w:rPr>
        <w:t>residence time</w:t>
      </w:r>
      <w:commentRangeEnd w:id="1"/>
      <w:r w:rsidR="004C33E6">
        <w:rPr>
          <w:rStyle w:val="CommentReference"/>
        </w:rPr>
        <w:commentReference w:id="1"/>
      </w:r>
      <w:r>
        <w:rPr>
          <w:rFonts w:ascii="Times New Roman" w:hAnsi="Times New Roman" w:cs="Times New Roman"/>
          <w:sz w:val="24"/>
          <w:szCs w:val="24"/>
        </w:rPr>
        <w:t xml:space="preserve"> and </w:t>
      </w:r>
      <w:proofErr w:type="spellStart"/>
      <w:r>
        <w:rPr>
          <w:rFonts w:ascii="Times New Roman" w:hAnsi="Times New Roman" w:cs="Times New Roman"/>
          <w:sz w:val="24"/>
          <w:szCs w:val="24"/>
        </w:rPr>
        <w:t>oxic</w:t>
      </w:r>
      <w:proofErr w:type="spellEnd"/>
      <w:r>
        <w:rPr>
          <w:rFonts w:ascii="Times New Roman" w:hAnsi="Times New Roman" w:cs="Times New Roman"/>
          <w:sz w:val="24"/>
          <w:szCs w:val="24"/>
        </w:rPr>
        <w:t>/anoxic conditions.</w:t>
      </w:r>
    </w:p>
    <w:p w:rsidR="00AA5830" w:rsidRDefault="00AA5830" w:rsidP="00AA5830">
      <w:pPr>
        <w:spacing w:after="0" w:line="240" w:lineRule="auto"/>
        <w:rPr>
          <w:rFonts w:ascii="Times New Roman" w:hAnsi="Times New Roman" w:cs="Times New Roman"/>
          <w:sz w:val="24"/>
          <w:szCs w:val="24"/>
        </w:rPr>
      </w:pPr>
    </w:p>
    <w:p w:rsidR="00713B18" w:rsidRDefault="00AA5830" w:rsidP="00AA5830">
      <w:pPr>
        <w:spacing w:after="0" w:line="240" w:lineRule="auto"/>
        <w:rPr>
          <w:rFonts w:ascii="Times New Roman" w:hAnsi="Times New Roman" w:cs="Times New Roman"/>
          <w:b/>
          <w:sz w:val="24"/>
          <w:szCs w:val="24"/>
        </w:rPr>
      </w:pPr>
      <w:r>
        <w:rPr>
          <w:rFonts w:ascii="Times New Roman" w:hAnsi="Times New Roman" w:cs="Times New Roman"/>
          <w:b/>
          <w:sz w:val="24"/>
          <w:szCs w:val="24"/>
        </w:rPr>
        <w:t>The details:</w:t>
      </w:r>
    </w:p>
    <w:p w:rsidR="00AA5830" w:rsidRDefault="00AA5830" w:rsidP="00AA5830">
      <w:pPr>
        <w:spacing w:after="0" w:line="240" w:lineRule="auto"/>
        <w:rPr>
          <w:rFonts w:ascii="Times New Roman" w:hAnsi="Times New Roman" w:cs="Times New Roman"/>
          <w:sz w:val="24"/>
          <w:szCs w:val="24"/>
        </w:rPr>
      </w:pPr>
      <w:r w:rsidRPr="00113295">
        <w:rPr>
          <w:rFonts w:ascii="Times New Roman" w:hAnsi="Times New Roman" w:cs="Times New Roman"/>
          <w:i/>
          <w:sz w:val="24"/>
          <w:szCs w:val="24"/>
        </w:rPr>
        <w:t>Sampling time points:</w:t>
      </w:r>
      <w:r>
        <w:rPr>
          <w:rFonts w:ascii="Times New Roman" w:hAnsi="Times New Roman" w:cs="Times New Roman"/>
          <w:sz w:val="24"/>
          <w:szCs w:val="24"/>
        </w:rPr>
        <w:t xml:space="preserve"> </w:t>
      </w:r>
      <w:r w:rsidR="00713B18">
        <w:rPr>
          <w:rFonts w:ascii="Times New Roman" w:hAnsi="Times New Roman" w:cs="Times New Roman"/>
          <w:sz w:val="24"/>
          <w:szCs w:val="24"/>
        </w:rPr>
        <w:t>designed to capture seasonal, residence times, and oxygen gradients</w:t>
      </w:r>
    </w:p>
    <w:p w:rsidR="00AA5830" w:rsidRDefault="00AA5830" w:rsidP="00AA583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Regularly scheduled monthly sampling in: </w:t>
      </w:r>
      <w:commentRangeStart w:id="2"/>
      <w:commentRangeStart w:id="3"/>
      <w:r>
        <w:rPr>
          <w:rFonts w:ascii="Times New Roman" w:hAnsi="Times New Roman" w:cs="Times New Roman"/>
          <w:sz w:val="24"/>
          <w:szCs w:val="24"/>
        </w:rPr>
        <w:t>May, June, July, August, September</w:t>
      </w:r>
      <w:commentRangeEnd w:id="2"/>
      <w:r>
        <w:rPr>
          <w:rStyle w:val="CommentReference"/>
        </w:rPr>
        <w:commentReference w:id="2"/>
      </w:r>
      <w:commentRangeEnd w:id="3"/>
      <w:r w:rsidR="00AA17A2">
        <w:rPr>
          <w:rStyle w:val="CommentReference"/>
        </w:rPr>
        <w:commentReference w:id="3"/>
      </w:r>
      <w:r>
        <w:rPr>
          <w:rFonts w:ascii="Times New Roman" w:hAnsi="Times New Roman" w:cs="Times New Roman"/>
          <w:sz w:val="24"/>
          <w:szCs w:val="24"/>
        </w:rPr>
        <w:t xml:space="preserve"> (n = 5 samplings)</w:t>
      </w:r>
    </w:p>
    <w:p w:rsidR="00AA5830" w:rsidRDefault="00AA5830" w:rsidP="00AA583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Adaptive sampling: have 3-4 additional samplings to capture flow and oxygen (</w:t>
      </w:r>
      <w:proofErr w:type="spellStart"/>
      <w:r>
        <w:rPr>
          <w:rFonts w:ascii="Times New Roman" w:hAnsi="Times New Roman" w:cs="Times New Roman"/>
          <w:sz w:val="24"/>
          <w:szCs w:val="24"/>
        </w:rPr>
        <w:t>oxic</w:t>
      </w:r>
      <w:proofErr w:type="spellEnd"/>
      <w:r>
        <w:rPr>
          <w:rFonts w:ascii="Times New Roman" w:hAnsi="Times New Roman" w:cs="Times New Roman"/>
          <w:sz w:val="24"/>
          <w:szCs w:val="24"/>
        </w:rPr>
        <w:t>/anoxic experiment) gradients</w:t>
      </w:r>
    </w:p>
    <w:p w:rsidR="00AA5830" w:rsidRDefault="00AA5830" w:rsidP="00AA583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adaptive sampling in </w:t>
      </w:r>
      <w:commentRangeStart w:id="4"/>
      <w:r>
        <w:rPr>
          <w:rFonts w:ascii="Times New Roman" w:hAnsi="Times New Roman" w:cs="Times New Roman"/>
          <w:sz w:val="24"/>
          <w:szCs w:val="24"/>
        </w:rPr>
        <w:t xml:space="preserve">May (or early June): to </w:t>
      </w:r>
      <w:commentRangeStart w:id="5"/>
      <w:r>
        <w:rPr>
          <w:rFonts w:ascii="Times New Roman" w:hAnsi="Times New Roman" w:cs="Times New Roman"/>
          <w:sz w:val="24"/>
          <w:szCs w:val="24"/>
        </w:rPr>
        <w:t xml:space="preserve">capture the onset of anoxia </w:t>
      </w:r>
      <w:commentRangeEnd w:id="5"/>
      <w:r w:rsidR="003A775B">
        <w:rPr>
          <w:rStyle w:val="CommentReference"/>
        </w:rPr>
        <w:commentReference w:id="5"/>
      </w:r>
      <w:r>
        <w:rPr>
          <w:rFonts w:ascii="Times New Roman" w:hAnsi="Times New Roman" w:cs="Times New Roman"/>
          <w:sz w:val="24"/>
          <w:szCs w:val="24"/>
        </w:rPr>
        <w:t xml:space="preserve">(i.e., sample the reservoir continuum once FCR starts to become anoxic, </w:t>
      </w:r>
      <w:commentRangeEnd w:id="4"/>
      <w:r w:rsidR="00AA17A2">
        <w:rPr>
          <w:rStyle w:val="CommentReference"/>
        </w:rPr>
        <w:commentReference w:id="4"/>
      </w:r>
      <w:r>
        <w:rPr>
          <w:rFonts w:ascii="Times New Roman" w:hAnsi="Times New Roman" w:cs="Times New Roman"/>
          <w:sz w:val="24"/>
          <w:szCs w:val="24"/>
        </w:rPr>
        <w:t>but before the oxygenation system is turned on) compared to right after the oxygenation system is turned on (one of these time points would represent an ‘normal’ sampling; one time point would be ‘adaptive’)</w:t>
      </w:r>
    </w:p>
    <w:p w:rsidR="00AA5830" w:rsidRDefault="00AA5830" w:rsidP="00AA5830">
      <w:pPr>
        <w:pStyle w:val="ListParagraph"/>
        <w:numPr>
          <w:ilvl w:val="0"/>
          <w:numId w:val="2"/>
        </w:numPr>
        <w:spacing w:after="0" w:line="240" w:lineRule="auto"/>
        <w:rPr>
          <w:rFonts w:ascii="Times New Roman" w:hAnsi="Times New Roman" w:cs="Times New Roman"/>
          <w:sz w:val="24"/>
          <w:szCs w:val="24"/>
        </w:rPr>
      </w:pPr>
      <w:commentRangeStart w:id="6"/>
      <w:r>
        <w:rPr>
          <w:rFonts w:ascii="Times New Roman" w:hAnsi="Times New Roman" w:cs="Times New Roman"/>
          <w:sz w:val="24"/>
          <w:szCs w:val="24"/>
        </w:rPr>
        <w:t>1 adaptive sampling in September – to capture a hurricane (or other multi-rain event) when residence time in the system decreases</w:t>
      </w:r>
      <w:commentRangeEnd w:id="6"/>
      <w:r w:rsidR="003A775B">
        <w:rPr>
          <w:rStyle w:val="CommentReference"/>
        </w:rPr>
        <w:commentReference w:id="6"/>
      </w:r>
    </w:p>
    <w:p w:rsidR="00AA5830" w:rsidRDefault="00AA5830" w:rsidP="00AA583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1-2 additional adaptive samplings in June-August: designed to either capture additional switches in oxygen or changes in residence tim</w:t>
      </w:r>
      <w:r w:rsidR="00435A9F">
        <w:rPr>
          <w:rFonts w:ascii="Times New Roman" w:hAnsi="Times New Roman" w:cs="Times New Roman"/>
          <w:sz w:val="24"/>
          <w:szCs w:val="24"/>
        </w:rPr>
        <w:t>e (dependent on rain fall</w:t>
      </w:r>
      <w:r>
        <w:rPr>
          <w:rFonts w:ascii="Times New Roman" w:hAnsi="Times New Roman" w:cs="Times New Roman"/>
          <w:sz w:val="24"/>
          <w:szCs w:val="24"/>
        </w:rPr>
        <w:t xml:space="preserve">, </w:t>
      </w:r>
      <w:commentRangeStart w:id="7"/>
      <w:r>
        <w:rPr>
          <w:rFonts w:ascii="Times New Roman" w:hAnsi="Times New Roman" w:cs="Times New Roman"/>
          <w:sz w:val="24"/>
          <w:szCs w:val="24"/>
        </w:rPr>
        <w:t>oxygenation experiments</w:t>
      </w:r>
      <w:commentRangeEnd w:id="7"/>
      <w:r w:rsidR="003A775B">
        <w:rPr>
          <w:rStyle w:val="CommentReference"/>
        </w:rPr>
        <w:commentReference w:id="7"/>
      </w:r>
      <w:r>
        <w:rPr>
          <w:rFonts w:ascii="Times New Roman" w:hAnsi="Times New Roman" w:cs="Times New Roman"/>
          <w:sz w:val="24"/>
          <w:szCs w:val="24"/>
        </w:rPr>
        <w:t xml:space="preserve">, how previous samplings have gone, field morale, </w:t>
      </w:r>
      <w:r w:rsidR="00713B18">
        <w:rPr>
          <w:rFonts w:ascii="Times New Roman" w:hAnsi="Times New Roman" w:cs="Times New Roman"/>
          <w:sz w:val="24"/>
          <w:szCs w:val="24"/>
        </w:rPr>
        <w:t>general logistics and scheduling conflicts)</w:t>
      </w:r>
    </w:p>
    <w:p w:rsidR="00713B18" w:rsidRDefault="00713B18" w:rsidP="00713B18">
      <w:pPr>
        <w:spacing w:after="0" w:line="240" w:lineRule="auto"/>
        <w:rPr>
          <w:rFonts w:ascii="Times New Roman" w:hAnsi="Times New Roman" w:cs="Times New Roman"/>
          <w:sz w:val="24"/>
          <w:szCs w:val="24"/>
        </w:rPr>
      </w:pPr>
    </w:p>
    <w:p w:rsidR="00713B18" w:rsidRDefault="00713B18" w:rsidP="00713B18">
      <w:pPr>
        <w:spacing w:after="0" w:line="240" w:lineRule="auto"/>
        <w:rPr>
          <w:rFonts w:ascii="Times New Roman" w:hAnsi="Times New Roman" w:cs="Times New Roman"/>
          <w:sz w:val="24"/>
          <w:szCs w:val="24"/>
        </w:rPr>
      </w:pPr>
      <w:r w:rsidRPr="00113295">
        <w:rPr>
          <w:rFonts w:ascii="Times New Roman" w:hAnsi="Times New Roman" w:cs="Times New Roman"/>
          <w:i/>
          <w:sz w:val="24"/>
          <w:szCs w:val="24"/>
        </w:rPr>
        <w:t>Sampling locations:</w:t>
      </w:r>
      <w:r>
        <w:rPr>
          <w:rFonts w:ascii="Times New Roman" w:hAnsi="Times New Roman" w:cs="Times New Roman"/>
          <w:sz w:val="24"/>
          <w:szCs w:val="24"/>
        </w:rPr>
        <w:t xml:space="preserve"> designed to capture the full two-reservoir continuum (and the pipeline!)</w:t>
      </w:r>
      <w:r w:rsidR="00113295">
        <w:rPr>
          <w:rFonts w:ascii="Times New Roman" w:hAnsi="Times New Roman" w:cs="Times New Roman"/>
          <w:sz w:val="24"/>
          <w:szCs w:val="24"/>
        </w:rPr>
        <w:t xml:space="preserve"> (total locations = 18-19)</w:t>
      </w:r>
    </w:p>
    <w:p w:rsidR="00713B18" w:rsidRDefault="00713B18" w:rsidP="00713B18">
      <w:pPr>
        <w:spacing w:after="0" w:line="240" w:lineRule="auto"/>
        <w:rPr>
          <w:rFonts w:ascii="Times New Roman" w:hAnsi="Times New Roman" w:cs="Times New Roman"/>
          <w:sz w:val="24"/>
          <w:szCs w:val="24"/>
        </w:rPr>
      </w:pPr>
      <w:r>
        <w:rPr>
          <w:rFonts w:ascii="Times New Roman" w:hAnsi="Times New Roman" w:cs="Times New Roman"/>
          <w:sz w:val="24"/>
          <w:szCs w:val="24"/>
        </w:rPr>
        <w:t>BVR: (thanks Whitney for the maps!)</w:t>
      </w:r>
    </w:p>
    <w:p w:rsidR="00713B18" w:rsidRDefault="00713B18" w:rsidP="00713B18">
      <w:pPr>
        <w:spacing w:after="0" w:line="240" w:lineRule="auto"/>
        <w:rPr>
          <w:rFonts w:ascii="Times New Roman" w:hAnsi="Times New Roman" w:cs="Times New Roman"/>
          <w:sz w:val="24"/>
          <w:szCs w:val="24"/>
        </w:rPr>
      </w:pPr>
      <w:commentRangeStart w:id="8"/>
      <w:r>
        <w:rPr>
          <w:rFonts w:ascii="Times New Roman" w:hAnsi="Times New Roman" w:cs="Times New Roman"/>
          <w:noProof/>
          <w:sz w:val="24"/>
          <w:szCs w:val="24"/>
        </w:rPr>
        <w:drawing>
          <wp:inline distT="0" distB="0" distL="0" distR="0" wp14:anchorId="01A53162" wp14:editId="39642570">
            <wp:extent cx="4412512" cy="32657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1739" cy="3294762"/>
                    </a:xfrm>
                    <a:prstGeom prst="rect">
                      <a:avLst/>
                    </a:prstGeom>
                    <a:noFill/>
                  </pic:spPr>
                </pic:pic>
              </a:graphicData>
            </a:graphic>
          </wp:inline>
        </w:drawing>
      </w:r>
      <w:commentRangeEnd w:id="8"/>
      <w:r w:rsidR="003A775B">
        <w:rPr>
          <w:rStyle w:val="CommentReference"/>
        </w:rPr>
        <w:commentReference w:id="8"/>
      </w:r>
    </w:p>
    <w:p w:rsidR="00713B18" w:rsidRDefault="00713B18" w:rsidP="00713B18">
      <w:pPr>
        <w:spacing w:after="0" w:line="240" w:lineRule="auto"/>
        <w:rPr>
          <w:rFonts w:ascii="Times New Roman" w:hAnsi="Times New Roman" w:cs="Times New Roman"/>
          <w:sz w:val="24"/>
          <w:szCs w:val="24"/>
        </w:rPr>
      </w:pPr>
      <w:commentRangeStart w:id="9"/>
      <w:r>
        <w:rPr>
          <w:rFonts w:ascii="Times New Roman" w:hAnsi="Times New Roman" w:cs="Times New Roman"/>
          <w:sz w:val="24"/>
          <w:szCs w:val="24"/>
        </w:rPr>
        <w:t>BVR highlights/location justification</w:t>
      </w:r>
      <w:r w:rsidR="00113295">
        <w:rPr>
          <w:rFonts w:ascii="Times New Roman" w:hAnsi="Times New Roman" w:cs="Times New Roman"/>
          <w:sz w:val="24"/>
          <w:szCs w:val="24"/>
        </w:rPr>
        <w:t xml:space="preserve"> (n = 7 locations)</w:t>
      </w:r>
      <w:r>
        <w:rPr>
          <w:rFonts w:ascii="Times New Roman" w:hAnsi="Times New Roman" w:cs="Times New Roman"/>
          <w:sz w:val="24"/>
          <w:szCs w:val="24"/>
        </w:rPr>
        <w:t>:</w:t>
      </w:r>
      <w:commentRangeEnd w:id="9"/>
      <w:r w:rsidR="00FF22AB">
        <w:rPr>
          <w:rStyle w:val="CommentReference"/>
        </w:rPr>
        <w:commentReference w:id="9"/>
      </w:r>
    </w:p>
    <w:p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Need to capture inflows to the left and right arms (in terms of knowing what’s coming in but also for BVR hydrology = two birds, one stone)</w:t>
      </w:r>
    </w:p>
    <w:p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Want to sample an additional location in each arm to capture any ‘processing’ within each system</w:t>
      </w:r>
    </w:p>
    <w:p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Then also capture a location at the confluence to see how these two arms ‘meet’</w:t>
      </w:r>
    </w:p>
    <w:p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Most importantly, need to capture the outflow from BVR before entering the </w:t>
      </w:r>
      <w:r w:rsidR="00435A9F">
        <w:rPr>
          <w:rFonts w:ascii="Times New Roman" w:hAnsi="Times New Roman" w:cs="Times New Roman"/>
          <w:sz w:val="24"/>
          <w:szCs w:val="24"/>
        </w:rPr>
        <w:t>underground pipe</w:t>
      </w:r>
    </w:p>
    <w:p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And sample at existing station 50 (mainly just because/for comparisons to deep hole in FCR under changing oxygen conditions)</w:t>
      </w:r>
    </w:p>
    <w:p w:rsidR="00713B18" w:rsidRDefault="00713B18" w:rsidP="00713B18">
      <w:pPr>
        <w:spacing w:after="0" w:line="240" w:lineRule="auto"/>
        <w:rPr>
          <w:rFonts w:ascii="Times New Roman" w:hAnsi="Times New Roman" w:cs="Times New Roman"/>
          <w:sz w:val="24"/>
          <w:szCs w:val="24"/>
        </w:rPr>
      </w:pPr>
    </w:p>
    <w:p w:rsidR="00713B18" w:rsidRDefault="00713B18" w:rsidP="00713B18">
      <w:pPr>
        <w:spacing w:after="0" w:line="240" w:lineRule="auto"/>
        <w:rPr>
          <w:rFonts w:ascii="Times New Roman" w:hAnsi="Times New Roman" w:cs="Times New Roman"/>
          <w:sz w:val="24"/>
          <w:szCs w:val="24"/>
        </w:rPr>
      </w:pPr>
      <w:r>
        <w:rPr>
          <w:rFonts w:ascii="Times New Roman" w:hAnsi="Times New Roman" w:cs="Times New Roman"/>
          <w:sz w:val="24"/>
          <w:szCs w:val="24"/>
        </w:rPr>
        <w:t>Stream + FCR: (again, thanks Whitney!)</w:t>
      </w:r>
    </w:p>
    <w:p w:rsidR="00713B18" w:rsidRDefault="00713B18" w:rsidP="00713B1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FD134D" wp14:editId="74DA5F90">
            <wp:extent cx="4968163" cy="394467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2722" cy="3948298"/>
                    </a:xfrm>
                    <a:prstGeom prst="rect">
                      <a:avLst/>
                    </a:prstGeom>
                    <a:noFill/>
                  </pic:spPr>
                </pic:pic>
              </a:graphicData>
            </a:graphic>
          </wp:inline>
        </w:drawing>
      </w:r>
    </w:p>
    <w:p w:rsidR="00713B18" w:rsidRDefault="00713B18" w:rsidP="00713B18">
      <w:pPr>
        <w:spacing w:after="0" w:line="240" w:lineRule="auto"/>
        <w:rPr>
          <w:rFonts w:ascii="Times New Roman" w:hAnsi="Times New Roman" w:cs="Times New Roman"/>
          <w:sz w:val="24"/>
          <w:szCs w:val="24"/>
        </w:rPr>
      </w:pPr>
      <w:r>
        <w:rPr>
          <w:rFonts w:ascii="Times New Roman" w:hAnsi="Times New Roman" w:cs="Times New Roman"/>
          <w:sz w:val="24"/>
          <w:szCs w:val="24"/>
        </w:rPr>
        <w:t>Stream + FCR highlights/location justification:</w:t>
      </w:r>
    </w:p>
    <w:p w:rsidR="00713B18" w:rsidRDefault="00113295" w:rsidP="00713B1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Stream (n = 5 locations)</w:t>
      </w:r>
    </w:p>
    <w:p w:rsidR="00713B18" w:rsidRDefault="00713B18"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Must capture outflow immediately from the closed pipe (what the heck is going on in the dark??)</w:t>
      </w:r>
      <w:ins w:id="10" w:author="Cayelan C. Carey" w:date="2019-03-24T16:14:00Z">
        <w:r w:rsidR="00FF22AB">
          <w:rPr>
            <w:rFonts w:ascii="Times New Roman" w:hAnsi="Times New Roman" w:cs="Times New Roman"/>
            <w:sz w:val="24"/>
            <w:szCs w:val="24"/>
          </w:rPr>
          <w:t xml:space="preserve"> yes!</w:t>
        </w:r>
      </w:ins>
    </w:p>
    <w:p w:rsidR="00713B18" w:rsidRDefault="00713B18" w:rsidP="00713B18">
      <w:pPr>
        <w:pStyle w:val="ListParagraph"/>
        <w:numPr>
          <w:ilvl w:val="2"/>
          <w:numId w:val="1"/>
        </w:numPr>
        <w:spacing w:after="0" w:line="240" w:lineRule="auto"/>
        <w:rPr>
          <w:rFonts w:ascii="Times New Roman" w:hAnsi="Times New Roman" w:cs="Times New Roman"/>
          <w:sz w:val="24"/>
          <w:szCs w:val="24"/>
        </w:rPr>
      </w:pPr>
      <w:commentRangeStart w:id="11"/>
      <w:commentRangeStart w:id="12"/>
      <w:r>
        <w:rPr>
          <w:rFonts w:ascii="Times New Roman" w:hAnsi="Times New Roman" w:cs="Times New Roman"/>
          <w:sz w:val="24"/>
          <w:szCs w:val="24"/>
        </w:rPr>
        <w:t>Sample at a location between the pipeline outflow and the weir</w:t>
      </w:r>
      <w:commentRangeEnd w:id="11"/>
      <w:r>
        <w:rPr>
          <w:rStyle w:val="CommentReference"/>
        </w:rPr>
        <w:commentReference w:id="11"/>
      </w:r>
      <w:commentRangeEnd w:id="12"/>
      <w:r w:rsidR="0081651F">
        <w:rPr>
          <w:rStyle w:val="CommentReference"/>
        </w:rPr>
        <w:commentReference w:id="12"/>
      </w:r>
    </w:p>
    <w:p w:rsidR="00713B18" w:rsidRDefault="00113295"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Sample the forked stream (??) – this may be important under conditions when BVR is actually not connected to FCR</w:t>
      </w:r>
    </w:p>
    <w:p w:rsidR="00113295" w:rsidRDefault="00113295"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Sample at the weir (if we’re going to have continuous –</w:t>
      </w:r>
      <w:proofErr w:type="spellStart"/>
      <w:r>
        <w:rPr>
          <w:rFonts w:ascii="Times New Roman" w:hAnsi="Times New Roman" w:cs="Times New Roman"/>
          <w:sz w:val="24"/>
          <w:szCs w:val="24"/>
        </w:rPr>
        <w:t>ish</w:t>
      </w:r>
      <w:proofErr w:type="spellEnd"/>
      <w:r>
        <w:rPr>
          <w:rFonts w:ascii="Times New Roman" w:hAnsi="Times New Roman" w:cs="Times New Roman"/>
          <w:sz w:val="24"/>
          <w:szCs w:val="24"/>
        </w:rPr>
        <w:t xml:space="preserve"> discharge there anyway)</w:t>
      </w:r>
      <w:ins w:id="13" w:author="Cayelan C. Carey" w:date="2019-03-24T16:14:00Z">
        <w:r w:rsidR="00FF22AB">
          <w:rPr>
            <w:rFonts w:ascii="Times New Roman" w:hAnsi="Times New Roman" w:cs="Times New Roman"/>
            <w:sz w:val="24"/>
            <w:szCs w:val="24"/>
          </w:rPr>
          <w:t xml:space="preserve"> = yes</w:t>
        </w:r>
      </w:ins>
      <w:ins w:id="14" w:author="Cayelan C. Carey" w:date="2019-03-24T20:24:00Z">
        <w:r w:rsidR="0081651F">
          <w:rPr>
            <w:rFonts w:ascii="Times New Roman" w:hAnsi="Times New Roman" w:cs="Times New Roman"/>
            <w:sz w:val="24"/>
            <w:szCs w:val="24"/>
          </w:rPr>
          <w:t>!</w:t>
        </w:r>
      </w:ins>
    </w:p>
    <w:p w:rsidR="00113295" w:rsidRDefault="00113295"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Sample right before the stream enters </w:t>
      </w:r>
      <w:commentRangeStart w:id="15"/>
      <w:r>
        <w:rPr>
          <w:rFonts w:ascii="Times New Roman" w:hAnsi="Times New Roman" w:cs="Times New Roman"/>
          <w:sz w:val="24"/>
          <w:szCs w:val="24"/>
        </w:rPr>
        <w:t>FCR</w:t>
      </w:r>
      <w:commentRangeEnd w:id="15"/>
      <w:r w:rsidR="0081651F">
        <w:rPr>
          <w:rStyle w:val="CommentReference"/>
        </w:rPr>
        <w:commentReference w:id="15"/>
      </w:r>
    </w:p>
    <w:p w:rsidR="00113295" w:rsidRDefault="00113295" w:rsidP="00113295">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FCR (n = 6-7 locations)</w:t>
      </w:r>
    </w:p>
    <w:p w:rsidR="00113295" w:rsidRDefault="00113295" w:rsidP="00113295">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Mainly just sample the current sampling locations in FCR (</w:t>
      </w:r>
      <w:commentRangeStart w:id="16"/>
      <w:ins w:id="17" w:author="Cayelan C. Carey" w:date="2019-03-24T20:30:00Z">
        <w:r w:rsidR="00B85BB6">
          <w:rPr>
            <w:rFonts w:ascii="Times New Roman" w:hAnsi="Times New Roman" w:cs="Times New Roman"/>
            <w:sz w:val="24"/>
            <w:szCs w:val="24"/>
          </w:rPr>
          <w:t xml:space="preserve">wetland </w:t>
        </w:r>
      </w:ins>
      <w:ins w:id="18" w:author="Cayelan C. Carey" w:date="2019-03-24T20:36:00Z">
        <w:r w:rsidR="00952F7D">
          <w:rPr>
            <w:rFonts w:ascii="Times New Roman" w:hAnsi="Times New Roman" w:cs="Times New Roman"/>
            <w:sz w:val="24"/>
            <w:szCs w:val="24"/>
          </w:rPr>
          <w:t>or</w:t>
        </w:r>
      </w:ins>
      <w:ins w:id="19" w:author="Cayelan C. Carey" w:date="2019-03-24T20:30:00Z">
        <w:r w:rsidR="00B85BB6">
          <w:rPr>
            <w:rFonts w:ascii="Times New Roman" w:hAnsi="Times New Roman" w:cs="Times New Roman"/>
            <w:sz w:val="24"/>
            <w:szCs w:val="24"/>
          </w:rPr>
          <w:t xml:space="preserve"> </w:t>
        </w:r>
      </w:ins>
      <w:r>
        <w:rPr>
          <w:rFonts w:ascii="Times New Roman" w:hAnsi="Times New Roman" w:cs="Times New Roman"/>
          <w:sz w:val="24"/>
          <w:szCs w:val="24"/>
        </w:rPr>
        <w:t>10</w:t>
      </w:r>
      <w:commentRangeEnd w:id="16"/>
      <w:r w:rsidR="00952F7D">
        <w:rPr>
          <w:rStyle w:val="CommentReference"/>
        </w:rPr>
        <w:commentReference w:id="16"/>
      </w:r>
      <w:r>
        <w:rPr>
          <w:rFonts w:ascii="Times New Roman" w:hAnsi="Times New Roman" w:cs="Times New Roman"/>
          <w:sz w:val="24"/>
          <w:szCs w:val="24"/>
        </w:rPr>
        <w:t xml:space="preserve">, 20, </w:t>
      </w:r>
      <w:commentRangeStart w:id="20"/>
      <w:ins w:id="21" w:author="Cayelan C. Carey" w:date="2019-03-24T20:24:00Z">
        <w:r w:rsidR="0081651F">
          <w:rPr>
            <w:rFonts w:ascii="Times New Roman" w:hAnsi="Times New Roman" w:cs="Times New Roman"/>
            <w:sz w:val="24"/>
            <w:szCs w:val="24"/>
          </w:rPr>
          <w:t xml:space="preserve">30, </w:t>
        </w:r>
        <w:commentRangeEnd w:id="20"/>
        <w:r w:rsidR="0081651F">
          <w:rPr>
            <w:rStyle w:val="CommentReference"/>
          </w:rPr>
          <w:commentReference w:id="20"/>
        </w:r>
      </w:ins>
      <w:r>
        <w:rPr>
          <w:rFonts w:ascii="Times New Roman" w:hAnsi="Times New Roman" w:cs="Times New Roman"/>
          <w:sz w:val="24"/>
          <w:szCs w:val="24"/>
        </w:rPr>
        <w:t>45, 50)</w:t>
      </w:r>
    </w:p>
    <w:p w:rsidR="00113295" w:rsidRDefault="00113295" w:rsidP="00113295">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Then add a sampling location for the spillway</w:t>
      </w:r>
    </w:p>
    <w:p w:rsidR="00113295" w:rsidRDefault="00113295" w:rsidP="00113295">
      <w:pPr>
        <w:pStyle w:val="ListParagraph"/>
        <w:numPr>
          <w:ilvl w:val="2"/>
          <w:numId w:val="1"/>
        </w:numPr>
        <w:spacing w:after="0" w:line="240" w:lineRule="auto"/>
        <w:rPr>
          <w:rFonts w:ascii="Times New Roman" w:hAnsi="Times New Roman" w:cs="Times New Roman"/>
          <w:sz w:val="24"/>
          <w:szCs w:val="24"/>
        </w:rPr>
      </w:pPr>
      <w:commentRangeStart w:id="22"/>
      <w:commentRangeStart w:id="23"/>
      <w:r>
        <w:rPr>
          <w:rFonts w:ascii="Times New Roman" w:hAnsi="Times New Roman" w:cs="Times New Roman"/>
          <w:sz w:val="24"/>
          <w:szCs w:val="24"/>
        </w:rPr>
        <w:t>Add station 25 on reservoir continuum days</w:t>
      </w:r>
      <w:commentRangeEnd w:id="22"/>
      <w:r>
        <w:rPr>
          <w:rStyle w:val="CommentReference"/>
        </w:rPr>
        <w:commentReference w:id="22"/>
      </w:r>
      <w:commentRangeEnd w:id="23"/>
      <w:r w:rsidR="0081651F">
        <w:rPr>
          <w:rStyle w:val="CommentReference"/>
        </w:rPr>
        <w:commentReference w:id="23"/>
      </w:r>
    </w:p>
    <w:p w:rsidR="00113295" w:rsidRDefault="00113295" w:rsidP="00113295">
      <w:pPr>
        <w:spacing w:after="0" w:line="240" w:lineRule="auto"/>
        <w:rPr>
          <w:rFonts w:ascii="Times New Roman" w:hAnsi="Times New Roman" w:cs="Times New Roman"/>
          <w:sz w:val="24"/>
          <w:szCs w:val="24"/>
        </w:rPr>
      </w:pPr>
    </w:p>
    <w:p w:rsidR="00113295" w:rsidRDefault="00113295" w:rsidP="00113295">
      <w:pPr>
        <w:spacing w:after="0" w:line="240" w:lineRule="auto"/>
        <w:rPr>
          <w:rFonts w:ascii="Times New Roman" w:hAnsi="Times New Roman" w:cs="Times New Roman"/>
          <w:sz w:val="24"/>
          <w:szCs w:val="24"/>
        </w:rPr>
      </w:pPr>
      <w:r w:rsidRPr="00113295">
        <w:rPr>
          <w:rFonts w:ascii="Times New Roman" w:hAnsi="Times New Roman" w:cs="Times New Roman"/>
          <w:i/>
          <w:sz w:val="24"/>
          <w:szCs w:val="24"/>
        </w:rPr>
        <w:t>Parameters collected:</w:t>
      </w:r>
      <w:r>
        <w:rPr>
          <w:rFonts w:ascii="Times New Roman" w:hAnsi="Times New Roman" w:cs="Times New Roman"/>
          <w:sz w:val="24"/>
          <w:szCs w:val="24"/>
        </w:rPr>
        <w:t xml:space="preserve"> </w:t>
      </w:r>
      <w:commentRangeStart w:id="24"/>
      <w:r>
        <w:rPr>
          <w:rFonts w:ascii="Times New Roman" w:hAnsi="Times New Roman" w:cs="Times New Roman"/>
          <w:sz w:val="24"/>
          <w:szCs w:val="24"/>
        </w:rPr>
        <w:t>surface only (0.1 m)!</w:t>
      </w:r>
      <w:commentRangeEnd w:id="24"/>
      <w:r w:rsidR="0081651F">
        <w:rPr>
          <w:rStyle w:val="CommentReference"/>
        </w:rPr>
        <w:commentReference w:id="24"/>
      </w:r>
    </w:p>
    <w:p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YSI cast (again, surface only!)</w:t>
      </w:r>
    </w:p>
    <w:p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Total nutrients (N, </w:t>
      </w:r>
      <w:commentRangeStart w:id="25"/>
      <w:r>
        <w:rPr>
          <w:rFonts w:ascii="Times New Roman" w:hAnsi="Times New Roman" w:cs="Times New Roman"/>
          <w:sz w:val="24"/>
          <w:szCs w:val="24"/>
        </w:rPr>
        <w:t>P</w:t>
      </w:r>
      <w:commentRangeEnd w:id="25"/>
      <w:r w:rsidR="0081651F">
        <w:rPr>
          <w:rStyle w:val="CommentReference"/>
        </w:rPr>
        <w:commentReference w:id="25"/>
      </w:r>
      <w:r>
        <w:rPr>
          <w:rFonts w:ascii="Times New Roman" w:hAnsi="Times New Roman" w:cs="Times New Roman"/>
          <w:sz w:val="24"/>
          <w:szCs w:val="24"/>
        </w:rPr>
        <w:t>)</w:t>
      </w:r>
    </w:p>
    <w:p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Dissolved nutrients (N, P, DOC)</w:t>
      </w:r>
    </w:p>
    <w:p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OM quality (combusted, glass vial, filtered in field – essentially same protocol as DOC)</w:t>
      </w:r>
    </w:p>
    <w:p w:rsidR="00113295" w:rsidRDefault="0081651F" w:rsidP="00113295">
      <w:pPr>
        <w:spacing w:after="0" w:line="240" w:lineRule="auto"/>
        <w:ind w:firstLine="720"/>
        <w:rPr>
          <w:rFonts w:ascii="Times New Roman" w:hAnsi="Times New Roman" w:cs="Times New Roman"/>
          <w:sz w:val="24"/>
          <w:szCs w:val="24"/>
        </w:rPr>
      </w:pPr>
      <w:ins w:id="26" w:author="Cayelan C. Carey" w:date="2019-03-24T20:28:00Z">
        <w:r>
          <w:rPr>
            <w:rFonts w:ascii="Times New Roman" w:hAnsi="Times New Roman" w:cs="Times New Roman"/>
            <w:sz w:val="24"/>
            <w:szCs w:val="24"/>
          </w:rPr>
          <w:t xml:space="preserve">Filtered </w:t>
        </w:r>
      </w:ins>
      <w:proofErr w:type="spellStart"/>
      <w:r w:rsidR="00113295">
        <w:rPr>
          <w:rFonts w:ascii="Times New Roman" w:hAnsi="Times New Roman" w:cs="Times New Roman"/>
          <w:sz w:val="24"/>
          <w:szCs w:val="24"/>
        </w:rPr>
        <w:t>Chl</w:t>
      </w:r>
      <w:proofErr w:type="spellEnd"/>
      <w:r w:rsidR="00113295">
        <w:rPr>
          <w:rFonts w:ascii="Times New Roman" w:hAnsi="Times New Roman" w:cs="Times New Roman"/>
          <w:sz w:val="24"/>
          <w:szCs w:val="24"/>
        </w:rPr>
        <w:t>-a</w:t>
      </w:r>
    </w:p>
    <w:p w:rsidR="00435A9F" w:rsidRDefault="00435A9F" w:rsidP="00435A9F">
      <w:pPr>
        <w:spacing w:after="0" w:line="240" w:lineRule="auto"/>
        <w:ind w:left="720"/>
        <w:rPr>
          <w:rFonts w:ascii="Times New Roman" w:hAnsi="Times New Roman" w:cs="Times New Roman"/>
          <w:sz w:val="24"/>
          <w:szCs w:val="24"/>
        </w:rPr>
      </w:pPr>
      <w:commentRangeStart w:id="27"/>
      <w:commentRangeStart w:id="28"/>
      <w:r>
        <w:rPr>
          <w:rFonts w:ascii="Times New Roman" w:hAnsi="Times New Roman" w:cs="Times New Roman"/>
          <w:sz w:val="24"/>
          <w:szCs w:val="24"/>
        </w:rPr>
        <w:t>BDOC experiments (something to think about…may be good to conduct BDOC experiments on subset of time points, locations, etc.)</w:t>
      </w:r>
      <w:commentRangeEnd w:id="27"/>
      <w:r>
        <w:rPr>
          <w:rStyle w:val="CommentReference"/>
        </w:rPr>
        <w:commentReference w:id="27"/>
      </w:r>
      <w:commentRangeEnd w:id="28"/>
      <w:r w:rsidR="0081651F">
        <w:rPr>
          <w:rStyle w:val="CommentReference"/>
        </w:rPr>
        <w:commentReference w:id="28"/>
      </w:r>
    </w:p>
    <w:p w:rsidR="00435A9F" w:rsidRDefault="00435A9F" w:rsidP="00435A9F">
      <w:pPr>
        <w:spacing w:after="0" w:line="240" w:lineRule="auto"/>
        <w:rPr>
          <w:rFonts w:ascii="Times New Roman" w:hAnsi="Times New Roman" w:cs="Times New Roman"/>
          <w:sz w:val="24"/>
          <w:szCs w:val="24"/>
        </w:rPr>
      </w:pPr>
    </w:p>
    <w:p w:rsidR="00435A9F" w:rsidRDefault="00435A9F" w:rsidP="00435A9F">
      <w:pPr>
        <w:spacing w:after="0" w:line="240" w:lineRule="auto"/>
        <w:rPr>
          <w:rFonts w:ascii="Times New Roman" w:hAnsi="Times New Roman" w:cs="Times New Roman"/>
          <w:sz w:val="24"/>
          <w:szCs w:val="24"/>
        </w:rPr>
      </w:pPr>
      <w:r>
        <w:rPr>
          <w:rFonts w:ascii="Times New Roman" w:hAnsi="Times New Roman" w:cs="Times New Roman"/>
          <w:i/>
          <w:sz w:val="24"/>
          <w:szCs w:val="24"/>
        </w:rPr>
        <w:t>Personnel and logistics:</w:t>
      </w:r>
    </w:p>
    <w:p w:rsidR="00435A9F" w:rsidRDefault="00435A9F" w:rsidP="00435A9F">
      <w:pPr>
        <w:spacing w:after="0" w:line="240" w:lineRule="auto"/>
        <w:rPr>
          <w:rFonts w:ascii="Times New Roman" w:hAnsi="Times New Roman" w:cs="Times New Roman"/>
          <w:sz w:val="24"/>
          <w:szCs w:val="24"/>
        </w:rPr>
      </w:pPr>
      <w:r>
        <w:rPr>
          <w:rFonts w:ascii="Times New Roman" w:hAnsi="Times New Roman" w:cs="Times New Roman"/>
          <w:sz w:val="24"/>
          <w:szCs w:val="24"/>
        </w:rPr>
        <w:t>Have two sampling teams for each reservoir continuum day:</w:t>
      </w:r>
    </w:p>
    <w:p w:rsidR="00435A9F" w:rsidRDefault="00435A9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Team 1 (2-3 people): Sampling FCR and stream reach using small boat w/ electric motor (may be able to rent fleet car for the day?)</w:t>
      </w:r>
    </w:p>
    <w:p w:rsidR="00435A9F" w:rsidRDefault="00435A9F" w:rsidP="00435A9F">
      <w:pPr>
        <w:spacing w:after="0" w:line="240" w:lineRule="auto"/>
        <w:ind w:left="720"/>
        <w:rPr>
          <w:ins w:id="29" w:author="Cayelan C. Carey" w:date="2019-03-24T20:31:00Z"/>
          <w:rFonts w:ascii="Times New Roman" w:hAnsi="Times New Roman" w:cs="Times New Roman"/>
          <w:sz w:val="24"/>
          <w:szCs w:val="24"/>
        </w:rPr>
      </w:pPr>
      <w:r>
        <w:rPr>
          <w:rFonts w:ascii="Times New Roman" w:hAnsi="Times New Roman" w:cs="Times New Roman"/>
          <w:sz w:val="24"/>
          <w:szCs w:val="24"/>
        </w:rPr>
        <w:t>Team 2 (3 people): Sampling BVR using john boat</w:t>
      </w:r>
    </w:p>
    <w:p w:rsidR="00B85BB6" w:rsidRDefault="00B85BB6" w:rsidP="00435A9F">
      <w:pPr>
        <w:spacing w:after="0" w:line="240" w:lineRule="auto"/>
        <w:ind w:left="720"/>
        <w:rPr>
          <w:ins w:id="30" w:author="Cayelan C. Carey" w:date="2019-03-24T20:31:00Z"/>
          <w:rFonts w:ascii="Times New Roman" w:hAnsi="Times New Roman" w:cs="Times New Roman"/>
          <w:sz w:val="24"/>
          <w:szCs w:val="24"/>
        </w:rPr>
      </w:pPr>
    </w:p>
    <w:p w:rsidR="00B85BB6" w:rsidRDefault="00B85BB6" w:rsidP="00435A9F">
      <w:pPr>
        <w:spacing w:after="0" w:line="240" w:lineRule="auto"/>
        <w:ind w:left="720"/>
        <w:rPr>
          <w:ins w:id="31" w:author="Cayelan C. Carey" w:date="2019-03-24T20:31:00Z"/>
          <w:rFonts w:ascii="Times New Roman" w:hAnsi="Times New Roman" w:cs="Times New Roman"/>
          <w:sz w:val="24"/>
          <w:szCs w:val="24"/>
        </w:rPr>
      </w:pPr>
    </w:p>
    <w:p w:rsidR="00B85BB6" w:rsidRDefault="00B85BB6" w:rsidP="00435A9F">
      <w:pPr>
        <w:spacing w:after="0" w:line="240" w:lineRule="auto"/>
        <w:ind w:left="720"/>
        <w:rPr>
          <w:ins w:id="32" w:author="Cayelan C. Carey" w:date="2019-03-24T20:35:00Z"/>
          <w:rFonts w:ascii="Times New Roman" w:hAnsi="Times New Roman" w:cs="Times New Roman"/>
          <w:sz w:val="24"/>
          <w:szCs w:val="24"/>
        </w:rPr>
      </w:pPr>
      <w:ins w:id="33" w:author="Cayelan C. Carey" w:date="2019-03-24T20:31:00Z">
        <w:r>
          <w:rPr>
            <w:rFonts w:ascii="Times New Roman" w:hAnsi="Times New Roman" w:cs="Times New Roman"/>
            <w:sz w:val="24"/>
            <w:szCs w:val="24"/>
          </w:rPr>
          <w:t xml:space="preserve">I count up to 20 sites </w:t>
        </w:r>
      </w:ins>
      <w:ins w:id="34" w:author="Cayelan C. Carey" w:date="2019-03-24T20:38:00Z">
        <w:r w:rsidR="00952F7D">
          <w:rPr>
            <w:rFonts w:ascii="Times New Roman" w:hAnsi="Times New Roman" w:cs="Times New Roman"/>
            <w:sz w:val="24"/>
            <w:szCs w:val="24"/>
          </w:rPr>
          <w:t>x</w:t>
        </w:r>
      </w:ins>
      <w:ins w:id="35" w:author="Cayelan C. Carey" w:date="2019-03-24T20:31:00Z">
        <w:r>
          <w:rPr>
            <w:rFonts w:ascii="Times New Roman" w:hAnsi="Times New Roman" w:cs="Times New Roman"/>
            <w:sz w:val="24"/>
            <w:szCs w:val="24"/>
          </w:rPr>
          <w:t xml:space="preserve"> 10 days = 400 samples assuming you do 2 reps at each site.</w:t>
        </w:r>
      </w:ins>
      <w:ins w:id="36" w:author="Cayelan C. Carey" w:date="2019-03-24T20:32:00Z">
        <w:r>
          <w:rPr>
            <w:rFonts w:ascii="Times New Roman" w:hAnsi="Times New Roman" w:cs="Times New Roman"/>
            <w:sz w:val="24"/>
            <w:szCs w:val="24"/>
          </w:rPr>
          <w:t xml:space="preserve"> </w:t>
        </w:r>
      </w:ins>
      <w:ins w:id="37" w:author="Cayelan C. Carey" w:date="2019-03-24T20:34:00Z">
        <w:r>
          <w:rPr>
            <w:rFonts w:ascii="Times New Roman" w:hAnsi="Times New Roman" w:cs="Times New Roman"/>
            <w:sz w:val="24"/>
            <w:szCs w:val="24"/>
          </w:rPr>
          <w:t xml:space="preserve">That’s a lot of samples! </w:t>
        </w:r>
      </w:ins>
      <w:ins w:id="38" w:author="Cayelan C. Carey" w:date="2019-03-24T20:35:00Z">
        <w:r w:rsidR="00952F7D">
          <w:rPr>
            <w:rFonts w:ascii="Times New Roman" w:hAnsi="Times New Roman" w:cs="Times New Roman"/>
            <w:sz w:val="24"/>
            <w:szCs w:val="24"/>
          </w:rPr>
          <w:t>My question for you two is: what is more important, fewer sites but more days or more sites but fewer days? (space vs time, the eternal tradeoff…)</w:t>
        </w:r>
      </w:ins>
    </w:p>
    <w:p w:rsidR="00952F7D" w:rsidRDefault="00952F7D" w:rsidP="00435A9F">
      <w:pPr>
        <w:spacing w:after="0" w:line="240" w:lineRule="auto"/>
        <w:ind w:left="720"/>
        <w:rPr>
          <w:ins w:id="39" w:author="Cayelan C. Carey" w:date="2019-03-24T20:35:00Z"/>
          <w:rFonts w:ascii="Times New Roman" w:hAnsi="Times New Roman" w:cs="Times New Roman"/>
          <w:sz w:val="24"/>
          <w:szCs w:val="24"/>
        </w:rPr>
      </w:pPr>
    </w:p>
    <w:p w:rsidR="00952F7D" w:rsidRDefault="00952F7D" w:rsidP="00435A9F">
      <w:pPr>
        <w:spacing w:after="0" w:line="240" w:lineRule="auto"/>
        <w:ind w:left="720"/>
        <w:rPr>
          <w:ins w:id="40" w:author="Cayelan C. Carey" w:date="2019-03-24T20:32:00Z"/>
          <w:rFonts w:ascii="Times New Roman" w:hAnsi="Times New Roman" w:cs="Times New Roman"/>
          <w:sz w:val="24"/>
          <w:szCs w:val="24"/>
        </w:rPr>
      </w:pPr>
      <w:ins w:id="41" w:author="Cayelan C. Carey" w:date="2019-03-24T20:35:00Z">
        <w:r>
          <w:rPr>
            <w:rFonts w:ascii="Times New Roman" w:hAnsi="Times New Roman" w:cs="Times New Roman"/>
            <w:sz w:val="24"/>
            <w:szCs w:val="24"/>
          </w:rPr>
          <w:t>At a bare minimum, I think tha</w:t>
        </w:r>
      </w:ins>
      <w:ins w:id="42" w:author="Cayelan C. Carey" w:date="2019-03-24T20:36:00Z">
        <w:r>
          <w:rPr>
            <w:rFonts w:ascii="Times New Roman" w:hAnsi="Times New Roman" w:cs="Times New Roman"/>
            <w:sz w:val="24"/>
            <w:szCs w:val="24"/>
          </w:rPr>
          <w:t>t you could go down to 5 sites at BVR (2 stream inflows, mid-left arm, 50, outflow to FCR) and then</w:t>
        </w:r>
      </w:ins>
      <w:ins w:id="43" w:author="Cayelan C. Carey" w:date="2019-03-24T20:37:00Z">
        <w:r>
          <w:rPr>
            <w:rFonts w:ascii="Times New Roman" w:hAnsi="Times New Roman" w:cs="Times New Roman"/>
            <w:sz w:val="24"/>
            <w:szCs w:val="24"/>
          </w:rPr>
          <w:t xml:space="preserve"> </w:t>
        </w:r>
      </w:ins>
      <w:ins w:id="44" w:author="Cayelan C. Carey" w:date="2019-03-24T20:38:00Z">
        <w:r>
          <w:rPr>
            <w:rFonts w:ascii="Times New Roman" w:hAnsi="Times New Roman" w:cs="Times New Roman"/>
            <w:sz w:val="24"/>
            <w:szCs w:val="24"/>
          </w:rPr>
          <w:t xml:space="preserve">10 </w:t>
        </w:r>
      </w:ins>
      <w:ins w:id="45" w:author="Cayelan C. Carey" w:date="2019-03-24T20:37:00Z">
        <w:r>
          <w:rPr>
            <w:rFonts w:ascii="Times New Roman" w:hAnsi="Times New Roman" w:cs="Times New Roman"/>
            <w:sz w:val="24"/>
            <w:szCs w:val="24"/>
          </w:rPr>
          <w:t>sites</w:t>
        </w:r>
      </w:ins>
      <w:ins w:id="46" w:author="Cayelan C. Carey" w:date="2019-03-24T20:38:00Z">
        <w:r>
          <w:rPr>
            <w:rFonts w:ascii="Times New Roman" w:hAnsi="Times New Roman" w:cs="Times New Roman"/>
            <w:sz w:val="24"/>
            <w:szCs w:val="24"/>
          </w:rPr>
          <w:t xml:space="preserve"> in (pipe outlet, mid-stream, weir, stream entering FCR, wetland/10, 20, 30, 45, 50, spillway) = 15 sites.</w:t>
        </w:r>
      </w:ins>
      <w:ins w:id="47" w:author="Cayelan C. Carey" w:date="2019-03-24T20:39:00Z">
        <w:r>
          <w:rPr>
            <w:rFonts w:ascii="Times New Roman" w:hAnsi="Times New Roman" w:cs="Times New Roman"/>
            <w:sz w:val="24"/>
            <w:szCs w:val="24"/>
          </w:rPr>
          <w:t xml:space="preserve"> That would only result in 300 samples, which would save you many days in the lab. Something for you two to consider? </w:t>
        </w:r>
      </w:ins>
    </w:p>
    <w:p w:rsidR="00B85BB6" w:rsidRPr="00435A9F" w:rsidRDefault="00B85BB6" w:rsidP="00435A9F">
      <w:pPr>
        <w:spacing w:after="0" w:line="240" w:lineRule="auto"/>
        <w:ind w:left="720"/>
        <w:rPr>
          <w:rFonts w:ascii="Times New Roman" w:hAnsi="Times New Roman" w:cs="Times New Roman"/>
          <w:sz w:val="24"/>
          <w:szCs w:val="24"/>
        </w:rPr>
      </w:pPr>
    </w:p>
    <w:sectPr w:rsidR="00B85BB6" w:rsidRPr="00435A9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yelan C. Carey" w:date="2019-03-24T16:11:00Z" w:initials="CCC">
    <w:p w:rsidR="001E0A8D" w:rsidRDefault="001E0A8D">
      <w:pPr>
        <w:pStyle w:val="CommentText"/>
      </w:pPr>
      <w:r>
        <w:rPr>
          <w:rStyle w:val="CommentReference"/>
        </w:rPr>
        <w:annotationRef/>
      </w:r>
      <w:r>
        <w:t>Yes! Let’s survey the crew this week.</w:t>
      </w:r>
    </w:p>
  </w:comment>
  <w:comment w:id="1" w:author="Cayelan C. Carey" w:date="2019-03-24T15:42:00Z" w:initials="CCC">
    <w:p w:rsidR="004C33E6" w:rsidRDefault="004C33E6">
      <w:pPr>
        <w:pStyle w:val="CommentText"/>
      </w:pPr>
      <w:r>
        <w:rPr>
          <w:rStyle w:val="CommentReference"/>
        </w:rPr>
        <w:annotationRef/>
      </w:r>
      <w:r w:rsidR="00395B09">
        <w:t xml:space="preserve">A subtle reframing of word choice: </w:t>
      </w:r>
      <w:r>
        <w:t>Maybe replace with hydrological variability, given that the residence time of the two reservoirs va</w:t>
      </w:r>
      <w:r w:rsidR="00395B09">
        <w:t>ry quite a bit</w:t>
      </w:r>
      <w:r>
        <w:t>?</w:t>
      </w:r>
    </w:p>
  </w:comment>
  <w:comment w:id="2" w:author="Alex Hounshell" w:date="2019-03-22T13:02:00Z" w:initials="AH">
    <w:p w:rsidR="00AA5830" w:rsidRDefault="00AA5830">
      <w:pPr>
        <w:pStyle w:val="CommentText"/>
      </w:pPr>
      <w:r>
        <w:rPr>
          <w:rStyle w:val="CommentReference"/>
        </w:rPr>
        <w:annotationRef/>
      </w:r>
      <w:r>
        <w:t>Once we know the rest of the field season, can go ahead and pick a week/day to schedule these time points</w:t>
      </w:r>
    </w:p>
  </w:comment>
  <w:comment w:id="3" w:author="Cayelan C. Carey" w:date="2019-03-24T15:44:00Z" w:initials="CCC">
    <w:p w:rsidR="00AA17A2" w:rsidRDefault="00AA17A2">
      <w:pPr>
        <w:pStyle w:val="CommentText"/>
      </w:pPr>
      <w:r>
        <w:rPr>
          <w:rStyle w:val="CommentReference"/>
        </w:rPr>
        <w:annotationRef/>
      </w:r>
      <w:r>
        <w:t>Yup! Mary and I are working on the field season calendar to identify weeks with few vs. lots of helpers so using that to guide timing would be helpful.</w:t>
      </w:r>
    </w:p>
  </w:comment>
  <w:comment w:id="5" w:author="Cayelan C. Carey" w:date="2019-03-24T16:01:00Z" w:initials="CCC">
    <w:p w:rsidR="003A775B" w:rsidRDefault="003A775B">
      <w:pPr>
        <w:pStyle w:val="CommentText"/>
      </w:pPr>
      <w:r>
        <w:rPr>
          <w:rStyle w:val="CommentReference"/>
        </w:rPr>
        <w:annotationRef/>
      </w:r>
      <w:r>
        <w:t xml:space="preserve">Alex: what is your criterion for the onset of anoxia? </w:t>
      </w:r>
    </w:p>
  </w:comment>
  <w:comment w:id="4" w:author="Cayelan C. Carey" w:date="2019-03-24T15:45:00Z" w:initials="CCC">
    <w:p w:rsidR="003A775B" w:rsidRDefault="00AA17A2">
      <w:pPr>
        <w:pStyle w:val="CommentText"/>
      </w:pPr>
      <w:r>
        <w:rPr>
          <w:rStyle w:val="CommentReference"/>
        </w:rPr>
        <w:annotationRef/>
      </w:r>
      <w:r>
        <w:t xml:space="preserve">This might be a bit tricky because it depends completely on the </w:t>
      </w:r>
      <w:r w:rsidR="00C64921">
        <w:t xml:space="preserve">rate of oxygen depletion during the April period that the FCR treatment plant is on for the EPA tests. If anoxia comes on rapidly (e.g., </w:t>
      </w:r>
      <w:r w:rsidR="003A775B">
        <w:t xml:space="preserve">due to a super warm spring), then I think that we’ll need to turn on the oxygen to help ensure that we pass the WQ tests (our hands are tied on this one, for good reason!). </w:t>
      </w:r>
    </w:p>
    <w:p w:rsidR="003A775B" w:rsidRDefault="003A775B">
      <w:pPr>
        <w:pStyle w:val="CommentText"/>
      </w:pPr>
    </w:p>
    <w:p w:rsidR="00AA17A2" w:rsidRDefault="003A775B">
      <w:pPr>
        <w:pStyle w:val="CommentText"/>
      </w:pPr>
      <w:r>
        <w:t xml:space="preserve">But I foresee that we could turn off the oxygen as soon as the testing is done and the plant shut off in early May, if the oxygen has to be turned on in April. If the oxygen stays high through April, then depletion will start early Mary for sure </w:t>
      </w:r>
    </w:p>
  </w:comment>
  <w:comment w:id="6" w:author="Cayelan C. Carey" w:date="2019-03-24T16:04:00Z" w:initials="CCC">
    <w:p w:rsidR="003A775B" w:rsidRDefault="003A775B">
      <w:pPr>
        <w:pStyle w:val="CommentText"/>
      </w:pPr>
      <w:r>
        <w:rPr>
          <w:rStyle w:val="CommentReference"/>
        </w:rPr>
        <w:annotationRef/>
      </w:r>
      <w:r>
        <w:t>One idea might be to actually plan 2 of these – one right before the hurricane and one right after (or plan the Sept normal one to be just before). Fingers crossed for big storms!</w:t>
      </w:r>
    </w:p>
  </w:comment>
  <w:comment w:id="7" w:author="Cayelan C. Carey" w:date="2019-03-24T16:06:00Z" w:initials="CCC">
    <w:p w:rsidR="003A775B" w:rsidRDefault="003A775B">
      <w:pPr>
        <w:pStyle w:val="CommentText"/>
      </w:pPr>
      <w:r>
        <w:rPr>
          <w:rStyle w:val="CommentReference"/>
        </w:rPr>
        <w:annotationRef/>
      </w:r>
      <w:r>
        <w:t>Alex, in an ideal world, what oxygenation comparison would you like to have, and would this be a time to plan hypolimnetic continuum samples too? (&amp; bring in Abby)</w:t>
      </w:r>
    </w:p>
  </w:comment>
  <w:comment w:id="8" w:author="Cayelan C. Carey" w:date="2019-03-24T16:07:00Z" w:initials="CCC">
    <w:p w:rsidR="003A775B" w:rsidRDefault="003A775B">
      <w:pPr>
        <w:pStyle w:val="CommentText"/>
      </w:pPr>
      <w:r>
        <w:rPr>
          <w:rStyle w:val="CommentReference"/>
        </w:rPr>
        <w:annotationRef/>
      </w:r>
      <w:r w:rsidR="001E0A8D">
        <w:t xml:space="preserve">In terms of sustainability- I think that the most important stars are the BVR left inflow and two subsequent stars that go to the outlet to FCR. We will have to do the BVR site 50 anyway for routine monitoring, so it makes sense to me to coordinate that site’s sampling so it lines up with your continuum days. </w:t>
      </w:r>
    </w:p>
    <w:p w:rsidR="0005437A" w:rsidRDefault="0005437A">
      <w:pPr>
        <w:pStyle w:val="CommentText"/>
      </w:pPr>
    </w:p>
    <w:p w:rsidR="0005437A" w:rsidRDefault="0005437A">
      <w:pPr>
        <w:pStyle w:val="CommentText"/>
      </w:pPr>
      <w:r>
        <w:t xml:space="preserve">In re: the right arm upstream (not inflow) + mid-reservoir </w:t>
      </w:r>
      <w:r w:rsidR="00FF22AB">
        <w:t xml:space="preserve">confluence </w:t>
      </w:r>
      <w:r>
        <w:t>site- how critical are these to you? i.e. could they potentially get cut if we absolutely had to?</w:t>
      </w:r>
    </w:p>
  </w:comment>
  <w:comment w:id="9" w:author="Cayelan C. Carey" w:date="2019-03-24T16:14:00Z" w:initials="CCC">
    <w:p w:rsidR="00FF22AB" w:rsidRDefault="00FF22AB">
      <w:pPr>
        <w:pStyle w:val="CommentText"/>
      </w:pPr>
      <w:r>
        <w:rPr>
          <w:rStyle w:val="CommentReference"/>
        </w:rPr>
        <w:annotationRef/>
      </w:r>
      <w:r>
        <w:t xml:space="preserve">See my notes </w:t>
      </w:r>
      <w:r w:rsidR="00395B09">
        <w:t xml:space="preserve">above </w:t>
      </w:r>
      <w:r>
        <w:t>on this on the figure</w:t>
      </w:r>
    </w:p>
  </w:comment>
  <w:comment w:id="11" w:author="Alex Hounshell" w:date="2019-03-22T13:18:00Z" w:initials="AH">
    <w:p w:rsidR="00713B18" w:rsidRDefault="00713B18">
      <w:pPr>
        <w:pStyle w:val="CommentText"/>
      </w:pPr>
      <w:r>
        <w:rPr>
          <w:rStyle w:val="CommentReference"/>
        </w:rPr>
        <w:annotationRef/>
      </w:r>
      <w:r>
        <w:t>Have some questions about where to put this location:</w:t>
      </w:r>
    </w:p>
    <w:p w:rsidR="00713B18" w:rsidRDefault="00713B18" w:rsidP="00713B18">
      <w:pPr>
        <w:pStyle w:val="CommentText"/>
        <w:numPr>
          <w:ilvl w:val="0"/>
          <w:numId w:val="4"/>
        </w:numPr>
      </w:pPr>
      <w:r>
        <w:t>Upstream of the forked stream?</w:t>
      </w:r>
    </w:p>
    <w:p w:rsidR="00713B18" w:rsidRDefault="00713B18" w:rsidP="00713B18">
      <w:pPr>
        <w:pStyle w:val="CommentText"/>
        <w:numPr>
          <w:ilvl w:val="0"/>
          <w:numId w:val="4"/>
        </w:numPr>
      </w:pPr>
      <w:r>
        <w:t>Downstream of the forked stream?</w:t>
      </w:r>
    </w:p>
    <w:p w:rsidR="00713B18" w:rsidRDefault="000F0A94" w:rsidP="00713B18">
      <w:pPr>
        <w:pStyle w:val="CommentText"/>
        <w:numPr>
          <w:ilvl w:val="0"/>
          <w:numId w:val="4"/>
        </w:numPr>
      </w:pPr>
      <w:r>
        <w:t>One upstream and one downstream</w:t>
      </w:r>
      <w:r w:rsidR="00713B18">
        <w:t>?</w:t>
      </w:r>
    </w:p>
  </w:comment>
  <w:comment w:id="12" w:author="Cayelan C. Carey" w:date="2019-03-24T20:24:00Z" w:initials="CCC">
    <w:p w:rsidR="0081651F" w:rsidRDefault="0081651F">
      <w:pPr>
        <w:pStyle w:val="CommentText"/>
      </w:pPr>
      <w:r>
        <w:rPr>
          <w:rStyle w:val="CommentReference"/>
        </w:rPr>
        <w:annotationRef/>
      </w:r>
      <w:r>
        <w:t>I would suggest b downstream of the stream if you only had to choose 1!</w:t>
      </w:r>
    </w:p>
  </w:comment>
  <w:comment w:id="15" w:author="Cayelan C. Carey" w:date="2019-03-24T20:24:00Z" w:initials="CCC">
    <w:p w:rsidR="0081651F" w:rsidRDefault="0081651F">
      <w:pPr>
        <w:pStyle w:val="CommentText"/>
      </w:pPr>
      <w:r>
        <w:rPr>
          <w:rStyle w:val="CommentReference"/>
        </w:rPr>
        <w:annotationRef/>
      </w:r>
      <w:r>
        <w:t>Yes- to match the wetland sample</w:t>
      </w:r>
      <w:r w:rsidR="00B85BB6">
        <w:t>, which I think would be important to see the source/quality of OC coming in to FCR (for at least Alex’s question)</w:t>
      </w:r>
    </w:p>
  </w:comment>
  <w:comment w:id="16" w:author="Cayelan C. Carey" w:date="2019-03-24T20:36:00Z" w:initials="CCC">
    <w:p w:rsidR="00952F7D" w:rsidRDefault="00952F7D">
      <w:pPr>
        <w:pStyle w:val="CommentText"/>
      </w:pPr>
      <w:r>
        <w:rPr>
          <w:rStyle w:val="CommentReference"/>
        </w:rPr>
        <w:annotationRef/>
      </w:r>
      <w:r>
        <w:t>I think that you could do the wetland outflow instead of site 10 to see what’s leaving the wetland to match what’s leaving the stream into FCR? (or both…)</w:t>
      </w:r>
    </w:p>
  </w:comment>
  <w:comment w:id="20" w:author="Cayelan C. Carey" w:date="2019-03-24T20:24:00Z" w:initials="CCC">
    <w:p w:rsidR="0081651F" w:rsidRDefault="0081651F">
      <w:pPr>
        <w:pStyle w:val="CommentText"/>
      </w:pPr>
      <w:r>
        <w:rPr>
          <w:rStyle w:val="CommentReference"/>
        </w:rPr>
        <w:annotationRef/>
      </w:r>
      <w:r>
        <w:t>I would definitely add in site 30- a lot of Ryan’s work has shown there to be a bunch of cool biogeochemistry that occurs at the sediment shelf at this site</w:t>
      </w:r>
    </w:p>
  </w:comment>
  <w:comment w:id="22" w:author="Alex Hounshell" w:date="2019-03-22T13:23:00Z" w:initials="AH">
    <w:p w:rsidR="00113295" w:rsidRDefault="00113295">
      <w:pPr>
        <w:pStyle w:val="CommentText"/>
      </w:pPr>
      <w:r>
        <w:rPr>
          <w:rStyle w:val="CommentReference"/>
        </w:rPr>
        <w:annotationRef/>
      </w:r>
      <w:r>
        <w:t xml:space="preserve">Up for discussion – we felt like it might be good </w:t>
      </w:r>
      <w:r w:rsidR="000F0A94">
        <w:t>to have a location</w:t>
      </w:r>
      <w:r>
        <w:t xml:space="preserve"> between 20 and 45, if you all think there would be important transformations along here.</w:t>
      </w:r>
    </w:p>
  </w:comment>
  <w:comment w:id="23" w:author="Cayelan C. Carey" w:date="2019-03-24T20:25:00Z" w:initials="CCC">
    <w:p w:rsidR="0081651F" w:rsidRDefault="0081651F">
      <w:pPr>
        <w:pStyle w:val="CommentText"/>
      </w:pPr>
      <w:r>
        <w:rPr>
          <w:rStyle w:val="CommentReference"/>
        </w:rPr>
        <w:annotationRef/>
      </w:r>
      <w:r>
        <w:t>Yup! Site 30?</w:t>
      </w:r>
    </w:p>
  </w:comment>
  <w:comment w:id="24" w:author="Cayelan C. Carey" w:date="2019-03-24T20:26:00Z" w:initials="CCC">
    <w:p w:rsidR="0081651F" w:rsidRDefault="0081651F">
      <w:pPr>
        <w:pStyle w:val="CommentText"/>
      </w:pPr>
      <w:r>
        <w:rPr>
          <w:rStyle w:val="CommentReference"/>
        </w:rPr>
        <w:annotationRef/>
      </w:r>
      <w:r>
        <w:t xml:space="preserve">Would you want to try 2 hypolimnetic day for a comparison in </w:t>
      </w:r>
      <w:proofErr w:type="spellStart"/>
      <w:r>
        <w:t>oxic</w:t>
      </w:r>
      <w:proofErr w:type="spellEnd"/>
      <w:r>
        <w:t xml:space="preserve"> &amp; anoxic conditions in </w:t>
      </w:r>
      <w:proofErr w:type="spellStart"/>
      <w:r>
        <w:t>mid summer</w:t>
      </w:r>
      <w:proofErr w:type="spellEnd"/>
      <w:r>
        <w:t>?</w:t>
      </w:r>
    </w:p>
  </w:comment>
  <w:comment w:id="25" w:author="Cayelan C. Carey" w:date="2019-03-24T20:28:00Z" w:initials="CCC">
    <w:p w:rsidR="0081651F" w:rsidRDefault="0081651F">
      <w:pPr>
        <w:pStyle w:val="CommentText"/>
      </w:pPr>
      <w:r>
        <w:rPr>
          <w:rStyle w:val="CommentReference"/>
        </w:rPr>
        <w:annotationRef/>
      </w:r>
      <w:r>
        <w:t>Alex: Do you want TOC, TIC, and DIC?</w:t>
      </w:r>
    </w:p>
  </w:comment>
  <w:comment w:id="27" w:author="Alex Hounshell" w:date="2019-03-22T13:31:00Z" w:initials="AH">
    <w:p w:rsidR="00435A9F" w:rsidRDefault="00435A9F">
      <w:pPr>
        <w:pStyle w:val="CommentText"/>
      </w:pPr>
      <w:r>
        <w:rPr>
          <w:rStyle w:val="CommentReference"/>
        </w:rPr>
        <w:annotationRef/>
      </w:r>
      <w:r>
        <w:t>Have not thought this through – but may be another way to incorporate questions about BDOC with regards to season, residence time, etc.</w:t>
      </w:r>
    </w:p>
  </w:comment>
  <w:comment w:id="28" w:author="Cayelan C. Carey" w:date="2019-03-24T20:28:00Z" w:initials="CCC">
    <w:p w:rsidR="0081651F" w:rsidRDefault="0081651F">
      <w:pPr>
        <w:pStyle w:val="CommentText"/>
      </w:pPr>
      <w:r>
        <w:rPr>
          <w:rStyle w:val="CommentReference"/>
        </w:rPr>
        <w:annotationRef/>
      </w:r>
      <w:r>
        <w:t>Yes, I’ve been thinking about this too!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Arial"/>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630DD"/>
    <w:multiLevelType w:val="hybridMultilevel"/>
    <w:tmpl w:val="510A726A"/>
    <w:lvl w:ilvl="0" w:tplc="2DC08B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D74132"/>
    <w:multiLevelType w:val="hybridMultilevel"/>
    <w:tmpl w:val="1C36B3CE"/>
    <w:lvl w:ilvl="0" w:tplc="BB0AE20A">
      <w:start w:val="1"/>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332F4755"/>
    <w:multiLevelType w:val="hybridMultilevel"/>
    <w:tmpl w:val="D116E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81CAE"/>
    <w:multiLevelType w:val="hybridMultilevel"/>
    <w:tmpl w:val="C6DC6A8E"/>
    <w:lvl w:ilvl="0" w:tplc="04090019">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41C0CC62">
      <w:start w:val="1"/>
      <w:numFmt w:val="bullet"/>
      <w:lvlText w:val=""/>
      <w:lvlJc w:val="left"/>
      <w:pPr>
        <w:ind w:left="720" w:hanging="360"/>
      </w:pPr>
      <w:rPr>
        <w:rFonts w:ascii="Symbol" w:eastAsiaTheme="minorHAnsi"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Alex Hounshell">
    <w15:presenceInfo w15:providerId="Windows Live" w15:userId="c1ee3e2389b74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830"/>
    <w:rsid w:val="0005437A"/>
    <w:rsid w:val="000F0A94"/>
    <w:rsid w:val="00113295"/>
    <w:rsid w:val="001E0A8D"/>
    <w:rsid w:val="002C716D"/>
    <w:rsid w:val="00395B09"/>
    <w:rsid w:val="003A775B"/>
    <w:rsid w:val="00435A9F"/>
    <w:rsid w:val="004C33E6"/>
    <w:rsid w:val="00713B18"/>
    <w:rsid w:val="0081651F"/>
    <w:rsid w:val="00952F7D"/>
    <w:rsid w:val="00AA17A2"/>
    <w:rsid w:val="00AA5830"/>
    <w:rsid w:val="00B85BB6"/>
    <w:rsid w:val="00C64921"/>
    <w:rsid w:val="00FF2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9295"/>
  <w15:chartTrackingRefBased/>
  <w15:docId w15:val="{A6A4C3D8-9266-4402-9F9B-E7AB6409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830"/>
    <w:pPr>
      <w:ind w:left="720"/>
      <w:contextualSpacing/>
    </w:pPr>
  </w:style>
  <w:style w:type="character" w:styleId="CommentReference">
    <w:name w:val="annotation reference"/>
    <w:basedOn w:val="DefaultParagraphFont"/>
    <w:uiPriority w:val="99"/>
    <w:semiHidden/>
    <w:unhideWhenUsed/>
    <w:rsid w:val="00AA5830"/>
    <w:rPr>
      <w:sz w:val="16"/>
      <w:szCs w:val="16"/>
    </w:rPr>
  </w:style>
  <w:style w:type="paragraph" w:styleId="CommentText">
    <w:name w:val="annotation text"/>
    <w:basedOn w:val="Normal"/>
    <w:link w:val="CommentTextChar"/>
    <w:uiPriority w:val="99"/>
    <w:semiHidden/>
    <w:unhideWhenUsed/>
    <w:rsid w:val="00AA5830"/>
    <w:pPr>
      <w:spacing w:line="240" w:lineRule="auto"/>
    </w:pPr>
    <w:rPr>
      <w:sz w:val="20"/>
      <w:szCs w:val="20"/>
    </w:rPr>
  </w:style>
  <w:style w:type="character" w:customStyle="1" w:styleId="CommentTextChar">
    <w:name w:val="Comment Text Char"/>
    <w:basedOn w:val="DefaultParagraphFont"/>
    <w:link w:val="CommentText"/>
    <w:uiPriority w:val="99"/>
    <w:semiHidden/>
    <w:rsid w:val="00AA5830"/>
    <w:rPr>
      <w:sz w:val="20"/>
      <w:szCs w:val="20"/>
    </w:rPr>
  </w:style>
  <w:style w:type="paragraph" w:styleId="CommentSubject">
    <w:name w:val="annotation subject"/>
    <w:basedOn w:val="CommentText"/>
    <w:next w:val="CommentText"/>
    <w:link w:val="CommentSubjectChar"/>
    <w:uiPriority w:val="99"/>
    <w:semiHidden/>
    <w:unhideWhenUsed/>
    <w:rsid w:val="00AA5830"/>
    <w:rPr>
      <w:b/>
      <w:bCs/>
    </w:rPr>
  </w:style>
  <w:style w:type="character" w:customStyle="1" w:styleId="CommentSubjectChar">
    <w:name w:val="Comment Subject Char"/>
    <w:basedOn w:val="CommentTextChar"/>
    <w:link w:val="CommentSubject"/>
    <w:uiPriority w:val="99"/>
    <w:semiHidden/>
    <w:rsid w:val="00AA5830"/>
    <w:rPr>
      <w:b/>
      <w:bCs/>
      <w:sz w:val="20"/>
      <w:szCs w:val="20"/>
    </w:rPr>
  </w:style>
  <w:style w:type="paragraph" w:styleId="BalloonText">
    <w:name w:val="Balloon Text"/>
    <w:basedOn w:val="Normal"/>
    <w:link w:val="BalloonTextChar"/>
    <w:uiPriority w:val="99"/>
    <w:semiHidden/>
    <w:unhideWhenUsed/>
    <w:rsid w:val="00AA58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8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comments" Target="comments.xml"/><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Hounshell</dc:creator>
  <cp:keywords/>
  <dc:description/>
  <cp:lastModifiedBy>Cayelan C. Carey</cp:lastModifiedBy>
  <cp:revision>7</cp:revision>
  <dcterms:created xsi:type="dcterms:W3CDTF">2019-03-24T19:43:00Z</dcterms:created>
  <dcterms:modified xsi:type="dcterms:W3CDTF">2019-03-25T00:39:00Z</dcterms:modified>
</cp:coreProperties>
</file>