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00BF" w:rsidRPr="00A35477" w:rsidRDefault="00B900BF" w:rsidP="00B900BF">
      <w:pPr>
        <w:rPr>
          <w:rFonts w:asciiTheme="majorHAnsi" w:hAnsiTheme="majorHAnsi" w:cstheme="majorHAnsi"/>
        </w:rPr>
      </w:pPr>
      <w:r w:rsidRPr="00A35477">
        <w:rPr>
          <w:rFonts w:asciiTheme="majorHAnsi" w:hAnsiTheme="majorHAnsi" w:cstheme="majorHAnsi"/>
        </w:rPr>
        <w:t xml:space="preserve">Whitney </w:t>
      </w:r>
      <w:proofErr w:type="spellStart"/>
      <w:r w:rsidRPr="00A35477">
        <w:rPr>
          <w:rFonts w:asciiTheme="majorHAnsi" w:hAnsiTheme="majorHAnsi" w:cstheme="majorHAnsi"/>
        </w:rPr>
        <w:t>Woelmer</w:t>
      </w:r>
      <w:proofErr w:type="spellEnd"/>
      <w:r w:rsidRPr="00A35477">
        <w:rPr>
          <w:rFonts w:asciiTheme="majorHAnsi" w:hAnsiTheme="majorHAnsi" w:cstheme="majorHAnsi"/>
        </w:rPr>
        <w:t>,</w:t>
      </w:r>
      <w:r w:rsidR="00552B68">
        <w:rPr>
          <w:rFonts w:asciiTheme="majorHAnsi" w:hAnsiTheme="majorHAnsi" w:cstheme="majorHAnsi"/>
        </w:rPr>
        <w:t xml:space="preserve"> </w:t>
      </w:r>
      <w:r w:rsidRPr="00A35477">
        <w:rPr>
          <w:rFonts w:asciiTheme="majorHAnsi" w:hAnsiTheme="majorHAnsi" w:cstheme="majorHAnsi"/>
        </w:rPr>
        <w:t xml:space="preserve">Master’s Prospectus </w:t>
      </w:r>
      <w:r w:rsidR="00552B68">
        <w:rPr>
          <w:rFonts w:asciiTheme="majorHAnsi" w:hAnsiTheme="majorHAnsi" w:cstheme="majorHAnsi"/>
        </w:rPr>
        <w:br/>
      </w:r>
      <w:commentRangeStart w:id="0"/>
      <w:del w:id="1" w:author="Cayelan C. Carey" w:date="2019-04-29T14:38:00Z">
        <w:r w:rsidR="00BC1E33" w:rsidDel="008A5C9C">
          <w:rPr>
            <w:rFonts w:asciiTheme="majorHAnsi" w:hAnsiTheme="majorHAnsi" w:cstheme="majorHAnsi"/>
          </w:rPr>
          <w:delText xml:space="preserve">05 </w:delText>
        </w:r>
      </w:del>
      <w:ins w:id="2" w:author="Cayelan C. Carey" w:date="2019-04-29T14:38:00Z">
        <w:r w:rsidR="008A5C9C">
          <w:rPr>
            <w:rFonts w:asciiTheme="majorHAnsi" w:hAnsiTheme="majorHAnsi" w:cstheme="majorHAnsi"/>
          </w:rPr>
          <w:t>29</w:t>
        </w:r>
        <w:commentRangeEnd w:id="0"/>
        <w:r w:rsidR="008A5C9C">
          <w:rPr>
            <w:rStyle w:val="CommentReference"/>
          </w:rPr>
          <w:commentReference w:id="0"/>
        </w:r>
        <w:r w:rsidR="008A5C9C">
          <w:rPr>
            <w:rFonts w:asciiTheme="majorHAnsi" w:hAnsiTheme="majorHAnsi" w:cstheme="majorHAnsi"/>
          </w:rPr>
          <w:t xml:space="preserve"> </w:t>
        </w:r>
      </w:ins>
      <w:r w:rsidR="00552B68">
        <w:rPr>
          <w:rFonts w:asciiTheme="majorHAnsi" w:hAnsiTheme="majorHAnsi" w:cstheme="majorHAnsi"/>
        </w:rPr>
        <w:t>April 2019</w:t>
      </w:r>
    </w:p>
    <w:p w:rsidR="00EB3492" w:rsidRPr="00A35477" w:rsidRDefault="00FB7532" w:rsidP="00B900BF">
      <w:pPr>
        <w:rPr>
          <w:rFonts w:asciiTheme="majorHAnsi" w:hAnsiTheme="majorHAnsi" w:cstheme="majorHAnsi"/>
          <w:b/>
          <w:u w:val="single"/>
        </w:rPr>
      </w:pPr>
      <w:del w:id="3" w:author="Cayelan C. Carey" w:date="2019-04-29T14:39:00Z">
        <w:r w:rsidRPr="00A35477" w:rsidDel="008A5C9C">
          <w:rPr>
            <w:rFonts w:asciiTheme="majorHAnsi" w:hAnsiTheme="majorHAnsi" w:cstheme="majorHAnsi"/>
            <w:b/>
            <w:u w:val="single"/>
          </w:rPr>
          <w:delText xml:space="preserve">Overall </w:delText>
        </w:r>
      </w:del>
      <w:ins w:id="4" w:author="Cayelan C. Carey" w:date="2019-04-29T14:39:00Z">
        <w:r w:rsidR="008A5C9C">
          <w:rPr>
            <w:rFonts w:asciiTheme="majorHAnsi" w:hAnsiTheme="majorHAnsi" w:cstheme="majorHAnsi"/>
            <w:b/>
            <w:u w:val="single"/>
          </w:rPr>
          <w:t>Prospectus</w:t>
        </w:r>
        <w:r w:rsidR="008A5C9C" w:rsidRPr="00A35477">
          <w:rPr>
            <w:rFonts w:asciiTheme="majorHAnsi" w:hAnsiTheme="majorHAnsi" w:cstheme="majorHAnsi"/>
            <w:b/>
            <w:u w:val="single"/>
          </w:rPr>
          <w:t xml:space="preserve"> </w:t>
        </w:r>
      </w:ins>
      <w:r w:rsidR="00284411" w:rsidRPr="00A35477">
        <w:rPr>
          <w:rFonts w:asciiTheme="majorHAnsi" w:hAnsiTheme="majorHAnsi" w:cstheme="majorHAnsi"/>
          <w:b/>
          <w:u w:val="single"/>
        </w:rPr>
        <w:t>Introduction</w:t>
      </w:r>
    </w:p>
    <w:p w:rsidR="00EB3492" w:rsidRPr="00A35477" w:rsidRDefault="00EB3492" w:rsidP="00B900BF">
      <w:pPr>
        <w:rPr>
          <w:rFonts w:asciiTheme="majorHAnsi" w:hAnsiTheme="majorHAnsi" w:cstheme="majorHAnsi"/>
        </w:rPr>
      </w:pPr>
      <w:r w:rsidRPr="00A35477">
        <w:rPr>
          <w:rFonts w:asciiTheme="majorHAnsi" w:hAnsiTheme="majorHAnsi" w:cstheme="majorHAnsi"/>
        </w:rPr>
        <w:t xml:space="preserve">Freshwater ecosystems </w:t>
      </w:r>
      <w:r w:rsidR="002942DA" w:rsidRPr="00A35477">
        <w:rPr>
          <w:rFonts w:asciiTheme="majorHAnsi" w:hAnsiTheme="majorHAnsi" w:cstheme="majorHAnsi"/>
        </w:rPr>
        <w:t>provide crucial services to societ</w:t>
      </w:r>
      <w:r w:rsidR="005A7EBE">
        <w:rPr>
          <w:rFonts w:asciiTheme="majorHAnsi" w:hAnsiTheme="majorHAnsi" w:cstheme="majorHAnsi"/>
        </w:rPr>
        <w:t xml:space="preserve">y. </w:t>
      </w:r>
      <w:r w:rsidRPr="00A35477">
        <w:rPr>
          <w:rFonts w:asciiTheme="majorHAnsi" w:hAnsiTheme="majorHAnsi" w:cstheme="majorHAnsi"/>
        </w:rPr>
        <w:t>Whether it be natural</w:t>
      </w:r>
      <w:r w:rsidR="0085101F">
        <w:rPr>
          <w:rFonts w:asciiTheme="majorHAnsi" w:hAnsiTheme="majorHAnsi" w:cstheme="majorHAnsi"/>
        </w:rPr>
        <w:t>ly-formed</w:t>
      </w:r>
      <w:r w:rsidRPr="00A35477">
        <w:rPr>
          <w:rFonts w:asciiTheme="majorHAnsi" w:hAnsiTheme="majorHAnsi" w:cstheme="majorHAnsi"/>
        </w:rPr>
        <w:t xml:space="preserve"> lakes or </w:t>
      </w:r>
      <w:r w:rsidR="0085101F">
        <w:rPr>
          <w:rFonts w:asciiTheme="majorHAnsi" w:hAnsiTheme="majorHAnsi" w:cstheme="majorHAnsi"/>
        </w:rPr>
        <w:t xml:space="preserve">human-built </w:t>
      </w:r>
      <w:r w:rsidRPr="00A35477">
        <w:rPr>
          <w:rFonts w:asciiTheme="majorHAnsi" w:hAnsiTheme="majorHAnsi" w:cstheme="majorHAnsi"/>
        </w:rPr>
        <w:t>impoundments, freshwater ecosystems</w:t>
      </w:r>
      <w:r w:rsidR="0085101F">
        <w:rPr>
          <w:rFonts w:asciiTheme="majorHAnsi" w:hAnsiTheme="majorHAnsi" w:cstheme="majorHAnsi"/>
        </w:rPr>
        <w:t xml:space="preserve"> </w:t>
      </w:r>
      <w:r w:rsidR="001D6794" w:rsidRPr="00A35477">
        <w:rPr>
          <w:rFonts w:asciiTheme="majorHAnsi" w:hAnsiTheme="majorHAnsi" w:cstheme="majorHAnsi"/>
        </w:rPr>
        <w:t>provid</w:t>
      </w:r>
      <w:r w:rsidR="0085101F">
        <w:rPr>
          <w:rFonts w:asciiTheme="majorHAnsi" w:hAnsiTheme="majorHAnsi" w:cstheme="majorHAnsi"/>
        </w:rPr>
        <w:t>e water for irrigation, industry,</w:t>
      </w:r>
      <w:r w:rsidR="001D6794" w:rsidRPr="00A35477">
        <w:rPr>
          <w:rFonts w:asciiTheme="majorHAnsi" w:hAnsiTheme="majorHAnsi" w:cstheme="majorHAnsi"/>
        </w:rPr>
        <w:t xml:space="preserve"> </w:t>
      </w:r>
      <w:r w:rsidR="00C83A45" w:rsidRPr="00A35477">
        <w:rPr>
          <w:rFonts w:asciiTheme="majorHAnsi" w:hAnsiTheme="majorHAnsi" w:cstheme="majorHAnsi"/>
        </w:rPr>
        <w:t>recreation</w:t>
      </w:r>
      <w:r w:rsidR="0085101F">
        <w:rPr>
          <w:rFonts w:asciiTheme="majorHAnsi" w:hAnsiTheme="majorHAnsi" w:cstheme="majorHAnsi"/>
        </w:rPr>
        <w:t xml:space="preserve">, </w:t>
      </w:r>
      <w:r w:rsidR="00C83A45" w:rsidRPr="00A35477">
        <w:rPr>
          <w:rFonts w:asciiTheme="majorHAnsi" w:hAnsiTheme="majorHAnsi" w:cstheme="majorHAnsi"/>
        </w:rPr>
        <w:t>tourism</w:t>
      </w:r>
      <w:r w:rsidR="0085101F">
        <w:rPr>
          <w:rFonts w:asciiTheme="majorHAnsi" w:hAnsiTheme="majorHAnsi" w:cstheme="majorHAnsi"/>
        </w:rPr>
        <w:t xml:space="preserve">, </w:t>
      </w:r>
      <w:r w:rsidR="00C83A45" w:rsidRPr="00A35477">
        <w:rPr>
          <w:rFonts w:asciiTheme="majorHAnsi" w:hAnsiTheme="majorHAnsi" w:cstheme="majorHAnsi"/>
        </w:rPr>
        <w:t xml:space="preserve">food production, and </w:t>
      </w:r>
      <w:r w:rsidR="0085101F">
        <w:rPr>
          <w:rFonts w:asciiTheme="majorHAnsi" w:hAnsiTheme="majorHAnsi" w:cstheme="majorHAnsi"/>
        </w:rPr>
        <w:t xml:space="preserve">most </w:t>
      </w:r>
      <w:r w:rsidR="00C83A45" w:rsidRPr="00A35477">
        <w:rPr>
          <w:rFonts w:asciiTheme="majorHAnsi" w:hAnsiTheme="majorHAnsi" w:cstheme="majorHAnsi"/>
        </w:rPr>
        <w:t>importantly, drinking water</w:t>
      </w:r>
      <w:r w:rsidR="00964712">
        <w:rPr>
          <w:rFonts w:asciiTheme="majorHAnsi" w:hAnsiTheme="majorHAnsi" w:cstheme="majorHAnsi"/>
        </w:rPr>
        <w:t xml:space="preserve"> </w:t>
      </w:r>
      <w:r w:rsidR="00836BE1">
        <w:rPr>
          <w:rFonts w:asciiTheme="majorHAnsi" w:hAnsiTheme="majorHAnsi" w:cstheme="majorHAnsi"/>
        </w:rPr>
        <w:fldChar w:fldCharType="begin"/>
      </w:r>
      <w:r w:rsidR="00836BE1">
        <w:rPr>
          <w:rFonts w:asciiTheme="majorHAnsi" w:hAnsiTheme="majorHAnsi" w:cstheme="majorHAnsi"/>
        </w:rPr>
        <w:instrText xml:space="preserve"> ADDIN ZOTERO_ITEM CSL_CITATION {"citationID":"UmaGo2Mb","properties":{"formattedCitation":"(Carpenter et al., 2011)","plainCitation":"(Carpenter et al., 2011)","noteIndex":0},"citationItems":[{"id":95,"uris":["http://zotero.org/users/local/H1qgsiu1/items/36NTSGRA"],"uri":["http://zotero.org/users/local/H1qgsiu1/items/36NTSGRA"],"itemData":{"id":95,"type":"article-journal","title":"State of the World's Freshwater Ecosystems: Physical, Chemical, and Biological Changes","container-title":"Ssrn","abstract":"Surface freshwaters — lakes, reservoirs, and rivers — are among the most extensively altered ecosystems on Earth. Transformations include changes in the morphology of rivers and lakes, hydrology, biogeochemistry of nutrients and toxic substances, ecosystem metabolism and the storage of carbon (C), loss of native species, expansion of invasive species, and disease emergence. Drivers are climate change, hydrologic flow modification, land-use change, chemical inputs, aquatic invasive species, and harvest. Drivers and responses interact, and their relationships must be disentangled to understand the causes and consequences of change as well as the correctives for adverse change in any given watershed. Beyond its importance in terms of drinking water, freshwater supports human well-being in many ways related to food and fiber production, hydration of other ecosystems used by humans, dilution and degradation of pollutants, and cultural values. A natural capital framework can be used to assess freshwater ecosystem services, competing uses for freshwaters, and the processes that underpin the long-term maintenance of freshwaters. Upper limits for human consumption of freshwaters have been proposed, and consumptive use may approach these limits by the mid-century.","DOI":"10.1146/annurev-environ-021810-094524","ISSN":"1543-5938","note":"PMID: 194","author":[{"family":"Carpenter","given":"Stephen R."},{"family":"Stanley","given":"Emily H."},{"family":"Vander Zanden","given":"M. Jake"}],"issued":{"date-parts":[["2011"]]}}}],"schema":"https://github.com/citation-style-language/schema/raw/master/csl-citation.json"} </w:instrText>
      </w:r>
      <w:r w:rsidR="00836BE1">
        <w:rPr>
          <w:rFonts w:asciiTheme="majorHAnsi" w:hAnsiTheme="majorHAnsi" w:cstheme="majorHAnsi"/>
        </w:rPr>
        <w:fldChar w:fldCharType="separate"/>
      </w:r>
      <w:r w:rsidR="00836BE1" w:rsidRPr="00836BE1">
        <w:rPr>
          <w:rFonts w:ascii="Calibri Light" w:hAnsi="Calibri Light" w:cs="Calibri Light"/>
        </w:rPr>
        <w:t>(Carpenter et al., 2011)</w:t>
      </w:r>
      <w:r w:rsidR="00836BE1">
        <w:rPr>
          <w:rFonts w:asciiTheme="majorHAnsi" w:hAnsiTheme="majorHAnsi" w:cstheme="majorHAnsi"/>
        </w:rPr>
        <w:fldChar w:fldCharType="end"/>
      </w:r>
      <w:r w:rsidR="00C83A45" w:rsidRPr="00A35477">
        <w:rPr>
          <w:rFonts w:asciiTheme="majorHAnsi" w:hAnsiTheme="majorHAnsi" w:cstheme="majorHAnsi"/>
        </w:rPr>
        <w:t xml:space="preserve">. </w:t>
      </w:r>
      <w:r w:rsidR="00432EE0" w:rsidRPr="00A35477">
        <w:rPr>
          <w:rFonts w:asciiTheme="majorHAnsi" w:hAnsiTheme="majorHAnsi" w:cstheme="majorHAnsi"/>
        </w:rPr>
        <w:t xml:space="preserve">But as </w:t>
      </w:r>
      <w:r w:rsidR="0085101F">
        <w:rPr>
          <w:rFonts w:asciiTheme="majorHAnsi" w:hAnsiTheme="majorHAnsi" w:cstheme="majorHAnsi"/>
        </w:rPr>
        <w:t xml:space="preserve">the </w:t>
      </w:r>
      <w:r w:rsidR="00432EE0" w:rsidRPr="00A35477">
        <w:rPr>
          <w:rFonts w:asciiTheme="majorHAnsi" w:hAnsiTheme="majorHAnsi" w:cstheme="majorHAnsi"/>
        </w:rPr>
        <w:t>human populatio</w:t>
      </w:r>
      <w:r w:rsidR="00385F2B">
        <w:rPr>
          <w:rFonts w:asciiTheme="majorHAnsi" w:hAnsiTheme="majorHAnsi" w:cstheme="majorHAnsi"/>
        </w:rPr>
        <w:t>n</w:t>
      </w:r>
      <w:r w:rsidR="00432EE0" w:rsidRPr="00A35477">
        <w:rPr>
          <w:rFonts w:asciiTheme="majorHAnsi" w:hAnsiTheme="majorHAnsi" w:cstheme="majorHAnsi"/>
        </w:rPr>
        <w:t xml:space="preserve"> ha</w:t>
      </w:r>
      <w:r w:rsidR="0085101F">
        <w:rPr>
          <w:rFonts w:asciiTheme="majorHAnsi" w:hAnsiTheme="majorHAnsi" w:cstheme="majorHAnsi"/>
        </w:rPr>
        <w:t>s</w:t>
      </w:r>
      <w:r w:rsidR="00432EE0" w:rsidRPr="00A35477">
        <w:rPr>
          <w:rFonts w:asciiTheme="majorHAnsi" w:hAnsiTheme="majorHAnsi" w:cstheme="majorHAnsi"/>
        </w:rPr>
        <w:t xml:space="preserve"> grown and our need for </w:t>
      </w:r>
      <w:r w:rsidR="00EE37CC" w:rsidRPr="00A35477">
        <w:rPr>
          <w:rFonts w:asciiTheme="majorHAnsi" w:hAnsiTheme="majorHAnsi" w:cstheme="majorHAnsi"/>
        </w:rPr>
        <w:t>fresh</w:t>
      </w:r>
      <w:r w:rsidR="0085101F">
        <w:rPr>
          <w:rFonts w:asciiTheme="majorHAnsi" w:hAnsiTheme="majorHAnsi" w:cstheme="majorHAnsi"/>
        </w:rPr>
        <w:t xml:space="preserve"> </w:t>
      </w:r>
      <w:r w:rsidR="00EE37CC" w:rsidRPr="00A35477">
        <w:rPr>
          <w:rFonts w:asciiTheme="majorHAnsi" w:hAnsiTheme="majorHAnsi" w:cstheme="majorHAnsi"/>
        </w:rPr>
        <w:t>water has increased, these resources have been degraded</w:t>
      </w:r>
      <w:r w:rsidR="00836BE1">
        <w:rPr>
          <w:rFonts w:asciiTheme="majorHAnsi" w:hAnsiTheme="majorHAnsi" w:cstheme="majorHAnsi"/>
        </w:rPr>
        <w:t xml:space="preserve"> </w:t>
      </w:r>
      <w:r w:rsidR="00836BE1">
        <w:rPr>
          <w:rFonts w:asciiTheme="majorHAnsi" w:hAnsiTheme="majorHAnsi" w:cstheme="majorHAnsi"/>
        </w:rPr>
        <w:fldChar w:fldCharType="begin"/>
      </w:r>
      <w:r w:rsidR="00836BE1">
        <w:rPr>
          <w:rFonts w:asciiTheme="majorHAnsi" w:hAnsiTheme="majorHAnsi" w:cstheme="majorHAnsi"/>
        </w:rPr>
        <w:instrText xml:space="preserve"> ADDIN ZOTERO_ITEM CSL_CITATION {"citationID":"xdzprCG9","properties":{"formattedCitation":"(Smith, 2003)","plainCitation":"(Smith, 2003)","noteIndex":0},"citationItems":[{"id":33,"uris":["http://zotero.org/users/local/H1qgsiu1/items/J8CYL4XL"],"uri":["http://zotero.org/users/local/H1qgsiu1/items/J8CYL4XL"],"itemData":{"id":33,"type":"article-journal","title":"Eutrophication of freshwater and coastal marine ecosystems a global problem","container-title":"Environmental Science and Pollution Research","page":"126–139","volume":"10","issue":"2","abstract":"Abstract Goal, Scope and Background Humans now strongly influence almost every major aquatic ecosystem, and their activities have dramatically altered the fluxes of growth-limiting nutrients from the landscape to receiving waters. Unfortunately, these nutrient inputs have had profound negative effects upon the quality of surface waters worldwide. This review examines how eutrophication influences the biomass and species composition of algae in both freshwater and costal marine systems. Main Features An overview of recent advances in algae-related eutrophication research is presented. In freshwater systems, a summary is presented for lakes and reservoirs; streams and rivers; and wetlands. A brief summary is also presented for estuarine and coastal marine ecosystems. Results Eutrophication causes predictable increases in the biomass of algae in lakes and reservoirs; streams and rivers; wetlands; and coastal marine ecosystems. As in lakes, the response of suspended algae in large rivers to changes in nutrient loading may be hysteretic in some cases. The inhibitory effects of high concentrations of inorganic suspended solids on algal growth, which can be very evident in many reservoirs receiving high inputs of suspended soils, also potentially may occur in turbid rivers. Consistent and predictable eutrophication-caused increases in cyanobacterial dominance of phytoplankton have been reported worldwide for natural lakes, and similar trends are reported here both for phytoplankton in turbid reservoirs, and for suspended algae in a large river. Conclusions A remarkable unity is evident in the global response of algal biomass to nitrogen and phosphorus availability in lakes and reservoirs; wetlands; streams and rivers; and coastal marine waters. The species composition of algal communities inhabiting the water column appears to respond similarly to nutrient loading, whether in lakes, reservoirs, or rivers. As is true of freshwater ecosystems, the recent literature suggests that coastal marine ecosystems will respond positively to nutrient loading control efforts. Recommendations and Outlook Our understanding of freshwater eutrophication and its effects on algal-related water quality is strong and is advancing rapidly. However, our understanding of the effects of eutrophication on estuarine and coastal marine ecosystems is much more limited, and this gap represents an important future research need. Although coastal systems can be hydrologically complex, the biomass of marine phytoplankton nonetheless appears to respond sensitively and predictably to changes in the external supplies of nitrogen and phosphorus. These responses suggest that efforts to manage nutrient inputs to the seas will result in significant improvements in coastal zone water quality. Additional new efforts should be made to develop models that quantitatively link ecosystem-level responses to nutrient loading in both freshwater and marine systems.","DOI":"10.1065/espr2002.12.142","ISSN":"0944-1344","note":"PMID: 12729046","author":[{"family":"Smith","given":"Val"}],"issued":{"date-parts":[["2003"]]}}}],"schema":"https://github.com/citation-style-language/schema/raw/master/csl-citation.json"} </w:instrText>
      </w:r>
      <w:r w:rsidR="00836BE1">
        <w:rPr>
          <w:rFonts w:asciiTheme="majorHAnsi" w:hAnsiTheme="majorHAnsi" w:cstheme="majorHAnsi"/>
        </w:rPr>
        <w:fldChar w:fldCharType="separate"/>
      </w:r>
      <w:r w:rsidR="00836BE1" w:rsidRPr="00836BE1">
        <w:rPr>
          <w:rFonts w:ascii="Calibri Light" w:hAnsi="Calibri Light" w:cs="Calibri Light"/>
        </w:rPr>
        <w:t>(Smith, 2003)</w:t>
      </w:r>
      <w:r w:rsidR="00836BE1">
        <w:rPr>
          <w:rFonts w:asciiTheme="majorHAnsi" w:hAnsiTheme="majorHAnsi" w:cstheme="majorHAnsi"/>
        </w:rPr>
        <w:fldChar w:fldCharType="end"/>
      </w:r>
      <w:r w:rsidR="00EE37CC" w:rsidRPr="00A35477">
        <w:rPr>
          <w:rFonts w:asciiTheme="majorHAnsi" w:hAnsiTheme="majorHAnsi" w:cstheme="majorHAnsi"/>
        </w:rPr>
        <w:t>.</w:t>
      </w:r>
      <w:r w:rsidR="00167A04">
        <w:rPr>
          <w:rFonts w:asciiTheme="majorHAnsi" w:hAnsiTheme="majorHAnsi" w:cstheme="majorHAnsi"/>
        </w:rPr>
        <w:t xml:space="preserve"> My research interests </w:t>
      </w:r>
      <w:r w:rsidR="00544484">
        <w:rPr>
          <w:rFonts w:asciiTheme="majorHAnsi" w:hAnsiTheme="majorHAnsi" w:cstheme="majorHAnsi"/>
        </w:rPr>
        <w:t>combine the need to</w:t>
      </w:r>
      <w:r w:rsidR="00167A04">
        <w:rPr>
          <w:rFonts w:asciiTheme="majorHAnsi" w:hAnsiTheme="majorHAnsi" w:cstheme="majorHAnsi"/>
        </w:rPr>
        <w:t xml:space="preserve"> understan</w:t>
      </w:r>
      <w:r w:rsidR="00544484">
        <w:rPr>
          <w:rFonts w:asciiTheme="majorHAnsi" w:hAnsiTheme="majorHAnsi" w:cstheme="majorHAnsi"/>
        </w:rPr>
        <w:t>d</w:t>
      </w:r>
      <w:r w:rsidR="00167A04">
        <w:rPr>
          <w:rFonts w:asciiTheme="majorHAnsi" w:hAnsiTheme="majorHAnsi" w:cstheme="majorHAnsi"/>
        </w:rPr>
        <w:t xml:space="preserve"> how water quality in freshwater ecosystems is changing and how we can better predict and adapt to improve the future state of freshwater ecosystems. </w:t>
      </w:r>
    </w:p>
    <w:p w:rsidR="0039467F" w:rsidRPr="006649CC" w:rsidRDefault="00016956" w:rsidP="00B900BF">
      <w:pPr>
        <w:rPr>
          <w:rFonts w:asciiTheme="majorHAnsi" w:hAnsiTheme="majorHAnsi" w:cstheme="majorHAnsi"/>
        </w:rPr>
      </w:pPr>
      <w:r w:rsidRPr="00A35477">
        <w:rPr>
          <w:rFonts w:asciiTheme="majorHAnsi" w:hAnsiTheme="majorHAnsi" w:cstheme="majorHAnsi"/>
        </w:rPr>
        <w:t xml:space="preserve">Climate change and </w:t>
      </w:r>
      <w:r w:rsidR="0085101F">
        <w:rPr>
          <w:rFonts w:asciiTheme="majorHAnsi" w:hAnsiTheme="majorHAnsi" w:cstheme="majorHAnsi"/>
        </w:rPr>
        <w:t>land use change</w:t>
      </w:r>
      <w:r w:rsidRPr="00A35477">
        <w:rPr>
          <w:rFonts w:asciiTheme="majorHAnsi" w:hAnsiTheme="majorHAnsi" w:cstheme="majorHAnsi"/>
        </w:rPr>
        <w:t xml:space="preserve"> are two factors that have put the health of freshwater ecosystems in jeopardy </w:t>
      </w:r>
      <w:r w:rsidR="00964712">
        <w:rPr>
          <w:rFonts w:asciiTheme="majorHAnsi" w:hAnsiTheme="majorHAnsi" w:cstheme="majorHAnsi"/>
        </w:rPr>
        <w:fldChar w:fldCharType="begin"/>
      </w:r>
      <w:r w:rsidR="00964712">
        <w:rPr>
          <w:rFonts w:asciiTheme="majorHAnsi" w:hAnsiTheme="majorHAnsi" w:cstheme="majorHAnsi"/>
        </w:rPr>
        <w:instrText xml:space="preserve"> ADDIN ZOTERO_ITEM CSL_CITATION {"citationID":"TkX4mweZ","properties":{"formattedCitation":"(Brookes and Carey, 2011; Carpenter et al., 2011; Moss et al., 2017; Smith, 2003)","plainCitation":"(Brookes and Carey, 2011; Carpenter et al., 2011; Moss et al., 2017; Smith, 2003)","noteIndex":0},"citationItems":[{"id":407,"uris":["http://zotero.org/users/local/H1qgsiu1/items/QZYURMDM"],"uri":["http://zotero.org/users/local/H1qgsiu1/items/QZYURMDM"],"itemData":{"id":407,"type":"article-journal","title":"Resilience to Blooms","container-title":"Science","page":"46-47","volume":"334","issue":"6052","source":"science.sciencemag.org","abstract":"Managing nitrogen and phosphorus pollution of fresh water may decrease the risk of cyanobacterial blooms, even in the face of warming temperatures.\nManaging nitrogen and phosphorus pollution of fresh water may decrease the risk of cyanobacterial blooms, even in the face of warming temperatures.","DOI":"10.1126/science.1207349","ISSN":"0036-8075, 1095-9203","note":"PMID: 21980099","language":"en","author":[{"family":"Brookes","given":"Justin D."},{"family":"Carey","given":"Cayelan C."}],"issued":{"date-parts":[["2011",10,7]]}}},{"id":95,"uris":["http://zotero.org/users/local/H1qgsiu1/items/36NTSGRA"],"uri":["http://zotero.org/users/local/H1qgsiu1/items/36NTSGRA"],"itemData":{"id":95,"type":"article-journal","title":"State of the World's Freshwater Ecosystems: Physical, Chemical, and Biological Changes","container-title":"Ssrn","abstract":"Surface freshwaters — lakes, reservoirs, and rivers — are among the most extensively altered ecosystems on Earth. Transformations include changes in the morphology of rivers and lakes, hydrology, biogeochemistry of nutrients and toxic substances, ecosystem metabolism and the storage of carbon (C), loss of native species, expansion of invasive species, and disease emergence. Drivers are climate change, hydrologic flow modification, land-use change, chemical inputs, aquatic invasive species, and harvest. Drivers and responses interact, and their relationships must be disentangled to understand the causes and consequences of change as well as the correctives for adverse change in any given watershed. Beyond its importance in terms of drinking water, freshwater supports human well-being in many ways related to food and fiber production, hydration of other ecosystems used by humans, dilution and degradation of pollutants, and cultural values. A natural capital framework can be used to assess freshwater ecosystem services, competing uses for freshwaters, and the processes that underpin the long-term maintenance of freshwaters. Upper limits for human consumption of freshwaters have been proposed, and consumptive use may approach these limits by the mid-century.","DOI":"10.1146/annurev-environ-021810-094524","ISSN":"1543-5938","note":"PMID: 194","author":[{"family":"Carpenter","given":"Stephen R."},{"family":"Stanley","given":"Emily H."},{"family":"Vander Zanden","given":"M. Jake"}],"issued":{"date-parts":[["2011"]]}}},{"id":398,"uris":["http://zotero.org/users/local/H1qgsiu1/items/PGQ4KWMK"],"uri":["http://zotero.org/users/local/H1qgsiu1/items/PGQ4KWMK"],"itemData":{"id":398,"type":"article-journal","title":"Allied attack : climate change and eutrophication Allied attack : climate change and eutrophication","volume":"2041","DOI":"10.5268/IW-1.2.359","author":[{"family":"Moss","given":"Brian"},{"family":"Kosten","given":"Sarian"},{"family":"Meerhoff","given":"Mariana"},{"family":"Battarbee","given":"Richard W"},{"family":"Mazzeo","given":"Néstor"},{"family":"Havens","given":"Karl"},{"family":"Lacerot","given":"Gissell"},{"family":"Liu","given":"Zhengwen"},{"family":"Meester","given":"De"},{"family":"Paerl","given":"Hans"},{"family":"Scheffer","given":"Marten"},{"family":"Moss","given":"Brian"},{"family":"Kosten","given":"Sarian"},{"family":"Meerhoff","given":"Mariana"},{"family":"Battarbee","given":"Richard W"},{"family":"Mazzeo","given":"Néstor"},{"family":"Havens","given":"Karl"},{"family":"Lacerot","given":"Gissell"},{"family":"Liu","given":"Zhengwen"},{"family":"Meester","given":"Luc De"},{"family":"Moss","given":"Brian"},{"family":"Kosten","given":"Sarian"},{"family":"Meerhoff","given":"Mariana"},{"family":"Battarbee","given":"Richard W"},{"family":"Jeppesen","given":"Erik"},{"family":"Mazzeo","given":"Néstor"}],"issued":{"date-parts":[["2017"]]}}},{"id":33,"uris":["http://zotero.org/users/local/H1qgsiu1/items/J8CYL4XL"],"uri":["http://zotero.org/users/local/H1qgsiu1/items/J8CYL4XL"],"itemData":{"id":33,"type":"article-journal","title":"Eutrophication of freshwater and coastal marine ecosystems a global problem","container-title":"Environmental Science and Pollution Research","page":"126–139","volume":"10","issue":"2","abstract":"Abstract Goal, Scope and Background Humans now strongly influence almost every major aquatic ecosystem, and their activities have dramatically altered the fluxes of growth-limiting nutrients from the landscape to receiving waters. Unfortunately, these nutrient inputs have had profound negative effects upon the quality of surface waters worldwide. This review examines how eutrophication influences the biomass and species composition of algae in both freshwater and costal marine systems. Main Features An overview of recent advances in algae-related eutrophication research is presented. In freshwater systems, a summary is presented for lakes and reservoirs; streams and rivers; and wetlands. A brief summary is also presented for estuarine and coastal marine ecosystems. Results Eutrophication causes predictable increases in the biomass of algae in lakes and reservoirs; streams and rivers; wetlands; and coastal marine ecosystems. As in lakes, the response of suspended algae in large rivers to changes in nutrient loading may be hysteretic in some cases. The inhibitory effects of high concentrations of inorganic suspended solids on algal growth, which can be very evident in many reservoirs receiving high inputs of suspended soils, also potentially may occur in turbid rivers. Consistent and predictable eutrophication-caused increases in cyanobacterial dominance of phytoplankton have been reported worldwide for natural lakes, and similar trends are reported here both for phytoplankton in turbid reservoirs, and for suspended algae in a large river. Conclusions A remarkable unity is evident in the global response of algal biomass to nitrogen and phosphorus availability in lakes and reservoirs; wetlands; streams and rivers; and coastal marine waters. The species composition of algal communities inhabiting the water column appears to respond similarly to nutrient loading, whether in lakes, reservoirs, or rivers. As is true of freshwater ecosystems, the recent literature suggests that coastal marine ecosystems will respond positively to nutrient loading control efforts. Recommendations and Outlook Our understanding of freshwater eutrophication and its effects on algal-related water quality is strong and is advancing rapidly. However, our understanding of the effects of eutrophication on estuarine and coastal marine ecosystems is much more limited, and this gap represents an important future research need. Although coastal systems can be hydrologically complex, the biomass of marine phytoplankton nonetheless appears to respond sensitively and predictably to changes in the external supplies of nitrogen and phosphorus. These responses suggest that efforts to manage nutrient inputs to the seas will result in significant improvements in coastal zone water quality. Additional new efforts should be made to develop models that quantitatively link ecosystem-level responses to nutrient loading in both freshwater and marine systems.","DOI":"10.1065/espr2002.12.142","ISSN":"0944-1344","note":"PMID: 12729046","author":[{"family":"Smith","given":"Val"}],"issued":{"date-parts":[["2003"]]}}}],"schema":"https://github.com/citation-style-language/schema/raw/master/csl-citation.json"} </w:instrText>
      </w:r>
      <w:r w:rsidR="00964712">
        <w:rPr>
          <w:rFonts w:asciiTheme="majorHAnsi" w:hAnsiTheme="majorHAnsi" w:cstheme="majorHAnsi"/>
        </w:rPr>
        <w:fldChar w:fldCharType="separate"/>
      </w:r>
      <w:r w:rsidR="00964712" w:rsidRPr="00964712">
        <w:rPr>
          <w:rFonts w:ascii="Calibri Light" w:hAnsi="Calibri Light" w:cs="Calibri Light"/>
        </w:rPr>
        <w:t xml:space="preserve">(Brookes and Carey, 2011; Carpenter et al., 2011; </w:t>
      </w:r>
      <w:r w:rsidR="00D333EB">
        <w:rPr>
          <w:rFonts w:ascii="Calibri Light" w:hAnsi="Calibri Light" w:cs="Calibri Light"/>
        </w:rPr>
        <w:t>Jeppesen et al.</w:t>
      </w:r>
      <w:r w:rsidR="001123AE">
        <w:rPr>
          <w:rFonts w:ascii="Calibri Light" w:hAnsi="Calibri Light" w:cs="Calibri Light"/>
        </w:rPr>
        <w:t>,</w:t>
      </w:r>
      <w:r w:rsidR="00D333EB">
        <w:rPr>
          <w:rFonts w:ascii="Calibri Light" w:hAnsi="Calibri Light" w:cs="Calibri Light"/>
        </w:rPr>
        <w:t xml:space="preserve"> 2010</w:t>
      </w:r>
      <w:r w:rsidR="00964712" w:rsidRPr="00964712">
        <w:rPr>
          <w:rFonts w:ascii="Calibri Light" w:hAnsi="Calibri Light" w:cs="Calibri Light"/>
        </w:rPr>
        <w:t>; Smith, 2003)</w:t>
      </w:r>
      <w:r w:rsidR="00964712">
        <w:rPr>
          <w:rFonts w:asciiTheme="majorHAnsi" w:hAnsiTheme="majorHAnsi" w:cstheme="majorHAnsi"/>
        </w:rPr>
        <w:fldChar w:fldCharType="end"/>
      </w:r>
      <w:r w:rsidRPr="00A35477">
        <w:rPr>
          <w:rFonts w:asciiTheme="majorHAnsi" w:hAnsiTheme="majorHAnsi" w:cstheme="majorHAnsi"/>
        </w:rPr>
        <w:t xml:space="preserve">. </w:t>
      </w:r>
      <w:r w:rsidR="00890330" w:rsidRPr="00A35477">
        <w:rPr>
          <w:rFonts w:asciiTheme="majorHAnsi" w:hAnsiTheme="majorHAnsi" w:cstheme="majorHAnsi"/>
        </w:rPr>
        <w:t>Eutrophication</w:t>
      </w:r>
      <w:r w:rsidR="001A5882" w:rsidRPr="00A35477">
        <w:rPr>
          <w:rFonts w:asciiTheme="majorHAnsi" w:hAnsiTheme="majorHAnsi" w:cstheme="majorHAnsi"/>
        </w:rPr>
        <w:t xml:space="preserve">, </w:t>
      </w:r>
      <w:r w:rsidR="001D6794" w:rsidRPr="00A35477">
        <w:rPr>
          <w:rFonts w:asciiTheme="majorHAnsi" w:hAnsiTheme="majorHAnsi" w:cstheme="majorHAnsi"/>
        </w:rPr>
        <w:t>excessive nutrient enrichment of a freshwater ecosystem,</w:t>
      </w:r>
      <w:r w:rsidR="00890330" w:rsidRPr="00A35477">
        <w:rPr>
          <w:rFonts w:asciiTheme="majorHAnsi" w:hAnsiTheme="majorHAnsi" w:cstheme="majorHAnsi"/>
        </w:rPr>
        <w:t xml:space="preserve"> is increasing in both severity and occurrence </w:t>
      </w:r>
      <w:r w:rsidR="00C264F4">
        <w:rPr>
          <w:rFonts w:asciiTheme="majorHAnsi" w:hAnsiTheme="majorHAnsi" w:cstheme="majorHAnsi"/>
        </w:rPr>
        <w:fldChar w:fldCharType="begin"/>
      </w:r>
      <w:r w:rsidR="00C264F4">
        <w:rPr>
          <w:rFonts w:asciiTheme="majorHAnsi" w:hAnsiTheme="majorHAnsi" w:cstheme="majorHAnsi"/>
        </w:rPr>
        <w:instrText xml:space="preserve"> ADDIN ZOTERO_ITEM CSL_CITATION {"citationID":"3N1LCZg7","properties":{"formattedCitation":"(Smith, 2003)","plainCitation":"(Smith, 2003)","noteIndex":0},"citationItems":[{"id":33,"uris":["http://zotero.org/users/local/H1qgsiu1/items/J8CYL4XL"],"uri":["http://zotero.org/users/local/H1qgsiu1/items/J8CYL4XL"],"itemData":{"id":33,"type":"article-journal","title":"Eutrophication of freshwater and coastal marine ecosystems a global problem","container-title":"Environmental Science and Pollution Research","page":"126–139","volume":"10","issue":"2","abstract":"Abstract Goal, Scope and Background Humans now strongly influence almost every major aquatic ecosystem, and their activities have dramatically altered the fluxes of growth-limiting nutrients from the landscape to receiving waters. Unfortunately, these nutrient inputs have had profound negative effects upon the quality of surface waters worldwide. This review examines how eutrophication influences the biomass and species composition of algae in both freshwater and costal marine systems. Main Features An overview of recent advances in algae-related eutrophication research is presented. In freshwater systems, a summary is presented for lakes and reservoirs; streams and rivers; and wetlands. A brief summary is also presented for estuarine and coastal marine ecosystems. Results Eutrophication causes predictable increases in the biomass of algae in lakes and reservoirs; streams and rivers; wetlands; and coastal marine ecosystems. As in lakes, the response of suspended algae in large rivers to changes in nutrient loading may be hysteretic in some cases. The inhibitory effects of high concentrations of inorganic suspended solids on algal growth, which can be very evident in many reservoirs receiving high inputs of suspended soils, also potentially may occur in turbid rivers. Consistent and predictable eutrophication-caused increases in cyanobacterial dominance of phytoplankton have been reported worldwide for natural lakes, and similar trends are reported here both for phytoplankton in turbid reservoirs, and for suspended algae in a large river. Conclusions A remarkable unity is evident in the global response of algal biomass to nitrogen and phosphorus availability in lakes and reservoirs; wetlands; streams and rivers; and coastal marine waters. The species composition of algal communities inhabiting the water column appears to respond similarly to nutrient loading, whether in lakes, reservoirs, or rivers. As is true of freshwater ecosystems, the recent literature suggests that coastal marine ecosystems will respond positively to nutrient loading control efforts. Recommendations and Outlook Our understanding of freshwater eutrophication and its effects on algal-related water quality is strong and is advancing rapidly. However, our understanding of the effects of eutrophication on estuarine and coastal marine ecosystems is much more limited, and this gap represents an important future research need. Although coastal systems can be hydrologically complex, the biomass of marine phytoplankton nonetheless appears to respond sensitively and predictably to changes in the external supplies of nitrogen and phosphorus. These responses suggest that efforts to manage nutrient inputs to the seas will result in significant improvements in coastal zone water quality. Additional new efforts should be made to develop models that quantitatively link ecosystem-level responses to nutrient loading in both freshwater and marine systems.","DOI":"10.1065/espr2002.12.142","ISSN":"0944-1344","note":"PMID: 12729046","author":[{"family":"Smith","given":"Val"}],"issued":{"date-parts":[["2003"]]}}}],"schema":"https://github.com/citation-style-language/schema/raw/master/csl-citation.json"} </w:instrText>
      </w:r>
      <w:r w:rsidR="00C264F4">
        <w:rPr>
          <w:rFonts w:asciiTheme="majorHAnsi" w:hAnsiTheme="majorHAnsi" w:cstheme="majorHAnsi"/>
        </w:rPr>
        <w:fldChar w:fldCharType="separate"/>
      </w:r>
      <w:r w:rsidR="00C264F4" w:rsidRPr="00C264F4">
        <w:rPr>
          <w:rFonts w:ascii="Calibri Light" w:hAnsi="Calibri Light" w:cs="Calibri Light"/>
        </w:rPr>
        <w:t>(Smith, 2003)</w:t>
      </w:r>
      <w:r w:rsidR="00C264F4">
        <w:rPr>
          <w:rFonts w:asciiTheme="majorHAnsi" w:hAnsiTheme="majorHAnsi" w:cstheme="majorHAnsi"/>
        </w:rPr>
        <w:fldChar w:fldCharType="end"/>
      </w:r>
      <w:r w:rsidR="00890330" w:rsidRPr="00A35477">
        <w:rPr>
          <w:rFonts w:asciiTheme="majorHAnsi" w:hAnsiTheme="majorHAnsi" w:cstheme="majorHAnsi"/>
        </w:rPr>
        <w:t xml:space="preserve">, </w:t>
      </w:r>
      <w:r w:rsidR="00521090">
        <w:rPr>
          <w:rFonts w:asciiTheme="majorHAnsi" w:hAnsiTheme="majorHAnsi" w:cstheme="majorHAnsi"/>
        </w:rPr>
        <w:t xml:space="preserve">and is </w:t>
      </w:r>
      <w:r w:rsidR="00890330" w:rsidRPr="00A35477">
        <w:rPr>
          <w:rFonts w:asciiTheme="majorHAnsi" w:hAnsiTheme="majorHAnsi" w:cstheme="majorHAnsi"/>
        </w:rPr>
        <w:t xml:space="preserve">just one </w:t>
      </w:r>
      <w:r w:rsidR="00521090">
        <w:rPr>
          <w:rFonts w:asciiTheme="majorHAnsi" w:hAnsiTheme="majorHAnsi" w:cstheme="majorHAnsi"/>
        </w:rPr>
        <w:t xml:space="preserve">type of </w:t>
      </w:r>
      <w:r w:rsidR="00890330" w:rsidRPr="00A35477">
        <w:rPr>
          <w:rFonts w:asciiTheme="majorHAnsi" w:hAnsiTheme="majorHAnsi" w:cstheme="majorHAnsi"/>
        </w:rPr>
        <w:t xml:space="preserve">water quality </w:t>
      </w:r>
      <w:r w:rsidR="001D6794" w:rsidRPr="00A35477">
        <w:rPr>
          <w:rFonts w:asciiTheme="majorHAnsi" w:hAnsiTheme="majorHAnsi" w:cstheme="majorHAnsi"/>
        </w:rPr>
        <w:t>impairment</w:t>
      </w:r>
      <w:r w:rsidR="00890330" w:rsidRPr="00A35477">
        <w:rPr>
          <w:rFonts w:asciiTheme="majorHAnsi" w:hAnsiTheme="majorHAnsi" w:cstheme="majorHAnsi"/>
        </w:rPr>
        <w:t xml:space="preserve"> as a result of global change. </w:t>
      </w:r>
      <w:r w:rsidRPr="00A35477">
        <w:rPr>
          <w:rFonts w:asciiTheme="majorHAnsi" w:hAnsiTheme="majorHAnsi" w:cstheme="majorHAnsi"/>
        </w:rPr>
        <w:t xml:space="preserve"> </w:t>
      </w:r>
      <w:r w:rsidR="00F42EEE" w:rsidRPr="007055C6">
        <w:rPr>
          <w:rFonts w:asciiTheme="majorHAnsi" w:hAnsiTheme="majorHAnsi" w:cstheme="majorHAnsi"/>
        </w:rPr>
        <w:t>H</w:t>
      </w:r>
      <w:r w:rsidR="00F42EEE">
        <w:rPr>
          <w:rFonts w:asciiTheme="majorHAnsi" w:hAnsiTheme="majorHAnsi" w:cstheme="majorHAnsi"/>
        </w:rPr>
        <w:t>armful algal blooms (HABs), a result of eutrophication,</w:t>
      </w:r>
      <w:r w:rsidR="00F42EEE" w:rsidRPr="007055C6">
        <w:rPr>
          <w:rFonts w:asciiTheme="majorHAnsi" w:hAnsiTheme="majorHAnsi" w:cstheme="majorHAnsi"/>
        </w:rPr>
        <w:t xml:space="preserve"> are known to produce unsightly water quality problems that can clog filters and produce deadly toxins, jeopardizing human health and costing millions of dollars to water treatment plants</w:t>
      </w:r>
      <w:r w:rsidR="00C264F4">
        <w:rPr>
          <w:rFonts w:asciiTheme="majorHAnsi" w:hAnsiTheme="majorHAnsi" w:cstheme="majorHAnsi"/>
        </w:rPr>
        <w:t xml:space="preserve"> </w:t>
      </w:r>
      <w:r w:rsidR="00C264F4">
        <w:rPr>
          <w:rFonts w:asciiTheme="majorHAnsi" w:hAnsiTheme="majorHAnsi" w:cstheme="majorHAnsi"/>
        </w:rPr>
        <w:fldChar w:fldCharType="begin"/>
      </w:r>
      <w:r w:rsidR="00C264F4">
        <w:rPr>
          <w:rFonts w:asciiTheme="majorHAnsi" w:hAnsiTheme="majorHAnsi" w:cstheme="majorHAnsi"/>
        </w:rPr>
        <w:instrText xml:space="preserve"> ADDIN ZOTERO_ITEM CSL_CITATION {"citationID":"7FvQeVVr","properties":{"formattedCitation":"(Cooke and Kennedy, 2001)","plainCitation":"(Cooke and Kennedy, 2001)","noteIndex":0},"citationItems":[{"id":411,"uris":["http://zotero.org/users/local/H1qgsiu1/items/HZVTUB3P"],"uri":["http://zotero.org/users/local/H1qgsiu1/items/HZVTUB3P"],"itemData":{"id":411,"type":"article-journal","title":"Managing Drinking Water Supplies","container-title":"Lake and Reservoir Management","page":"157-174","volume":"17","issue":"3","source":"Taylor and Francis+NEJM","abstract":"Efforts to provide safe drinking water cannot begin at the treatment plant. Processes occurring in the watershed can adversely influence drinking water reservoirs, and understanding linkages between these processes and reservoir water quality provides the basis for protecting or improving source water quality. Since the presence of molecules responsible for taste, odor and algal toxin problems, and for the formation of disinfection by-products (DBP) is often related to reservoir trophic conditions, sound and cost-effective water treatment approaches must include considerations for reservoir management. Source water management efforts should include both watershed management, as a means to reduce the loading of materials to the reservoirs, and in-reservoir treatments that ameliorate or minimize the symptoms of eutrophication. Discussed here are considerations for maintaining safe drinking water, water quality assessment approaches, and common methods for managing reservoir water quality.","DOI":"10.1080/07438140109354128","ISSN":"1040-2381","author":[{"family":"Cooke","given":"G. Dennis"},{"family":"Kennedy","given":"Robert H."}],"issued":{"date-parts":[["2001",9,1]]}}}],"schema":"https://github.com/citation-style-language/schema/raw/master/csl-citation.json"} </w:instrText>
      </w:r>
      <w:r w:rsidR="00C264F4">
        <w:rPr>
          <w:rFonts w:asciiTheme="majorHAnsi" w:hAnsiTheme="majorHAnsi" w:cstheme="majorHAnsi"/>
        </w:rPr>
        <w:fldChar w:fldCharType="separate"/>
      </w:r>
      <w:r w:rsidR="00C264F4" w:rsidRPr="00C264F4">
        <w:rPr>
          <w:rFonts w:ascii="Calibri Light" w:hAnsi="Calibri Light" w:cs="Calibri Light"/>
        </w:rPr>
        <w:t>(Cooke and Kennedy, 2001)</w:t>
      </w:r>
      <w:r w:rsidR="00C264F4">
        <w:rPr>
          <w:rFonts w:asciiTheme="majorHAnsi" w:hAnsiTheme="majorHAnsi" w:cstheme="majorHAnsi"/>
        </w:rPr>
        <w:fldChar w:fldCharType="end"/>
      </w:r>
      <w:r w:rsidR="00F42EEE" w:rsidRPr="007055C6">
        <w:rPr>
          <w:rFonts w:asciiTheme="majorHAnsi" w:hAnsiTheme="majorHAnsi" w:cstheme="majorHAnsi"/>
        </w:rPr>
        <w:t>.</w:t>
      </w:r>
      <w:r w:rsidR="00F42EEE">
        <w:rPr>
          <w:rFonts w:asciiTheme="majorHAnsi" w:hAnsiTheme="majorHAnsi" w:cstheme="majorHAnsi"/>
        </w:rPr>
        <w:t xml:space="preserve"> </w:t>
      </w:r>
      <w:r w:rsidR="00EE37CC" w:rsidRPr="00A35477">
        <w:rPr>
          <w:rFonts w:asciiTheme="majorHAnsi" w:hAnsiTheme="majorHAnsi" w:cstheme="majorHAnsi"/>
        </w:rPr>
        <w:t xml:space="preserve">The economic impact of </w:t>
      </w:r>
      <w:r w:rsidR="00F42EEE">
        <w:rPr>
          <w:rFonts w:asciiTheme="majorHAnsi" w:hAnsiTheme="majorHAnsi" w:cstheme="majorHAnsi"/>
        </w:rPr>
        <w:t xml:space="preserve">HABs </w:t>
      </w:r>
      <w:r w:rsidR="00EE37CC" w:rsidRPr="00A35477">
        <w:rPr>
          <w:rFonts w:asciiTheme="majorHAnsi" w:hAnsiTheme="majorHAnsi" w:cstheme="majorHAnsi"/>
        </w:rPr>
        <w:t>rang</w:t>
      </w:r>
      <w:r w:rsidR="000E0F8F">
        <w:rPr>
          <w:rFonts w:asciiTheme="majorHAnsi" w:hAnsiTheme="majorHAnsi" w:cstheme="majorHAnsi"/>
        </w:rPr>
        <w:t>e</w:t>
      </w:r>
      <w:r w:rsidR="005F517E">
        <w:rPr>
          <w:rFonts w:asciiTheme="majorHAnsi" w:hAnsiTheme="majorHAnsi" w:cstheme="majorHAnsi"/>
        </w:rPr>
        <w:t>s</w:t>
      </w:r>
      <w:r w:rsidR="00EE37CC" w:rsidRPr="00A35477">
        <w:rPr>
          <w:rFonts w:asciiTheme="majorHAnsi" w:hAnsiTheme="majorHAnsi" w:cstheme="majorHAnsi"/>
        </w:rPr>
        <w:t xml:space="preserve"> from </w:t>
      </w:r>
      <w:r w:rsidR="00EE37CC" w:rsidRPr="007055C6">
        <w:rPr>
          <w:rFonts w:asciiTheme="majorHAnsi" w:hAnsiTheme="majorHAnsi" w:cstheme="majorHAnsi"/>
        </w:rPr>
        <w:t xml:space="preserve">decreased tourism to </w:t>
      </w:r>
      <w:r w:rsidR="005F517E">
        <w:rPr>
          <w:rFonts w:asciiTheme="majorHAnsi" w:hAnsiTheme="majorHAnsi" w:cstheme="majorHAnsi"/>
        </w:rPr>
        <w:t xml:space="preserve">costly </w:t>
      </w:r>
      <w:r w:rsidR="00EE37CC" w:rsidRPr="007055C6">
        <w:rPr>
          <w:rFonts w:asciiTheme="majorHAnsi" w:hAnsiTheme="majorHAnsi" w:cstheme="majorHAnsi"/>
        </w:rPr>
        <w:t xml:space="preserve">mitigation for water treatment plants, </w:t>
      </w:r>
      <w:r w:rsidR="005F517E">
        <w:rPr>
          <w:rFonts w:asciiTheme="majorHAnsi" w:hAnsiTheme="majorHAnsi" w:cstheme="majorHAnsi"/>
        </w:rPr>
        <w:t xml:space="preserve">and </w:t>
      </w:r>
      <w:r w:rsidR="0039467F" w:rsidRPr="007055C6">
        <w:rPr>
          <w:rFonts w:asciiTheme="majorHAnsi" w:hAnsiTheme="majorHAnsi" w:cstheme="majorHAnsi"/>
        </w:rPr>
        <w:t xml:space="preserve">is estimated to be over $2 billion </w:t>
      </w:r>
      <w:r w:rsidR="003E7E04">
        <w:rPr>
          <w:rFonts w:asciiTheme="majorHAnsi" w:hAnsiTheme="majorHAnsi" w:cstheme="majorHAnsi"/>
        </w:rPr>
        <w:t xml:space="preserve">in the U.S. alone annually </w:t>
      </w:r>
      <w:r w:rsidR="003D1EEA">
        <w:rPr>
          <w:rFonts w:asciiTheme="majorHAnsi" w:hAnsiTheme="majorHAnsi" w:cstheme="majorHAnsi"/>
        </w:rPr>
        <w:fldChar w:fldCharType="begin"/>
      </w:r>
      <w:r w:rsidR="003D1EEA">
        <w:rPr>
          <w:rFonts w:asciiTheme="majorHAnsi" w:hAnsiTheme="majorHAnsi" w:cstheme="majorHAnsi"/>
        </w:rPr>
        <w:instrText xml:space="preserve"> ADDIN ZOTERO_ITEM CSL_CITATION {"citationID":"dCVL5zQr","properties":{"formattedCitation":"(Dodds et al., 2009)","plainCitation":"(Dodds et al., 2009)","noteIndex":0},"citationItems":[{"id":423,"uris":["http://zotero.org/users/local/H1qgsiu1/items/WLC5ASGX"],"uri":["http://zotero.org/users/local/H1qgsiu1/items/WLC5ASGX"],"itemData":{"id":423,"type":"article-journal","title":"Eutrophication of U.S. Freshwaters: Analysis of Potential Economic Damages","container-title":"Environmental Science &amp; Technology","page":"12-19","volume":"43","issue":"1","source":"ACS Publications","abstract":"Human-induced eutrophication degrades freshwater systems worldwide by reducing water quality and altering ecosystem structure and function. We compared current total nitrogen (TN) and phosphorus (TP) concentrations for the U.S. Environmental Protection Agency nutrient ecoregions with estimated reference conditions. In all nutrient ecoregions, current median TN and TP values for rivers and lakes exceeded reference median values. In 12 of 14 ecoregions, over 90% of rivers currently exceed reference median values. We calculated potential annual value losses in recreational water usage, waterfront real estate, spending on recovery of threatened and endangered species, and drinking water. The combined costs were approximately $2.2 billion annually as a result of eutrophication in U.S. freshwaters. The greatest economic losses were attributed to lakefront property values ($0.3−2.8 billion per year, although this number was poorly constrained) and recreational use ($0.37−1.16 billion per year). Our evaluation likely underestimates economic losses incurred from freshwater eutrophication. We document potential costs to identify where restoring natural nutrient regimes can have the greatest economic benefits. Our research exposes gaps in current records (e.g., accounting for frequency of algal blooms and fish kills) and suggests further research is necessary to refine cost estimates.","DOI":"10.1021/es801217q","ISSN":"0013-936X","shortTitle":"Eutrophication of U.S. Freshwaters","journalAbbreviation":"Environ. Sci. Technol.","author":[{"family":"Dodds","given":"Walter K."},{"family":"Bouska","given":"Wes W."},{"family":"Eitzmann","given":"Jeffrey L."},{"family":"Pilger","given":"Tyler J."},{"family":"Pitts","given":"Kristen L."},{"family":"Riley","given":"Alyssa J."},{"family":"Schloesser","given":"Joshua T."},{"family":"Thornbrugh","given":"Darren J."}],"issued":{"date-parts":[["2009",1,1]]}}}],"schema":"https://github.com/citation-style-language/schema/raw/master/csl-citation.json"} </w:instrText>
      </w:r>
      <w:r w:rsidR="003D1EEA">
        <w:rPr>
          <w:rFonts w:asciiTheme="majorHAnsi" w:hAnsiTheme="majorHAnsi" w:cstheme="majorHAnsi"/>
        </w:rPr>
        <w:fldChar w:fldCharType="separate"/>
      </w:r>
      <w:r w:rsidR="003D1EEA" w:rsidRPr="003D1EEA">
        <w:rPr>
          <w:rFonts w:ascii="Calibri Light" w:hAnsi="Calibri Light" w:cs="Calibri Light"/>
        </w:rPr>
        <w:t>(Dodds et al., 2009)</w:t>
      </w:r>
      <w:r w:rsidR="003D1EEA">
        <w:rPr>
          <w:rFonts w:asciiTheme="majorHAnsi" w:hAnsiTheme="majorHAnsi" w:cstheme="majorHAnsi"/>
        </w:rPr>
        <w:fldChar w:fldCharType="end"/>
      </w:r>
      <w:r w:rsidR="00EE37CC" w:rsidRPr="007055C6">
        <w:rPr>
          <w:rFonts w:asciiTheme="majorHAnsi" w:hAnsiTheme="majorHAnsi" w:cstheme="majorHAnsi"/>
        </w:rPr>
        <w:t>.</w:t>
      </w:r>
      <w:r w:rsidR="0039467F" w:rsidRPr="007055C6">
        <w:rPr>
          <w:rFonts w:asciiTheme="majorHAnsi" w:hAnsiTheme="majorHAnsi" w:cstheme="majorHAnsi"/>
        </w:rPr>
        <w:t xml:space="preserve"> </w:t>
      </w:r>
      <w:r w:rsidR="006649CC" w:rsidRPr="007055C6">
        <w:rPr>
          <w:rFonts w:asciiTheme="majorHAnsi" w:hAnsiTheme="majorHAnsi" w:cstheme="majorHAnsi"/>
        </w:rPr>
        <w:t xml:space="preserve">The short generation time of </w:t>
      </w:r>
      <w:ins w:id="5" w:author="Cayelan C. Carey" w:date="2019-04-29T14:38:00Z">
        <w:r w:rsidR="008A5C9C">
          <w:rPr>
            <w:rFonts w:asciiTheme="majorHAnsi" w:hAnsiTheme="majorHAnsi" w:cstheme="majorHAnsi"/>
          </w:rPr>
          <w:t xml:space="preserve">the </w:t>
        </w:r>
      </w:ins>
      <w:r w:rsidR="006649CC" w:rsidRPr="007055C6">
        <w:rPr>
          <w:rFonts w:asciiTheme="majorHAnsi" w:hAnsiTheme="majorHAnsi" w:cstheme="majorHAnsi"/>
        </w:rPr>
        <w:t>phytoplankton species</w:t>
      </w:r>
      <w:del w:id="6" w:author="Cayelan C. Carey" w:date="2019-04-29T14:39:00Z">
        <w:r w:rsidR="009A5839" w:rsidDel="008A5C9C">
          <w:rPr>
            <w:rFonts w:asciiTheme="majorHAnsi" w:hAnsiTheme="majorHAnsi" w:cstheme="majorHAnsi"/>
          </w:rPr>
          <w:delText>, major contributors to</w:delText>
        </w:r>
      </w:del>
      <w:ins w:id="7" w:author="Cayelan C. Carey" w:date="2019-04-29T14:39:00Z">
        <w:r w:rsidR="008A5C9C">
          <w:rPr>
            <w:rFonts w:asciiTheme="majorHAnsi" w:hAnsiTheme="majorHAnsi" w:cstheme="majorHAnsi"/>
          </w:rPr>
          <w:t xml:space="preserve"> that cause</w:t>
        </w:r>
      </w:ins>
      <w:r w:rsidR="009A5839">
        <w:rPr>
          <w:rFonts w:asciiTheme="majorHAnsi" w:hAnsiTheme="majorHAnsi" w:cstheme="majorHAnsi"/>
        </w:rPr>
        <w:t xml:space="preserve"> HABs</w:t>
      </w:r>
      <w:del w:id="8" w:author="Cayelan C. Carey" w:date="2019-04-29T14:39:00Z">
        <w:r w:rsidR="009A5839" w:rsidDel="008A5C9C">
          <w:rPr>
            <w:rFonts w:asciiTheme="majorHAnsi" w:hAnsiTheme="majorHAnsi" w:cstheme="majorHAnsi"/>
          </w:rPr>
          <w:delText>,</w:delText>
        </w:r>
      </w:del>
      <w:r w:rsidR="00167A04" w:rsidRPr="007055C6">
        <w:rPr>
          <w:rFonts w:asciiTheme="majorHAnsi" w:hAnsiTheme="majorHAnsi" w:cstheme="majorHAnsi"/>
        </w:rPr>
        <w:t xml:space="preserve"> further </w:t>
      </w:r>
      <w:r w:rsidR="006649CC" w:rsidRPr="007055C6">
        <w:rPr>
          <w:rFonts w:asciiTheme="majorHAnsi" w:hAnsiTheme="majorHAnsi" w:cstheme="majorHAnsi"/>
        </w:rPr>
        <w:t xml:space="preserve">motivates their study because these </w:t>
      </w:r>
      <w:r w:rsidR="00167A04" w:rsidRPr="007055C6">
        <w:rPr>
          <w:rFonts w:asciiTheme="majorHAnsi" w:hAnsiTheme="majorHAnsi" w:cstheme="majorHAnsi"/>
        </w:rPr>
        <w:t>negative impacts</w:t>
      </w:r>
      <w:r w:rsidR="006649CC" w:rsidRPr="007055C6">
        <w:rPr>
          <w:rFonts w:asciiTheme="majorHAnsi" w:hAnsiTheme="majorHAnsi" w:cstheme="majorHAnsi"/>
        </w:rPr>
        <w:t xml:space="preserve"> are often realized on a rapid time scale.</w:t>
      </w:r>
      <w:r w:rsidR="006649CC" w:rsidRPr="006649CC">
        <w:rPr>
          <w:rFonts w:asciiTheme="majorHAnsi" w:hAnsiTheme="majorHAnsi" w:cstheme="majorHAnsi"/>
          <w:sz w:val="24"/>
          <w:szCs w:val="24"/>
        </w:rPr>
        <w:t xml:space="preserve"> </w:t>
      </w:r>
    </w:p>
    <w:p w:rsidR="001D6794" w:rsidRPr="00A35477" w:rsidRDefault="001D6794" w:rsidP="00B900BF">
      <w:pPr>
        <w:rPr>
          <w:rFonts w:asciiTheme="majorHAnsi" w:hAnsiTheme="majorHAnsi" w:cstheme="majorHAnsi"/>
        </w:rPr>
      </w:pPr>
      <w:r w:rsidRPr="00A35477">
        <w:rPr>
          <w:rFonts w:asciiTheme="majorHAnsi" w:hAnsiTheme="majorHAnsi" w:cstheme="majorHAnsi"/>
        </w:rPr>
        <w:t xml:space="preserve">The influence of human activity can </w:t>
      </w:r>
      <w:r w:rsidR="00111084" w:rsidRPr="00A35477">
        <w:rPr>
          <w:rFonts w:asciiTheme="majorHAnsi" w:hAnsiTheme="majorHAnsi" w:cstheme="majorHAnsi"/>
        </w:rPr>
        <w:t xml:space="preserve">quickly </w:t>
      </w:r>
      <w:r w:rsidRPr="00A35477">
        <w:rPr>
          <w:rFonts w:asciiTheme="majorHAnsi" w:hAnsiTheme="majorHAnsi" w:cstheme="majorHAnsi"/>
        </w:rPr>
        <w:t xml:space="preserve">cascade across </w:t>
      </w:r>
      <w:r w:rsidR="0092515D">
        <w:rPr>
          <w:rFonts w:asciiTheme="majorHAnsi" w:hAnsiTheme="majorHAnsi" w:cstheme="majorHAnsi"/>
        </w:rPr>
        <w:t>catchments</w:t>
      </w:r>
      <w:r w:rsidR="0092515D" w:rsidRPr="00A35477">
        <w:rPr>
          <w:rFonts w:asciiTheme="majorHAnsi" w:hAnsiTheme="majorHAnsi" w:cstheme="majorHAnsi"/>
        </w:rPr>
        <w:t xml:space="preserve"> </w:t>
      </w:r>
      <w:r w:rsidRPr="00A35477">
        <w:rPr>
          <w:rFonts w:asciiTheme="majorHAnsi" w:hAnsiTheme="majorHAnsi" w:cstheme="majorHAnsi"/>
        </w:rPr>
        <w:t>through the transport of water through and among stream networks downstream to lakes and reservoirs</w:t>
      </w:r>
      <w:r w:rsidR="00D249F9">
        <w:rPr>
          <w:rFonts w:asciiTheme="majorHAnsi" w:hAnsiTheme="majorHAnsi" w:cstheme="majorHAnsi"/>
        </w:rPr>
        <w:t>. As precipitation patterns are expected to change</w:t>
      </w:r>
      <w:r w:rsidR="00394EFC">
        <w:rPr>
          <w:rFonts w:asciiTheme="majorHAnsi" w:hAnsiTheme="majorHAnsi" w:cstheme="majorHAnsi"/>
        </w:rPr>
        <w:t xml:space="preserve">, leading to </w:t>
      </w:r>
      <w:r w:rsidR="0092515D">
        <w:rPr>
          <w:rFonts w:asciiTheme="majorHAnsi" w:hAnsiTheme="majorHAnsi" w:cstheme="majorHAnsi"/>
        </w:rPr>
        <w:t>fewer but more</w:t>
      </w:r>
      <w:r w:rsidR="00394EFC">
        <w:rPr>
          <w:rFonts w:asciiTheme="majorHAnsi" w:hAnsiTheme="majorHAnsi" w:cstheme="majorHAnsi"/>
        </w:rPr>
        <w:t xml:space="preserve"> intense storms</w:t>
      </w:r>
      <w:r w:rsidR="00C264F4">
        <w:rPr>
          <w:rFonts w:asciiTheme="majorHAnsi" w:hAnsiTheme="majorHAnsi" w:cstheme="majorHAnsi"/>
        </w:rPr>
        <w:t xml:space="preserve"> </w:t>
      </w:r>
      <w:r w:rsidR="00C264F4">
        <w:rPr>
          <w:rFonts w:asciiTheme="majorHAnsi" w:hAnsiTheme="majorHAnsi" w:cstheme="majorHAnsi"/>
        </w:rPr>
        <w:fldChar w:fldCharType="begin"/>
      </w:r>
      <w:r w:rsidR="00C264F4">
        <w:rPr>
          <w:rFonts w:asciiTheme="majorHAnsi" w:hAnsiTheme="majorHAnsi" w:cstheme="majorHAnsi"/>
        </w:rPr>
        <w:instrText xml:space="preserve"> ADDIN ZOTERO_ITEM CSL_CITATION {"citationID":"tJhTTB8B","properties":{"formattedCitation":"(Prein et al., 2017)","plainCitation":"(Prein et al., 2017)","noteIndex":0},"citationItems":[{"id":386,"uris":["http://zotero.org/users/local/H1qgsiu1/items/PNM3CU87"],"uri":["http://zotero.org/users/local/H1qgsiu1/items/PNM3CU87"],"itemData":{"id":386,"type":"article-journal","title":"Increased rainfall volume from future convective storms in the US","container-title":"Nature Climate Change","volume":"7","issue":"December","URL":"http://dx.doi.org/10.1038/s41558-017-0007-7","DOI":"10.1038/s41558-017-0007-7","ISSN":"1758-6798","author":[{"family":"Prein","given":"Andreas F"},{"family":"Liu","given":"Changhai"},{"family":"Ikeda","given":"Kyoko"},{"family":"Trier","given":"Stanley B"},{"family":"Rasmussen","given":"Roy M"},{"family":"Holland","given":"Greg J"},{"family":"Clark","given":"Martyn P"}],"issued":{"date-parts":[["2017"]]}}}],"schema":"https://github.com/citation-style-language/schema/raw/master/csl-citation.json"} </w:instrText>
      </w:r>
      <w:r w:rsidR="00C264F4">
        <w:rPr>
          <w:rFonts w:asciiTheme="majorHAnsi" w:hAnsiTheme="majorHAnsi" w:cstheme="majorHAnsi"/>
        </w:rPr>
        <w:fldChar w:fldCharType="separate"/>
      </w:r>
      <w:r w:rsidR="00C264F4" w:rsidRPr="00C264F4">
        <w:rPr>
          <w:rFonts w:ascii="Calibri Light" w:hAnsi="Calibri Light" w:cs="Calibri Light"/>
        </w:rPr>
        <w:t>(Prein et al., 2017)</w:t>
      </w:r>
      <w:r w:rsidR="00C264F4">
        <w:rPr>
          <w:rFonts w:asciiTheme="majorHAnsi" w:hAnsiTheme="majorHAnsi" w:cstheme="majorHAnsi"/>
        </w:rPr>
        <w:fldChar w:fldCharType="end"/>
      </w:r>
      <w:r w:rsidR="00394EFC">
        <w:rPr>
          <w:rFonts w:asciiTheme="majorHAnsi" w:hAnsiTheme="majorHAnsi" w:cstheme="majorHAnsi"/>
        </w:rPr>
        <w:t>, it is likely that we will see cascading effects of decreased water quality in freshwater ecosystems. For example, with increased storm frequency, we are likely to see rapid transport of sediment and nutrients from the landscape</w:t>
      </w:r>
      <w:r w:rsidR="00126178">
        <w:rPr>
          <w:rFonts w:asciiTheme="majorHAnsi" w:hAnsiTheme="majorHAnsi" w:cstheme="majorHAnsi"/>
        </w:rPr>
        <w:t xml:space="preserve"> to downstream freshwater ecosystems</w:t>
      </w:r>
      <w:r w:rsidR="00394EFC">
        <w:rPr>
          <w:rFonts w:asciiTheme="majorHAnsi" w:hAnsiTheme="majorHAnsi" w:cstheme="majorHAnsi"/>
        </w:rPr>
        <w:t xml:space="preserve">, which can lead to increases in </w:t>
      </w:r>
      <w:r w:rsidR="00126178">
        <w:rPr>
          <w:rFonts w:asciiTheme="majorHAnsi" w:hAnsiTheme="majorHAnsi" w:cstheme="majorHAnsi"/>
        </w:rPr>
        <w:t>nutrient concentrations</w:t>
      </w:r>
      <w:r w:rsidR="0092515D">
        <w:rPr>
          <w:rFonts w:asciiTheme="majorHAnsi" w:hAnsiTheme="majorHAnsi" w:cstheme="majorHAnsi"/>
        </w:rPr>
        <w:t xml:space="preserve">, </w:t>
      </w:r>
      <w:r w:rsidR="00126178">
        <w:rPr>
          <w:rFonts w:asciiTheme="majorHAnsi" w:hAnsiTheme="majorHAnsi" w:cstheme="majorHAnsi"/>
        </w:rPr>
        <w:t>turbidity</w:t>
      </w:r>
      <w:r w:rsidR="0092515D">
        <w:rPr>
          <w:rFonts w:asciiTheme="majorHAnsi" w:hAnsiTheme="majorHAnsi" w:cstheme="majorHAnsi"/>
        </w:rPr>
        <w:t xml:space="preserve">, </w:t>
      </w:r>
      <w:r w:rsidR="00957D11">
        <w:rPr>
          <w:rFonts w:asciiTheme="majorHAnsi" w:hAnsiTheme="majorHAnsi" w:cstheme="majorHAnsi"/>
        </w:rPr>
        <w:t>HABs</w:t>
      </w:r>
      <w:r w:rsidR="0092515D">
        <w:rPr>
          <w:rFonts w:asciiTheme="majorHAnsi" w:hAnsiTheme="majorHAnsi" w:cstheme="majorHAnsi"/>
        </w:rPr>
        <w:t>,</w:t>
      </w:r>
      <w:r w:rsidR="00126178">
        <w:rPr>
          <w:rFonts w:asciiTheme="majorHAnsi" w:hAnsiTheme="majorHAnsi" w:cstheme="majorHAnsi"/>
        </w:rPr>
        <w:t xml:space="preserve"> and </w:t>
      </w:r>
      <w:r w:rsidR="00FB7B61">
        <w:rPr>
          <w:rFonts w:asciiTheme="majorHAnsi" w:hAnsiTheme="majorHAnsi" w:cstheme="majorHAnsi"/>
        </w:rPr>
        <w:t>other poor water quality</w:t>
      </w:r>
      <w:r w:rsidR="00126178">
        <w:rPr>
          <w:rFonts w:asciiTheme="majorHAnsi" w:hAnsiTheme="majorHAnsi" w:cstheme="majorHAnsi"/>
        </w:rPr>
        <w:t xml:space="preserve"> events within lakes and reservoirs </w:t>
      </w:r>
      <w:r w:rsidR="00C264F4">
        <w:rPr>
          <w:rFonts w:asciiTheme="majorHAnsi" w:hAnsiTheme="majorHAnsi" w:cstheme="majorHAnsi"/>
        </w:rPr>
        <w:fldChar w:fldCharType="begin"/>
      </w:r>
      <w:r w:rsidR="00C264F4">
        <w:rPr>
          <w:rFonts w:asciiTheme="majorHAnsi" w:hAnsiTheme="majorHAnsi" w:cstheme="majorHAnsi"/>
        </w:rPr>
        <w:instrText xml:space="preserve"> ADDIN ZOTERO_ITEM CSL_CITATION {"citationID":"29FcunWe","properties":{"formattedCitation":"(Jeppesen et al., 2011)","plainCitation":"(Jeppesen et al., 2011)","noteIndex":0},"citationItems":[{"id":397,"uris":["http://zotero.org/users/local/H1qgsiu1/items/UNPGXXJY"],"uri":["http://zotero.org/users/local/H1qgsiu1/items/UNPGXXJY"],"itemData":{"id":397,"type":"article-journal","title":"Climate change effects on nitrogen loading from cultivated catchments in Europe : implications for nitrogen retention , ecological state of lakes and adaptation","page":"1–21","DOI":"10.1007/s10750-010-0547-6","author":[{"family":"Jeppesen","given":"Erik"},{"family":"Kronvang","given":"Brian"},{"family":"Olesen","given":"Jørgen E"},{"family":"Audet","given":"Joachim"}],"issued":{"date-parts":[["2011"]]}}}],"schema":"https://github.com/citation-style-language/schema/raw/master/csl-citation.json"} </w:instrText>
      </w:r>
      <w:r w:rsidR="00C264F4">
        <w:rPr>
          <w:rFonts w:asciiTheme="majorHAnsi" w:hAnsiTheme="majorHAnsi" w:cstheme="majorHAnsi"/>
        </w:rPr>
        <w:fldChar w:fldCharType="separate"/>
      </w:r>
      <w:r w:rsidR="00C264F4" w:rsidRPr="00C264F4">
        <w:rPr>
          <w:rFonts w:ascii="Calibri Light" w:hAnsi="Calibri Light" w:cs="Calibri Light"/>
        </w:rPr>
        <w:t>(Jeppesen et al., 2011)</w:t>
      </w:r>
      <w:r w:rsidR="00C264F4">
        <w:rPr>
          <w:rFonts w:asciiTheme="majorHAnsi" w:hAnsiTheme="majorHAnsi" w:cstheme="majorHAnsi"/>
        </w:rPr>
        <w:fldChar w:fldCharType="end"/>
      </w:r>
      <w:r w:rsidR="00126178">
        <w:rPr>
          <w:rFonts w:asciiTheme="majorHAnsi" w:hAnsiTheme="majorHAnsi" w:cstheme="majorHAnsi"/>
        </w:rPr>
        <w:t xml:space="preserve">. </w:t>
      </w:r>
      <w:r w:rsidR="00111084" w:rsidRPr="00A35477">
        <w:rPr>
          <w:rFonts w:asciiTheme="majorHAnsi" w:hAnsiTheme="majorHAnsi" w:cstheme="majorHAnsi"/>
        </w:rPr>
        <w:t xml:space="preserve">Consequently, we need to better understand </w:t>
      </w:r>
      <w:r w:rsidR="0092515D">
        <w:rPr>
          <w:rFonts w:asciiTheme="majorHAnsi" w:hAnsiTheme="majorHAnsi" w:cstheme="majorHAnsi"/>
        </w:rPr>
        <w:t>how</w:t>
      </w:r>
      <w:r w:rsidR="0092515D" w:rsidRPr="00A35477">
        <w:rPr>
          <w:rFonts w:asciiTheme="majorHAnsi" w:hAnsiTheme="majorHAnsi" w:cstheme="majorHAnsi"/>
        </w:rPr>
        <w:t xml:space="preserve"> </w:t>
      </w:r>
      <w:r w:rsidR="00111084" w:rsidRPr="00A35477">
        <w:rPr>
          <w:rFonts w:asciiTheme="majorHAnsi" w:hAnsiTheme="majorHAnsi" w:cstheme="majorHAnsi"/>
        </w:rPr>
        <w:t>rapid temporal and spatial changes in nutrient</w:t>
      </w:r>
      <w:r w:rsidR="00032124">
        <w:rPr>
          <w:rFonts w:asciiTheme="majorHAnsi" w:hAnsiTheme="majorHAnsi" w:cstheme="majorHAnsi"/>
        </w:rPr>
        <w:t>s</w:t>
      </w:r>
      <w:r w:rsidR="00111084" w:rsidRPr="00A35477">
        <w:rPr>
          <w:rFonts w:asciiTheme="majorHAnsi" w:hAnsiTheme="majorHAnsi" w:cstheme="majorHAnsi"/>
        </w:rPr>
        <w:t xml:space="preserve"> and biological communities </w:t>
      </w:r>
      <w:r w:rsidR="00521090">
        <w:rPr>
          <w:rFonts w:asciiTheme="majorHAnsi" w:hAnsiTheme="majorHAnsi" w:cstheme="majorHAnsi"/>
        </w:rPr>
        <w:t xml:space="preserve">can occur </w:t>
      </w:r>
      <w:r w:rsidR="00111084" w:rsidRPr="00A35477">
        <w:rPr>
          <w:rFonts w:asciiTheme="majorHAnsi" w:hAnsiTheme="majorHAnsi" w:cstheme="majorHAnsi"/>
        </w:rPr>
        <w:t xml:space="preserve">as a result of changing climate and land use. </w:t>
      </w:r>
      <w:r w:rsidRPr="00A35477">
        <w:rPr>
          <w:rFonts w:asciiTheme="majorHAnsi" w:hAnsiTheme="majorHAnsi" w:cstheme="majorHAnsi"/>
        </w:rPr>
        <w:t xml:space="preserve">By studying nutrient and phytoplankton dynamics at a high-resolution </w:t>
      </w:r>
      <w:r w:rsidR="00521090">
        <w:rPr>
          <w:rFonts w:asciiTheme="majorHAnsi" w:hAnsiTheme="majorHAnsi" w:cstheme="majorHAnsi"/>
        </w:rPr>
        <w:t xml:space="preserve">temporal and </w:t>
      </w:r>
      <w:r w:rsidRPr="00A35477">
        <w:rPr>
          <w:rFonts w:asciiTheme="majorHAnsi" w:hAnsiTheme="majorHAnsi" w:cstheme="majorHAnsi"/>
        </w:rPr>
        <w:t xml:space="preserve">spatial scale, we can gain an understanding of </w:t>
      </w:r>
      <w:r w:rsidR="00AE5129">
        <w:rPr>
          <w:rFonts w:asciiTheme="majorHAnsi" w:hAnsiTheme="majorHAnsi" w:cstheme="majorHAnsi"/>
        </w:rPr>
        <w:t xml:space="preserve">how our freshwater ecosystems are responding to global change. </w:t>
      </w:r>
    </w:p>
    <w:p w:rsidR="007055C6" w:rsidRDefault="009C05AB" w:rsidP="00111084">
      <w:pPr>
        <w:rPr>
          <w:rFonts w:asciiTheme="majorHAnsi" w:hAnsiTheme="majorHAnsi" w:cstheme="majorHAnsi"/>
        </w:rPr>
      </w:pPr>
      <w:r>
        <w:rPr>
          <w:rFonts w:asciiTheme="majorHAnsi" w:hAnsiTheme="majorHAnsi" w:cstheme="majorHAnsi"/>
        </w:rPr>
        <w:t xml:space="preserve">As the </w:t>
      </w:r>
      <w:r w:rsidR="007966C5">
        <w:rPr>
          <w:rFonts w:asciiTheme="majorHAnsi" w:hAnsiTheme="majorHAnsi" w:cstheme="majorHAnsi"/>
        </w:rPr>
        <w:t>uncertainty</w:t>
      </w:r>
      <w:r>
        <w:rPr>
          <w:rFonts w:asciiTheme="majorHAnsi" w:hAnsiTheme="majorHAnsi" w:cstheme="majorHAnsi"/>
        </w:rPr>
        <w:t xml:space="preserve"> of </w:t>
      </w:r>
      <w:r w:rsidR="00EF4A51">
        <w:rPr>
          <w:rFonts w:asciiTheme="majorHAnsi" w:hAnsiTheme="majorHAnsi" w:cstheme="majorHAnsi"/>
        </w:rPr>
        <w:t xml:space="preserve">water quality </w:t>
      </w:r>
      <w:r>
        <w:rPr>
          <w:rFonts w:asciiTheme="majorHAnsi" w:hAnsiTheme="majorHAnsi" w:cstheme="majorHAnsi"/>
        </w:rPr>
        <w:t>increases</w:t>
      </w:r>
      <w:r w:rsidR="001607B6">
        <w:rPr>
          <w:rFonts w:asciiTheme="majorHAnsi" w:hAnsiTheme="majorHAnsi" w:cstheme="majorHAnsi"/>
        </w:rPr>
        <w:t xml:space="preserve"> due to climate and land use</w:t>
      </w:r>
      <w:r w:rsidR="00B24D55">
        <w:rPr>
          <w:rFonts w:asciiTheme="majorHAnsi" w:hAnsiTheme="majorHAnsi" w:cstheme="majorHAnsi"/>
        </w:rPr>
        <w:t xml:space="preserve"> change</w:t>
      </w:r>
      <w:r>
        <w:rPr>
          <w:rFonts w:asciiTheme="majorHAnsi" w:hAnsiTheme="majorHAnsi" w:cstheme="majorHAnsi"/>
        </w:rPr>
        <w:t xml:space="preserve">, </w:t>
      </w:r>
      <w:r w:rsidR="00111084" w:rsidRPr="00A35477">
        <w:rPr>
          <w:rFonts w:asciiTheme="majorHAnsi" w:hAnsiTheme="majorHAnsi" w:cstheme="majorHAnsi"/>
        </w:rPr>
        <w:t>anticipat</w:t>
      </w:r>
      <w:r>
        <w:rPr>
          <w:rFonts w:asciiTheme="majorHAnsi" w:hAnsiTheme="majorHAnsi" w:cstheme="majorHAnsi"/>
        </w:rPr>
        <w:t>ing</w:t>
      </w:r>
      <w:r w:rsidR="00111084" w:rsidRPr="00A35477">
        <w:rPr>
          <w:rFonts w:asciiTheme="majorHAnsi" w:hAnsiTheme="majorHAnsi" w:cstheme="majorHAnsi"/>
        </w:rPr>
        <w:t xml:space="preserve"> future </w:t>
      </w:r>
      <w:r w:rsidR="00B24D55">
        <w:rPr>
          <w:rFonts w:asciiTheme="majorHAnsi" w:hAnsiTheme="majorHAnsi" w:cstheme="majorHAnsi"/>
        </w:rPr>
        <w:t>water quality events</w:t>
      </w:r>
      <w:r w:rsidRPr="00A35477">
        <w:rPr>
          <w:rFonts w:asciiTheme="majorHAnsi" w:hAnsiTheme="majorHAnsi" w:cstheme="majorHAnsi"/>
        </w:rPr>
        <w:t xml:space="preserve"> </w:t>
      </w:r>
      <w:r w:rsidR="00111084" w:rsidRPr="00A35477">
        <w:rPr>
          <w:rFonts w:asciiTheme="majorHAnsi" w:hAnsiTheme="majorHAnsi" w:cstheme="majorHAnsi"/>
        </w:rPr>
        <w:t xml:space="preserve">is </w:t>
      </w:r>
      <w:r w:rsidR="001607B6">
        <w:rPr>
          <w:rFonts w:asciiTheme="majorHAnsi" w:hAnsiTheme="majorHAnsi" w:cstheme="majorHAnsi"/>
        </w:rPr>
        <w:t>increasingly</w:t>
      </w:r>
      <w:r w:rsidR="001607B6" w:rsidRPr="00A35477">
        <w:rPr>
          <w:rFonts w:asciiTheme="majorHAnsi" w:hAnsiTheme="majorHAnsi" w:cstheme="majorHAnsi"/>
        </w:rPr>
        <w:t xml:space="preserve"> </w:t>
      </w:r>
      <w:r w:rsidR="00111084" w:rsidRPr="00A35477">
        <w:rPr>
          <w:rFonts w:asciiTheme="majorHAnsi" w:hAnsiTheme="majorHAnsi" w:cstheme="majorHAnsi"/>
        </w:rPr>
        <w:t xml:space="preserve">important </w:t>
      </w:r>
      <w:r w:rsidR="001607B6">
        <w:rPr>
          <w:rFonts w:asciiTheme="majorHAnsi" w:hAnsiTheme="majorHAnsi" w:cstheme="majorHAnsi"/>
        </w:rPr>
        <w:t>and needed to ensure the provisioning of critical ecosystem services</w:t>
      </w:r>
      <w:r w:rsidR="00111084" w:rsidRPr="00A35477">
        <w:rPr>
          <w:rFonts w:asciiTheme="majorHAnsi" w:hAnsiTheme="majorHAnsi" w:cstheme="majorHAnsi"/>
        </w:rPr>
        <w:t xml:space="preserve">. </w:t>
      </w:r>
      <w:r w:rsidR="001607B6">
        <w:rPr>
          <w:rFonts w:asciiTheme="majorHAnsi" w:hAnsiTheme="majorHAnsi" w:cstheme="majorHAnsi"/>
        </w:rPr>
        <w:t>F</w:t>
      </w:r>
      <w:r w:rsidR="00126178">
        <w:rPr>
          <w:rFonts w:asciiTheme="majorHAnsi" w:hAnsiTheme="majorHAnsi" w:cstheme="majorHAnsi"/>
        </w:rPr>
        <w:t xml:space="preserve">or </w:t>
      </w:r>
      <w:r w:rsidR="006A3761" w:rsidRPr="00A35477">
        <w:rPr>
          <w:rFonts w:asciiTheme="majorHAnsi" w:hAnsiTheme="majorHAnsi" w:cstheme="majorHAnsi"/>
        </w:rPr>
        <w:t xml:space="preserve">society to </w:t>
      </w:r>
      <w:r w:rsidR="0045461B" w:rsidRPr="00A35477">
        <w:rPr>
          <w:rFonts w:asciiTheme="majorHAnsi" w:hAnsiTheme="majorHAnsi" w:cstheme="majorHAnsi"/>
        </w:rPr>
        <w:t>coexist with changing ecosystems</w:t>
      </w:r>
      <w:r w:rsidR="00126178">
        <w:rPr>
          <w:rFonts w:asciiTheme="majorHAnsi" w:hAnsiTheme="majorHAnsi" w:cstheme="majorHAnsi"/>
        </w:rPr>
        <w:t xml:space="preserve"> and</w:t>
      </w:r>
      <w:r w:rsidR="00111084" w:rsidRPr="00A35477">
        <w:rPr>
          <w:rFonts w:asciiTheme="majorHAnsi" w:hAnsiTheme="majorHAnsi" w:cstheme="majorHAnsi"/>
        </w:rPr>
        <w:t xml:space="preserve"> </w:t>
      </w:r>
      <w:r w:rsidR="00605F86" w:rsidRPr="00A35477">
        <w:rPr>
          <w:rFonts w:asciiTheme="majorHAnsi" w:hAnsiTheme="majorHAnsi" w:cstheme="majorHAnsi"/>
        </w:rPr>
        <w:t xml:space="preserve">for managers to </w:t>
      </w:r>
      <w:r w:rsidR="007055C6">
        <w:rPr>
          <w:rFonts w:asciiTheme="majorHAnsi" w:hAnsiTheme="majorHAnsi" w:cstheme="majorHAnsi"/>
        </w:rPr>
        <w:t xml:space="preserve">anticipate and </w:t>
      </w:r>
      <w:r w:rsidR="001607B6">
        <w:rPr>
          <w:rFonts w:asciiTheme="majorHAnsi" w:hAnsiTheme="majorHAnsi" w:cstheme="majorHAnsi"/>
        </w:rPr>
        <w:t xml:space="preserve">potentially </w:t>
      </w:r>
      <w:r w:rsidR="007055C6">
        <w:rPr>
          <w:rFonts w:asciiTheme="majorHAnsi" w:hAnsiTheme="majorHAnsi" w:cstheme="majorHAnsi"/>
        </w:rPr>
        <w:t xml:space="preserve">mitigate poor water quality events before they happen, </w:t>
      </w:r>
      <w:r w:rsidR="001607B6">
        <w:rPr>
          <w:rFonts w:asciiTheme="majorHAnsi" w:hAnsiTheme="majorHAnsi" w:cstheme="majorHAnsi"/>
        </w:rPr>
        <w:t xml:space="preserve">we need </w:t>
      </w:r>
      <w:r w:rsidR="007055C6">
        <w:rPr>
          <w:rFonts w:asciiTheme="majorHAnsi" w:hAnsiTheme="majorHAnsi" w:cstheme="majorHAnsi"/>
        </w:rPr>
        <w:t>forecast</w:t>
      </w:r>
      <w:r w:rsidR="00957D11">
        <w:rPr>
          <w:rFonts w:asciiTheme="majorHAnsi" w:hAnsiTheme="majorHAnsi" w:cstheme="majorHAnsi"/>
        </w:rPr>
        <w:t xml:space="preserve">s of future </w:t>
      </w:r>
      <w:r w:rsidR="007055C6">
        <w:rPr>
          <w:rFonts w:asciiTheme="majorHAnsi" w:hAnsiTheme="majorHAnsi" w:cstheme="majorHAnsi"/>
        </w:rPr>
        <w:t xml:space="preserve">water quality </w:t>
      </w:r>
      <w:r w:rsidR="00957D11">
        <w:rPr>
          <w:rFonts w:asciiTheme="majorHAnsi" w:hAnsiTheme="majorHAnsi" w:cstheme="majorHAnsi"/>
        </w:rPr>
        <w:t>and other ecosystem variables</w:t>
      </w:r>
      <w:r w:rsidR="00111084" w:rsidRPr="00A35477">
        <w:rPr>
          <w:rFonts w:asciiTheme="majorHAnsi" w:hAnsiTheme="majorHAnsi" w:cstheme="majorHAnsi"/>
        </w:rPr>
        <w:t>.</w:t>
      </w:r>
      <w:r w:rsidR="007055C6">
        <w:rPr>
          <w:rFonts w:asciiTheme="majorHAnsi" w:hAnsiTheme="majorHAnsi" w:cstheme="majorHAnsi"/>
        </w:rPr>
        <w:t xml:space="preserve"> </w:t>
      </w:r>
      <w:r w:rsidR="00957D11">
        <w:rPr>
          <w:rFonts w:asciiTheme="majorHAnsi" w:hAnsiTheme="majorHAnsi" w:cstheme="majorHAnsi"/>
        </w:rPr>
        <w:t xml:space="preserve">For example, </w:t>
      </w:r>
      <w:r w:rsidR="00B24D55">
        <w:rPr>
          <w:rFonts w:asciiTheme="majorHAnsi" w:hAnsiTheme="majorHAnsi" w:cstheme="majorHAnsi"/>
        </w:rPr>
        <w:t>i</w:t>
      </w:r>
      <w:r w:rsidR="007055C6">
        <w:rPr>
          <w:rFonts w:asciiTheme="majorHAnsi" w:hAnsiTheme="majorHAnsi" w:cstheme="majorHAnsi"/>
        </w:rPr>
        <w:t xml:space="preserve">f water managers in Toledo, OH had known </w:t>
      </w:r>
      <w:r w:rsidR="00957D11">
        <w:rPr>
          <w:rFonts w:asciiTheme="majorHAnsi" w:hAnsiTheme="majorHAnsi" w:cstheme="majorHAnsi"/>
        </w:rPr>
        <w:t xml:space="preserve">in advance </w:t>
      </w:r>
      <w:r w:rsidR="007055C6">
        <w:rPr>
          <w:rFonts w:asciiTheme="majorHAnsi" w:hAnsiTheme="majorHAnsi" w:cstheme="majorHAnsi"/>
        </w:rPr>
        <w:t>that a major HAB</w:t>
      </w:r>
      <w:r w:rsidR="00544484">
        <w:rPr>
          <w:rFonts w:asciiTheme="majorHAnsi" w:hAnsiTheme="majorHAnsi" w:cstheme="majorHAnsi"/>
        </w:rPr>
        <w:t xml:space="preserve"> even</w:t>
      </w:r>
      <w:r w:rsidR="00957D11">
        <w:rPr>
          <w:rFonts w:asciiTheme="majorHAnsi" w:hAnsiTheme="majorHAnsi" w:cstheme="majorHAnsi"/>
        </w:rPr>
        <w:t>t</w:t>
      </w:r>
      <w:r w:rsidR="00544484">
        <w:rPr>
          <w:rFonts w:asciiTheme="majorHAnsi" w:hAnsiTheme="majorHAnsi" w:cstheme="majorHAnsi"/>
        </w:rPr>
        <w:t xml:space="preserve"> in the western basin of Lake Erie in 2014 was going to </w:t>
      </w:r>
      <w:r w:rsidR="00957D11">
        <w:rPr>
          <w:rFonts w:asciiTheme="majorHAnsi" w:hAnsiTheme="majorHAnsi" w:cstheme="majorHAnsi"/>
        </w:rPr>
        <w:t>occur, preventative measures could have been taken that would have lessened the $65 million loss in economic damage and social trust that resulted from the shutdown</w:t>
      </w:r>
      <w:r w:rsidR="00EB4CBF">
        <w:rPr>
          <w:rFonts w:asciiTheme="majorHAnsi" w:hAnsiTheme="majorHAnsi" w:cstheme="majorHAnsi"/>
        </w:rPr>
        <w:t xml:space="preserve"> of water utilities for half a million people</w:t>
      </w:r>
      <w:r w:rsidR="00B24D55">
        <w:rPr>
          <w:rFonts w:asciiTheme="majorHAnsi" w:hAnsiTheme="majorHAnsi" w:cstheme="majorHAnsi"/>
        </w:rPr>
        <w:t xml:space="preserve"> over several days</w:t>
      </w:r>
      <w:r w:rsidR="00957D11">
        <w:rPr>
          <w:rFonts w:asciiTheme="majorHAnsi" w:hAnsiTheme="majorHAnsi" w:cstheme="majorHAnsi"/>
        </w:rPr>
        <w:t xml:space="preserve"> (Bingham et al. 201</w:t>
      </w:r>
      <w:r w:rsidR="00C264F4">
        <w:rPr>
          <w:rFonts w:asciiTheme="majorHAnsi" w:hAnsiTheme="majorHAnsi" w:cstheme="majorHAnsi"/>
        </w:rPr>
        <w:t>5</w:t>
      </w:r>
      <w:r w:rsidR="00957D11">
        <w:rPr>
          <w:rFonts w:asciiTheme="majorHAnsi" w:hAnsiTheme="majorHAnsi" w:cstheme="majorHAnsi"/>
        </w:rPr>
        <w:t>)</w:t>
      </w:r>
      <w:r w:rsidR="00544484">
        <w:rPr>
          <w:rFonts w:asciiTheme="majorHAnsi" w:hAnsiTheme="majorHAnsi" w:cstheme="majorHAnsi"/>
        </w:rPr>
        <w:t xml:space="preserve">. </w:t>
      </w:r>
    </w:p>
    <w:p w:rsidR="00111084" w:rsidRDefault="00111084" w:rsidP="00111084">
      <w:pPr>
        <w:rPr>
          <w:ins w:id="9" w:author="Cayelan C. Carey" w:date="2019-04-29T14:40:00Z"/>
          <w:rFonts w:asciiTheme="majorHAnsi" w:hAnsiTheme="majorHAnsi" w:cstheme="majorHAnsi"/>
        </w:rPr>
      </w:pPr>
      <w:r w:rsidRPr="00A35477">
        <w:rPr>
          <w:rFonts w:asciiTheme="majorHAnsi" w:hAnsiTheme="majorHAnsi" w:cstheme="majorHAnsi"/>
        </w:rPr>
        <w:t xml:space="preserve">Together, my two chapters will better inform the scientific community on </w:t>
      </w:r>
      <w:r w:rsidR="00AE5129">
        <w:rPr>
          <w:rFonts w:asciiTheme="majorHAnsi" w:hAnsiTheme="majorHAnsi" w:cstheme="majorHAnsi"/>
        </w:rPr>
        <w:t xml:space="preserve">the drivers and dynamics of </w:t>
      </w:r>
      <w:r w:rsidR="00865DE1" w:rsidRPr="00A35477">
        <w:rPr>
          <w:rFonts w:asciiTheme="majorHAnsi" w:hAnsiTheme="majorHAnsi" w:cstheme="majorHAnsi"/>
        </w:rPr>
        <w:t>water quality</w:t>
      </w:r>
      <w:r w:rsidR="00AE5129">
        <w:rPr>
          <w:rFonts w:asciiTheme="majorHAnsi" w:hAnsiTheme="majorHAnsi" w:cstheme="majorHAnsi"/>
        </w:rPr>
        <w:t xml:space="preserve"> in</w:t>
      </w:r>
      <w:r w:rsidR="00865DE1" w:rsidRPr="00A35477">
        <w:rPr>
          <w:rFonts w:asciiTheme="majorHAnsi" w:hAnsiTheme="majorHAnsi" w:cstheme="majorHAnsi"/>
        </w:rPr>
        <w:t xml:space="preserve"> small, eutrophic drinking water reservoirs and produce forecasts of how water quality will respon</w:t>
      </w:r>
      <w:r w:rsidR="00AE5129">
        <w:rPr>
          <w:rFonts w:asciiTheme="majorHAnsi" w:hAnsiTheme="majorHAnsi" w:cstheme="majorHAnsi"/>
        </w:rPr>
        <w:t>d</w:t>
      </w:r>
      <w:r w:rsidR="00865DE1" w:rsidRPr="00A35477">
        <w:rPr>
          <w:rFonts w:asciiTheme="majorHAnsi" w:hAnsiTheme="majorHAnsi" w:cstheme="majorHAnsi"/>
        </w:rPr>
        <w:t xml:space="preserve"> </w:t>
      </w:r>
      <w:r w:rsidR="00AE5129">
        <w:rPr>
          <w:rFonts w:asciiTheme="majorHAnsi" w:hAnsiTheme="majorHAnsi" w:cstheme="majorHAnsi"/>
        </w:rPr>
        <w:t xml:space="preserve">to </w:t>
      </w:r>
      <w:r w:rsidR="00865DE1" w:rsidRPr="00A35477">
        <w:rPr>
          <w:rFonts w:asciiTheme="majorHAnsi" w:hAnsiTheme="majorHAnsi" w:cstheme="majorHAnsi"/>
        </w:rPr>
        <w:t xml:space="preserve">changing conditions in the future. </w:t>
      </w:r>
    </w:p>
    <w:p w:rsidR="008A5C9C" w:rsidRDefault="008A5C9C" w:rsidP="00111084">
      <w:pPr>
        <w:rPr>
          <w:rFonts w:asciiTheme="majorHAnsi" w:hAnsiTheme="majorHAnsi" w:cstheme="majorHAnsi"/>
        </w:rPr>
      </w:pPr>
    </w:p>
    <w:p w:rsidR="00F43434" w:rsidRPr="00A35477" w:rsidRDefault="008E2132">
      <w:pPr>
        <w:rPr>
          <w:rFonts w:asciiTheme="majorHAnsi" w:hAnsiTheme="majorHAnsi" w:cstheme="majorHAnsi"/>
          <w:b/>
          <w:u w:val="single"/>
        </w:rPr>
      </w:pPr>
      <w:r w:rsidRPr="00A35477">
        <w:rPr>
          <w:rFonts w:asciiTheme="majorHAnsi" w:hAnsiTheme="majorHAnsi" w:cstheme="majorHAnsi"/>
          <w:b/>
          <w:u w:val="single"/>
        </w:rPr>
        <w:t>Proposed Research</w:t>
      </w:r>
    </w:p>
    <w:p w:rsidR="008E2132" w:rsidRPr="00A35477" w:rsidRDefault="00284411">
      <w:pPr>
        <w:rPr>
          <w:rFonts w:asciiTheme="majorHAnsi" w:hAnsiTheme="majorHAnsi" w:cstheme="majorHAnsi"/>
          <w:b/>
        </w:rPr>
      </w:pPr>
      <w:r w:rsidRPr="00A35477">
        <w:rPr>
          <w:rFonts w:asciiTheme="majorHAnsi" w:hAnsiTheme="majorHAnsi" w:cstheme="majorHAnsi"/>
          <w:i/>
          <w:u w:val="single"/>
        </w:rPr>
        <w:t>Chapter 1</w:t>
      </w:r>
      <w:r w:rsidR="008E2132" w:rsidRPr="00A35477">
        <w:rPr>
          <w:rFonts w:asciiTheme="majorHAnsi" w:hAnsiTheme="majorHAnsi" w:cstheme="majorHAnsi"/>
          <w:i/>
          <w:u w:val="single"/>
        </w:rPr>
        <w:t>:</w:t>
      </w:r>
      <w:r w:rsidR="00667469" w:rsidRPr="00A35477">
        <w:rPr>
          <w:rFonts w:asciiTheme="majorHAnsi" w:hAnsiTheme="majorHAnsi" w:cstheme="majorHAnsi"/>
          <w:i/>
        </w:rPr>
        <w:t xml:space="preserve"> </w:t>
      </w:r>
      <w:r w:rsidR="008E2132" w:rsidRPr="00A35477">
        <w:rPr>
          <w:rFonts w:asciiTheme="majorHAnsi" w:hAnsiTheme="majorHAnsi" w:cstheme="majorHAnsi"/>
          <w:i/>
        </w:rPr>
        <w:t xml:space="preserve">Developing near-term forecasts of phytoplankton in </w:t>
      </w:r>
      <w:r w:rsidR="00051494" w:rsidRPr="00A35477">
        <w:rPr>
          <w:rFonts w:asciiTheme="majorHAnsi" w:hAnsiTheme="majorHAnsi" w:cstheme="majorHAnsi"/>
          <w:i/>
        </w:rPr>
        <w:t xml:space="preserve">a </w:t>
      </w:r>
      <w:r w:rsidR="008E2132" w:rsidRPr="00A35477">
        <w:rPr>
          <w:rFonts w:asciiTheme="majorHAnsi" w:hAnsiTheme="majorHAnsi" w:cstheme="majorHAnsi"/>
          <w:i/>
        </w:rPr>
        <w:t>drinking water reservoir</w:t>
      </w:r>
      <w:r w:rsidR="00F43434" w:rsidRPr="00A35477">
        <w:rPr>
          <w:rFonts w:asciiTheme="majorHAnsi" w:hAnsiTheme="majorHAnsi" w:cstheme="majorHAnsi"/>
          <w:b/>
          <w:i/>
          <w:u w:val="single"/>
        </w:rPr>
        <w:br/>
      </w:r>
      <w:r w:rsidR="000A7A45" w:rsidRPr="00A35477">
        <w:rPr>
          <w:rFonts w:asciiTheme="majorHAnsi" w:hAnsiTheme="majorHAnsi" w:cstheme="majorHAnsi"/>
          <w:b/>
        </w:rPr>
        <w:t>Introduction</w:t>
      </w:r>
    </w:p>
    <w:p w:rsidR="00E66A90" w:rsidRDefault="00F7630D" w:rsidP="00756CD2">
      <w:pPr>
        <w:spacing w:after="0" w:line="240" w:lineRule="auto"/>
        <w:rPr>
          <w:rFonts w:asciiTheme="majorHAnsi" w:hAnsiTheme="majorHAnsi" w:cstheme="majorHAnsi"/>
        </w:rPr>
      </w:pPr>
      <w:r>
        <w:rPr>
          <w:rFonts w:asciiTheme="majorHAnsi" w:hAnsiTheme="majorHAnsi" w:cstheme="majorHAnsi"/>
        </w:rPr>
        <w:t xml:space="preserve">Given the </w:t>
      </w:r>
      <w:r w:rsidR="00FE6842">
        <w:rPr>
          <w:rFonts w:asciiTheme="majorHAnsi" w:hAnsiTheme="majorHAnsi" w:cstheme="majorHAnsi"/>
        </w:rPr>
        <w:t xml:space="preserve">unprecedented level of anthropogenic degradation already experienced by freshwater lakes, reservoirs, streams, and wetlands </w:t>
      </w:r>
      <w:r w:rsidR="00C7647C">
        <w:rPr>
          <w:rFonts w:asciiTheme="majorHAnsi" w:hAnsiTheme="majorHAnsi" w:cstheme="majorHAnsi"/>
        </w:rPr>
        <w:t>due to land use</w:t>
      </w:r>
      <w:r w:rsidR="00B10B61">
        <w:rPr>
          <w:rFonts w:asciiTheme="majorHAnsi" w:hAnsiTheme="majorHAnsi" w:cstheme="majorHAnsi"/>
        </w:rPr>
        <w:t xml:space="preserve"> and </w:t>
      </w:r>
      <w:r w:rsidR="00C7647C">
        <w:rPr>
          <w:rFonts w:asciiTheme="majorHAnsi" w:hAnsiTheme="majorHAnsi" w:cstheme="majorHAnsi"/>
        </w:rPr>
        <w:t xml:space="preserve">climate change </w:t>
      </w:r>
      <w:r w:rsidR="005029AA" w:rsidRPr="00A35477">
        <w:rPr>
          <w:rFonts w:asciiTheme="majorHAnsi" w:hAnsiTheme="majorHAnsi" w:cstheme="majorHAnsi"/>
        </w:rPr>
        <w:t>(</w:t>
      </w:r>
      <w:ins w:id="10" w:author="Cayelan C. Carey" w:date="2019-04-29T14:40:00Z">
        <w:r w:rsidR="008A5C9C">
          <w:rPr>
            <w:rFonts w:asciiTheme="majorHAnsi" w:hAnsiTheme="majorHAnsi" w:cstheme="majorHAnsi"/>
          </w:rPr>
          <w:t xml:space="preserve">e.g., </w:t>
        </w:r>
      </w:ins>
      <w:r w:rsidR="001E4FE9">
        <w:rPr>
          <w:rFonts w:asciiTheme="majorHAnsi" w:hAnsiTheme="majorHAnsi" w:cstheme="majorHAnsi"/>
        </w:rPr>
        <w:t>Vorosmarty et al. 2005</w:t>
      </w:r>
      <w:ins w:id="11" w:author="Cayelan C. Carey" w:date="2019-04-29T14:40:00Z">
        <w:r w:rsidR="008A5C9C">
          <w:rPr>
            <w:rFonts w:asciiTheme="majorHAnsi" w:hAnsiTheme="majorHAnsi" w:cstheme="majorHAnsi"/>
          </w:rPr>
          <w:t xml:space="preserve">, Carpenter et al. </w:t>
        </w:r>
        <w:commentRangeStart w:id="12"/>
        <w:r w:rsidR="008A5C9C">
          <w:rPr>
            <w:rFonts w:asciiTheme="majorHAnsi" w:hAnsiTheme="majorHAnsi" w:cstheme="majorHAnsi"/>
          </w:rPr>
          <w:t>2011</w:t>
        </w:r>
        <w:commentRangeEnd w:id="12"/>
        <w:r w:rsidR="008A5C9C">
          <w:rPr>
            <w:rStyle w:val="CommentReference"/>
          </w:rPr>
          <w:commentReference w:id="12"/>
        </w:r>
      </w:ins>
      <w:r w:rsidR="001E4FE9">
        <w:rPr>
          <w:rFonts w:asciiTheme="majorHAnsi" w:hAnsiTheme="majorHAnsi" w:cstheme="majorHAnsi"/>
        </w:rPr>
        <w:t>)</w:t>
      </w:r>
      <w:r w:rsidR="00FD37C7" w:rsidRPr="00A35477">
        <w:rPr>
          <w:rFonts w:asciiTheme="majorHAnsi" w:hAnsiTheme="majorHAnsi" w:cstheme="majorHAnsi"/>
        </w:rPr>
        <w:t xml:space="preserve">, </w:t>
      </w:r>
      <w:r w:rsidR="00756CD2" w:rsidRPr="00A35477">
        <w:rPr>
          <w:rFonts w:asciiTheme="majorHAnsi" w:hAnsiTheme="majorHAnsi" w:cstheme="majorHAnsi"/>
        </w:rPr>
        <w:t xml:space="preserve">understanding not only the current state of our freshwater ecosystems, but predicting how they will respond tomorrow, next week, and next year is of utmost importance. </w:t>
      </w:r>
      <w:r w:rsidR="00A65DB6" w:rsidRPr="00A35477">
        <w:rPr>
          <w:rFonts w:asciiTheme="majorHAnsi" w:hAnsiTheme="majorHAnsi" w:cstheme="majorHAnsi"/>
        </w:rPr>
        <w:t>In particular</w:t>
      </w:r>
      <w:r w:rsidR="001E4FE9">
        <w:rPr>
          <w:rFonts w:asciiTheme="majorHAnsi" w:hAnsiTheme="majorHAnsi" w:cstheme="majorHAnsi"/>
        </w:rPr>
        <w:t xml:space="preserve">, </w:t>
      </w:r>
      <w:r w:rsidR="00A65DB6" w:rsidRPr="00A35477">
        <w:rPr>
          <w:rFonts w:asciiTheme="majorHAnsi" w:hAnsiTheme="majorHAnsi" w:cstheme="majorHAnsi"/>
        </w:rPr>
        <w:t>knowing future water quality in advance would provide a substantial benefit to managers and freshwater ecologists b</w:t>
      </w:r>
      <w:r w:rsidR="00865DE1" w:rsidRPr="00A35477">
        <w:rPr>
          <w:rFonts w:asciiTheme="majorHAnsi" w:hAnsiTheme="majorHAnsi" w:cstheme="majorHAnsi"/>
        </w:rPr>
        <w:t>y allowing them to make preventative measures when a poor water quality event is predicted</w:t>
      </w:r>
      <w:r w:rsidR="00B10B61">
        <w:rPr>
          <w:rFonts w:asciiTheme="majorHAnsi" w:hAnsiTheme="majorHAnsi" w:cstheme="majorHAnsi"/>
        </w:rPr>
        <w:t>,</w:t>
      </w:r>
      <w:r w:rsidR="00865DE1" w:rsidRPr="00A35477">
        <w:rPr>
          <w:rFonts w:asciiTheme="majorHAnsi" w:hAnsiTheme="majorHAnsi" w:cstheme="majorHAnsi"/>
        </w:rPr>
        <w:t xml:space="preserve"> rather than managing a</w:t>
      </w:r>
      <w:r w:rsidR="000E0F8F">
        <w:rPr>
          <w:rFonts w:asciiTheme="majorHAnsi" w:hAnsiTheme="majorHAnsi" w:cstheme="majorHAnsi"/>
        </w:rPr>
        <w:t>n eco</w:t>
      </w:r>
      <w:r w:rsidR="00865DE1" w:rsidRPr="00A35477">
        <w:rPr>
          <w:rFonts w:asciiTheme="majorHAnsi" w:hAnsiTheme="majorHAnsi" w:cstheme="majorHAnsi"/>
        </w:rPr>
        <w:t xml:space="preserve">system after poor water quality has already </w:t>
      </w:r>
      <w:r w:rsidR="000E0F8F">
        <w:rPr>
          <w:rFonts w:asciiTheme="majorHAnsi" w:hAnsiTheme="majorHAnsi" w:cstheme="majorHAnsi"/>
        </w:rPr>
        <w:t>occurred</w:t>
      </w:r>
      <w:r w:rsidR="00865DE1" w:rsidRPr="00A35477">
        <w:rPr>
          <w:rFonts w:asciiTheme="majorHAnsi" w:hAnsiTheme="majorHAnsi" w:cstheme="majorHAnsi"/>
        </w:rPr>
        <w:t xml:space="preserve">. Being able to anticipate </w:t>
      </w:r>
      <w:r w:rsidR="00B10B61" w:rsidRPr="00A35477">
        <w:rPr>
          <w:rFonts w:asciiTheme="majorHAnsi" w:hAnsiTheme="majorHAnsi" w:cstheme="majorHAnsi"/>
        </w:rPr>
        <w:t xml:space="preserve">water quality </w:t>
      </w:r>
      <w:r w:rsidR="00865DE1" w:rsidRPr="00A35477">
        <w:rPr>
          <w:rFonts w:asciiTheme="majorHAnsi" w:hAnsiTheme="majorHAnsi" w:cstheme="majorHAnsi"/>
        </w:rPr>
        <w:t>impairment could help save millions of dollars in water treatment costs, as well as protecting the trust required between a community and their</w:t>
      </w:r>
      <w:r w:rsidR="00865DE1" w:rsidRPr="00475745">
        <w:rPr>
          <w:rFonts w:asciiTheme="majorHAnsi" w:hAnsiTheme="majorHAnsi" w:cstheme="majorHAnsi"/>
        </w:rPr>
        <w:t xml:space="preserve"> water utility by avoiding a shutdown of water resources</w:t>
      </w:r>
      <w:r w:rsidR="00475745" w:rsidRPr="00475745">
        <w:rPr>
          <w:rFonts w:asciiTheme="majorHAnsi" w:hAnsiTheme="majorHAnsi" w:cstheme="majorHAnsi"/>
        </w:rPr>
        <w:t xml:space="preserve"> (</w:t>
      </w:r>
      <w:r w:rsidR="00493A93">
        <w:rPr>
          <w:rFonts w:asciiTheme="majorHAnsi" w:hAnsiTheme="majorHAnsi" w:cstheme="majorHAnsi"/>
        </w:rPr>
        <w:t xml:space="preserve">e.g., </w:t>
      </w:r>
      <w:proofErr w:type="spellStart"/>
      <w:r w:rsidR="00475745" w:rsidRPr="00475745">
        <w:rPr>
          <w:rFonts w:asciiTheme="majorHAnsi" w:hAnsiTheme="majorHAnsi" w:cstheme="majorHAnsi"/>
        </w:rPr>
        <w:t>Cvetkovich</w:t>
      </w:r>
      <w:proofErr w:type="spellEnd"/>
      <w:r w:rsidR="00475745" w:rsidRPr="00475745">
        <w:rPr>
          <w:rFonts w:asciiTheme="majorHAnsi" w:hAnsiTheme="majorHAnsi" w:cstheme="majorHAnsi"/>
        </w:rPr>
        <w:t xml:space="preserve"> and </w:t>
      </w:r>
      <w:proofErr w:type="spellStart"/>
      <w:r w:rsidR="00475745" w:rsidRPr="00475745">
        <w:rPr>
          <w:rFonts w:asciiTheme="majorHAnsi" w:hAnsiTheme="majorHAnsi" w:cstheme="majorHAnsi"/>
        </w:rPr>
        <w:t>Löfstedt</w:t>
      </w:r>
      <w:proofErr w:type="spellEnd"/>
      <w:r w:rsidR="00475745" w:rsidRPr="00475745">
        <w:rPr>
          <w:rFonts w:asciiTheme="majorHAnsi" w:hAnsiTheme="majorHAnsi" w:cstheme="majorHAnsi"/>
        </w:rPr>
        <w:t>, 1999; Ross et al. 2014</w:t>
      </w:r>
      <w:r w:rsidR="00475745">
        <w:rPr>
          <w:rFonts w:asciiTheme="majorHAnsi" w:hAnsiTheme="majorHAnsi" w:cstheme="majorHAnsi"/>
        </w:rPr>
        <w:t xml:space="preserve">). A recent survey has shown that less than half of Americans are confident in their water utility’s ability to </w:t>
      </w:r>
      <w:r w:rsidR="00544484">
        <w:rPr>
          <w:rFonts w:asciiTheme="majorHAnsi" w:hAnsiTheme="majorHAnsi" w:cstheme="majorHAnsi"/>
        </w:rPr>
        <w:t xml:space="preserve">treat their drinking water </w:t>
      </w:r>
      <w:r w:rsidR="00FE6842">
        <w:rPr>
          <w:rFonts w:asciiTheme="majorHAnsi" w:hAnsiTheme="majorHAnsi" w:cstheme="majorHAnsi"/>
        </w:rPr>
        <w:t>(</w:t>
      </w:r>
      <w:r w:rsidR="00544484">
        <w:rPr>
          <w:rFonts w:asciiTheme="majorHAnsi" w:hAnsiTheme="majorHAnsi" w:cstheme="majorHAnsi"/>
        </w:rPr>
        <w:t xml:space="preserve">AP-GfK, </w:t>
      </w:r>
      <w:r w:rsidR="00544484" w:rsidRPr="00544484">
        <w:rPr>
          <w:rFonts w:asciiTheme="majorHAnsi" w:hAnsiTheme="majorHAnsi" w:cstheme="majorHAnsi"/>
          <w:i/>
        </w:rPr>
        <w:t>Tap Water Confidence Poll</w:t>
      </w:r>
      <w:r w:rsidR="00590FB1">
        <w:rPr>
          <w:rFonts w:asciiTheme="majorHAnsi" w:hAnsiTheme="majorHAnsi" w:cstheme="majorHAnsi"/>
          <w:i/>
        </w:rPr>
        <w:t xml:space="preserve"> 2016</w:t>
      </w:r>
      <w:r w:rsidR="00FE6842">
        <w:rPr>
          <w:rFonts w:asciiTheme="majorHAnsi" w:hAnsiTheme="majorHAnsi" w:cstheme="majorHAnsi"/>
        </w:rPr>
        <w:t>)</w:t>
      </w:r>
      <w:r w:rsidR="00865DE1" w:rsidRPr="00A35477">
        <w:rPr>
          <w:rFonts w:asciiTheme="majorHAnsi" w:hAnsiTheme="majorHAnsi" w:cstheme="majorHAnsi"/>
        </w:rPr>
        <w:t>.</w:t>
      </w:r>
      <w:r w:rsidR="00756CD2" w:rsidRPr="00A35477">
        <w:rPr>
          <w:rFonts w:asciiTheme="majorHAnsi" w:hAnsiTheme="majorHAnsi" w:cstheme="majorHAnsi"/>
        </w:rPr>
        <w:t xml:space="preserve"> Therefore, the ability to forecast the future state of our drinking water sources is of utmost importance to society and freshwater ecology as a discipline. </w:t>
      </w:r>
    </w:p>
    <w:p w:rsidR="00756CD2" w:rsidRPr="00A35477" w:rsidRDefault="00756CD2" w:rsidP="00192674">
      <w:pPr>
        <w:spacing w:after="0" w:line="240" w:lineRule="auto"/>
        <w:rPr>
          <w:rFonts w:asciiTheme="majorHAnsi" w:hAnsiTheme="majorHAnsi" w:cstheme="majorHAnsi"/>
        </w:rPr>
      </w:pPr>
    </w:p>
    <w:p w:rsidR="00B156E4" w:rsidRDefault="00756CD2" w:rsidP="00FD37C7">
      <w:pPr>
        <w:rPr>
          <w:rFonts w:asciiTheme="majorHAnsi" w:hAnsiTheme="majorHAnsi" w:cstheme="majorHAnsi"/>
        </w:rPr>
      </w:pPr>
      <w:r w:rsidRPr="00A35477">
        <w:rPr>
          <w:rFonts w:asciiTheme="majorHAnsi" w:hAnsiTheme="majorHAnsi" w:cstheme="majorHAnsi"/>
        </w:rPr>
        <w:t xml:space="preserve">Forecasting as a </w:t>
      </w:r>
      <w:r w:rsidR="00192674" w:rsidRPr="00A35477">
        <w:rPr>
          <w:rFonts w:asciiTheme="majorHAnsi" w:hAnsiTheme="majorHAnsi" w:cstheme="majorHAnsi"/>
        </w:rPr>
        <w:t xml:space="preserve">technique </w:t>
      </w:r>
      <w:r w:rsidR="000E0F8F">
        <w:rPr>
          <w:rFonts w:asciiTheme="majorHAnsi" w:hAnsiTheme="majorHAnsi" w:cstheme="majorHAnsi"/>
        </w:rPr>
        <w:t xml:space="preserve">outside of ecology </w:t>
      </w:r>
      <w:r w:rsidRPr="00A35477">
        <w:rPr>
          <w:rFonts w:asciiTheme="majorHAnsi" w:hAnsiTheme="majorHAnsi" w:cstheme="majorHAnsi"/>
        </w:rPr>
        <w:t xml:space="preserve">has been developing for decades in many disciplines and has substantial breadth. </w:t>
      </w:r>
      <w:r w:rsidR="004B2343">
        <w:rPr>
          <w:rFonts w:asciiTheme="majorHAnsi" w:hAnsiTheme="majorHAnsi" w:cstheme="majorHAnsi"/>
        </w:rPr>
        <w:t>Across disciplines,</w:t>
      </w:r>
      <w:del w:id="13" w:author="Cayelan C. Carey" w:date="2019-04-29T14:41:00Z">
        <w:r w:rsidR="004B2343" w:rsidDel="008A5C9C">
          <w:rPr>
            <w:rFonts w:asciiTheme="majorHAnsi" w:hAnsiTheme="majorHAnsi" w:cstheme="majorHAnsi"/>
          </w:rPr>
          <w:delText xml:space="preserve"> a</w:delText>
        </w:r>
      </w:del>
      <w:r w:rsidR="004B2343">
        <w:rPr>
          <w:rFonts w:asciiTheme="majorHAnsi" w:hAnsiTheme="majorHAnsi" w:cstheme="majorHAnsi"/>
        </w:rPr>
        <w:t xml:space="preserve"> forecasts are </w:t>
      </w:r>
      <w:ins w:id="14" w:author="Cayelan C. Carey" w:date="2019-04-29T14:55:00Z">
        <w:r w:rsidR="009B6AB4">
          <w:rPr>
            <w:rFonts w:asciiTheme="majorHAnsi" w:hAnsiTheme="majorHAnsi" w:cstheme="majorHAnsi"/>
          </w:rPr>
          <w:t xml:space="preserve">generally </w:t>
        </w:r>
      </w:ins>
      <w:r w:rsidR="004B2343">
        <w:rPr>
          <w:rFonts w:asciiTheme="majorHAnsi" w:hAnsiTheme="majorHAnsi" w:cstheme="majorHAnsi"/>
        </w:rPr>
        <w:t xml:space="preserve">developed by using historical data to </w:t>
      </w:r>
      <w:ins w:id="15" w:author="Cayelan C. Carey" w:date="2019-04-29T14:55:00Z">
        <w:r w:rsidR="009B6AB4">
          <w:rPr>
            <w:rFonts w:asciiTheme="majorHAnsi" w:hAnsiTheme="majorHAnsi" w:cstheme="majorHAnsi"/>
          </w:rPr>
          <w:t>set up</w:t>
        </w:r>
      </w:ins>
      <w:ins w:id="16" w:author="Cayelan C. Carey" w:date="2019-04-29T14:54:00Z">
        <w:r w:rsidR="009F41EB">
          <w:rPr>
            <w:rFonts w:asciiTheme="majorHAnsi" w:hAnsiTheme="majorHAnsi" w:cstheme="majorHAnsi"/>
          </w:rPr>
          <w:t xml:space="preserve"> a model </w:t>
        </w:r>
      </w:ins>
      <w:ins w:id="17" w:author="Cayelan C. Carey" w:date="2019-04-29T14:55:00Z">
        <w:r w:rsidR="009B6AB4">
          <w:rPr>
            <w:rFonts w:asciiTheme="majorHAnsi" w:hAnsiTheme="majorHAnsi" w:cstheme="majorHAnsi"/>
          </w:rPr>
          <w:t xml:space="preserve">that </w:t>
        </w:r>
      </w:ins>
      <w:r w:rsidR="004B2343">
        <w:rPr>
          <w:rFonts w:asciiTheme="majorHAnsi" w:hAnsiTheme="majorHAnsi" w:cstheme="majorHAnsi"/>
        </w:rPr>
        <w:t>produce</w:t>
      </w:r>
      <w:ins w:id="18" w:author="Cayelan C. Carey" w:date="2019-04-29T14:55:00Z">
        <w:r w:rsidR="009B6AB4">
          <w:rPr>
            <w:rFonts w:asciiTheme="majorHAnsi" w:hAnsiTheme="majorHAnsi" w:cstheme="majorHAnsi"/>
          </w:rPr>
          <w:t>s</w:t>
        </w:r>
      </w:ins>
      <w:r w:rsidR="004B2343">
        <w:rPr>
          <w:rFonts w:asciiTheme="majorHAnsi" w:hAnsiTheme="majorHAnsi" w:cstheme="majorHAnsi"/>
        </w:rPr>
        <w:t xml:space="preserve"> </w:t>
      </w:r>
      <w:proofErr w:type="spellStart"/>
      <w:r w:rsidR="004B2343">
        <w:rPr>
          <w:rFonts w:asciiTheme="majorHAnsi" w:hAnsiTheme="majorHAnsi" w:cstheme="majorHAnsi"/>
        </w:rPr>
        <w:t>hindcasts</w:t>
      </w:r>
      <w:proofErr w:type="spellEnd"/>
      <w:r w:rsidR="004B2343">
        <w:rPr>
          <w:rFonts w:asciiTheme="majorHAnsi" w:hAnsiTheme="majorHAnsi" w:cstheme="majorHAnsi"/>
        </w:rPr>
        <w:t xml:space="preserve"> of past conditions</w:t>
      </w:r>
      <w:ins w:id="19" w:author="Cayelan C. Carey" w:date="2019-04-29T14:55:00Z">
        <w:r w:rsidR="009B6AB4">
          <w:rPr>
            <w:rFonts w:asciiTheme="majorHAnsi" w:hAnsiTheme="majorHAnsi" w:cstheme="majorHAnsi"/>
          </w:rPr>
          <w:t xml:space="preserve"> (Figure 1). The </w:t>
        </w:r>
        <w:proofErr w:type="spellStart"/>
        <w:r w:rsidR="009B6AB4">
          <w:rPr>
            <w:rFonts w:asciiTheme="majorHAnsi" w:hAnsiTheme="majorHAnsi" w:cstheme="majorHAnsi"/>
          </w:rPr>
          <w:t>hindcasts</w:t>
        </w:r>
        <w:proofErr w:type="spellEnd"/>
        <w:r w:rsidR="009B6AB4">
          <w:rPr>
            <w:rFonts w:asciiTheme="majorHAnsi" w:hAnsiTheme="majorHAnsi" w:cstheme="majorHAnsi"/>
          </w:rPr>
          <w:t xml:space="preserve"> are compared with observed data to further calibrate a model</w:t>
        </w:r>
      </w:ins>
      <w:r w:rsidR="004B2343">
        <w:rPr>
          <w:rFonts w:asciiTheme="majorHAnsi" w:hAnsiTheme="majorHAnsi" w:cstheme="majorHAnsi"/>
        </w:rPr>
        <w:t xml:space="preserve">, which </w:t>
      </w:r>
      <w:del w:id="20" w:author="Cayelan C. Carey" w:date="2019-04-29T14:55:00Z">
        <w:r w:rsidR="004B2343" w:rsidDel="009B6AB4">
          <w:rPr>
            <w:rFonts w:asciiTheme="majorHAnsi" w:hAnsiTheme="majorHAnsi" w:cstheme="majorHAnsi"/>
          </w:rPr>
          <w:delText xml:space="preserve">is used to inform calibration of the model that </w:delText>
        </w:r>
      </w:del>
      <w:r w:rsidR="004B2343">
        <w:rPr>
          <w:rFonts w:asciiTheme="majorHAnsi" w:hAnsiTheme="majorHAnsi" w:cstheme="majorHAnsi"/>
        </w:rPr>
        <w:t>is then used to produce a forecast</w:t>
      </w:r>
      <w:ins w:id="21" w:author="Cayelan C. Carey" w:date="2019-04-29T14:56:00Z">
        <w:r w:rsidR="009B6AB4">
          <w:rPr>
            <w:rFonts w:asciiTheme="majorHAnsi" w:hAnsiTheme="majorHAnsi" w:cstheme="majorHAnsi"/>
          </w:rPr>
          <w:t xml:space="preserve"> when forced with future driver data</w:t>
        </w:r>
      </w:ins>
      <w:r w:rsidR="004B2343">
        <w:rPr>
          <w:rFonts w:asciiTheme="majorHAnsi" w:hAnsiTheme="majorHAnsi" w:cstheme="majorHAnsi"/>
        </w:rPr>
        <w:t xml:space="preserve"> (Figure 1</w:t>
      </w:r>
      <w:del w:id="22" w:author="Cayelan C. Carey" w:date="2019-04-29T14:55:00Z">
        <w:r w:rsidR="004B2343" w:rsidDel="009B6AB4">
          <w:rPr>
            <w:rFonts w:asciiTheme="majorHAnsi" w:hAnsiTheme="majorHAnsi" w:cstheme="majorHAnsi"/>
          </w:rPr>
          <w:delText>.</w:delText>
        </w:r>
      </w:del>
      <w:r w:rsidR="004B2343">
        <w:rPr>
          <w:rFonts w:asciiTheme="majorHAnsi" w:hAnsiTheme="majorHAnsi" w:cstheme="majorHAnsi"/>
        </w:rPr>
        <w:t>)</w:t>
      </w:r>
      <w:ins w:id="23" w:author="Cayelan C. Carey" w:date="2019-04-29T14:55:00Z">
        <w:r w:rsidR="009B6AB4">
          <w:rPr>
            <w:rFonts w:asciiTheme="majorHAnsi" w:hAnsiTheme="majorHAnsi" w:cstheme="majorHAnsi"/>
          </w:rPr>
          <w:t>.</w:t>
        </w:r>
      </w:ins>
      <w:r w:rsidR="004B2343">
        <w:rPr>
          <w:rFonts w:asciiTheme="majorHAnsi" w:hAnsiTheme="majorHAnsi" w:cstheme="majorHAnsi"/>
        </w:rPr>
        <w:t xml:space="preserve"> </w:t>
      </w:r>
      <w:r w:rsidRPr="00A35477">
        <w:rPr>
          <w:rFonts w:asciiTheme="majorHAnsi" w:hAnsiTheme="majorHAnsi" w:cstheme="majorHAnsi"/>
        </w:rPr>
        <w:t>Uses of forecasting can be found in many fields and applications,</w:t>
      </w:r>
      <w:r w:rsidR="00142E66" w:rsidRPr="00A35477">
        <w:rPr>
          <w:rFonts w:asciiTheme="majorHAnsi" w:hAnsiTheme="majorHAnsi" w:cstheme="majorHAnsi"/>
        </w:rPr>
        <w:t xml:space="preserve"> </w:t>
      </w:r>
      <w:r w:rsidRPr="00A35477">
        <w:rPr>
          <w:rFonts w:asciiTheme="majorHAnsi" w:hAnsiTheme="majorHAnsi" w:cstheme="majorHAnsi"/>
        </w:rPr>
        <w:t xml:space="preserve">ranging from the well-known and widely-used weather forecasts to epidemiological forecasts of population mortality </w:t>
      </w:r>
      <w:r w:rsidR="00590FB1">
        <w:rPr>
          <w:rFonts w:asciiTheme="majorHAnsi" w:hAnsiTheme="majorHAnsi" w:cstheme="majorHAnsi"/>
        </w:rPr>
        <w:fldChar w:fldCharType="begin"/>
      </w:r>
      <w:r w:rsidR="00590FB1">
        <w:rPr>
          <w:rFonts w:asciiTheme="majorHAnsi" w:hAnsiTheme="majorHAnsi" w:cstheme="majorHAnsi"/>
        </w:rPr>
        <w:instrText xml:space="preserve"> ADDIN ZOTERO_ITEM CSL_CITATION {"citationID":"NZDBo399","properties":{"formattedCitation":"(Lee et al., 1992)","plainCitation":"(Lee et al., 1992)","noteIndex":0},"citationItems":[{"id":291,"uris":["http://zotero.org/users/local/H1qgsiu1/items/JTZUQ8S4"],"uri":["http://zotero.org/users/local/H1qgsiu1/items/JTZUQ8S4"],"itemData":{"id":291,"type":"article-journal","title":"Modeling and Forecasting U . S . Mortality Modeling and Forecasting U . S . Mortality","volume":"1459","issue":"1992","DOI":"10.1080/01621459.1992.10475265","author":[{"family":"Lee","given":"Ronald D"},{"family":"Carter","given":"Lawrence R"},{"family":"Lee","given":"Ronald D"},{"family":"Modeling","given":"Lawrence R Carter"},{"family":"Lee","given":"Ronald D"},{"family":"Carter","given":"Lawrence R"}],"issued":{"date-parts":[["1992"]]}}}],"schema":"https://github.com/citation-style-language/schema/raw/master/csl-citation.json"} </w:instrText>
      </w:r>
      <w:r w:rsidR="00590FB1">
        <w:rPr>
          <w:rFonts w:asciiTheme="majorHAnsi" w:hAnsiTheme="majorHAnsi" w:cstheme="majorHAnsi"/>
        </w:rPr>
        <w:fldChar w:fldCharType="separate"/>
      </w:r>
      <w:r w:rsidR="00590FB1" w:rsidRPr="00590FB1">
        <w:rPr>
          <w:rFonts w:ascii="Calibri Light" w:hAnsi="Calibri Light" w:cs="Calibri Light"/>
        </w:rPr>
        <w:t>(Lee et al., 1992)</w:t>
      </w:r>
      <w:r w:rsidR="00590FB1">
        <w:rPr>
          <w:rFonts w:asciiTheme="majorHAnsi" w:hAnsiTheme="majorHAnsi" w:cstheme="majorHAnsi"/>
        </w:rPr>
        <w:fldChar w:fldCharType="end"/>
      </w:r>
      <w:r w:rsidRPr="00A35477">
        <w:rPr>
          <w:rFonts w:asciiTheme="majorHAnsi" w:hAnsiTheme="majorHAnsi" w:cstheme="majorHAnsi"/>
        </w:rPr>
        <w:t xml:space="preserve"> and global Alzheimer’s trends </w:t>
      </w:r>
      <w:r w:rsidR="00590FB1">
        <w:rPr>
          <w:rFonts w:ascii="Calibri Light" w:hAnsi="Calibri Light" w:cs="Calibri Light"/>
        </w:rPr>
        <w:fldChar w:fldCharType="begin"/>
      </w:r>
      <w:r w:rsidR="00590FB1">
        <w:rPr>
          <w:rFonts w:ascii="Calibri Light" w:hAnsi="Calibri Light" w:cs="Calibri Light"/>
        </w:rPr>
        <w:instrText xml:space="preserve"> ADDIN ZOTERO_ITEM CSL_CITATION {"citationID":"MGQK3851","properties":{"formattedCitation":"(Brookmeyer et al., 2007)","plainCitation":"(Brookmeyer et al., 2007)","noteIndex":0},"citationItems":[{"id":237,"uris":["http://zotero.org/users/local/H1qgsiu1/items/XWFFRDKB"],"uri":["http://zotero.org/users/local/H1qgsiu1/items/XWFFRDKB"],"itemData":{"id":237,"type":"article-journal","title":"Forecasting the global burden of Alzheimer ' s disease","page":"186–191","volume":"3","DOI":"10.1016/j.jalz.2007.04.381","author":[{"family":"Brookmeyer","given":"Ron"},{"family":"Johnson","given":"Elizabeth"},{"family":"Ziegler-graham","given":"Kathryn"},{"family":"Arrighi","given":"H Michael"}],"issued":{"date-parts":[["2007"]]}}}],"schema":"https://github.com/citation-style-language/schema/raw/master/csl-citation.json"} </w:instrText>
      </w:r>
      <w:r w:rsidR="00590FB1">
        <w:rPr>
          <w:rFonts w:ascii="Calibri Light" w:hAnsi="Calibri Light" w:cs="Calibri Light"/>
        </w:rPr>
        <w:fldChar w:fldCharType="separate"/>
      </w:r>
      <w:r w:rsidR="00590FB1" w:rsidRPr="00590FB1">
        <w:rPr>
          <w:rFonts w:ascii="Calibri Light" w:hAnsi="Calibri Light" w:cs="Calibri Light"/>
        </w:rPr>
        <w:t>(Brookmeyer et al., 2007)</w:t>
      </w:r>
      <w:r w:rsidR="00590FB1">
        <w:rPr>
          <w:rFonts w:ascii="Calibri Light" w:hAnsi="Calibri Light" w:cs="Calibri Light"/>
        </w:rPr>
        <w:fldChar w:fldCharType="end"/>
      </w:r>
      <w:r w:rsidRPr="00A35477">
        <w:rPr>
          <w:rFonts w:asciiTheme="majorHAnsi" w:hAnsiTheme="majorHAnsi" w:cstheme="majorHAnsi"/>
        </w:rPr>
        <w:t xml:space="preserve"> to </w:t>
      </w:r>
      <w:r w:rsidR="002E7540">
        <w:rPr>
          <w:rFonts w:asciiTheme="majorHAnsi" w:hAnsiTheme="majorHAnsi" w:cstheme="majorHAnsi"/>
        </w:rPr>
        <w:t xml:space="preserve">economic </w:t>
      </w:r>
      <w:r w:rsidRPr="00A35477">
        <w:rPr>
          <w:rFonts w:asciiTheme="majorHAnsi" w:hAnsiTheme="majorHAnsi" w:cstheme="majorHAnsi"/>
        </w:rPr>
        <w:t xml:space="preserve">forecasts of bankruptcy declaration in the United States </w:t>
      </w:r>
      <w:r w:rsidR="00590FB1">
        <w:rPr>
          <w:rFonts w:asciiTheme="majorHAnsi" w:hAnsiTheme="majorHAnsi" w:cstheme="majorHAnsi"/>
        </w:rPr>
        <w:fldChar w:fldCharType="begin"/>
      </w:r>
      <w:r w:rsidR="00590FB1">
        <w:rPr>
          <w:rFonts w:asciiTheme="majorHAnsi" w:hAnsiTheme="majorHAnsi" w:cstheme="majorHAnsi"/>
        </w:rPr>
        <w:instrText xml:space="preserve"> ADDIN ZOTERO_ITEM CSL_CITATION {"citationID":"soHLxv8F","properties":{"formattedCitation":"(Shumway and Shumway, 2001)","plainCitation":"(Shumway and Shumway, 2001)","noteIndex":0},"citationItems":[{"id":321,"uris":["http://zotero.org/users/local/H1qgsiu1/items/7UKBE6MH"],"uri":["http://zotero.org/users/local/H1qgsiu1/items/7UKBE6MH"],"itemData":{"id":321,"type":"article-journal","title":"Forecasting Bankruptcy More Accurately : A Simple Hazard Model *","page":"101–124","volume":"74","issue":"1","author":[{"family":"Shumway","given":"Tyler"},{"family":"Shumway","given":"Tyler"}],"issued":{"date-parts":[["2001"]]}}}],"schema":"https://github.com/citation-style-language/schema/raw/master/csl-citation.json"} </w:instrText>
      </w:r>
      <w:r w:rsidR="00590FB1">
        <w:rPr>
          <w:rFonts w:asciiTheme="majorHAnsi" w:hAnsiTheme="majorHAnsi" w:cstheme="majorHAnsi"/>
        </w:rPr>
        <w:fldChar w:fldCharType="separate"/>
      </w:r>
      <w:r w:rsidR="00590FB1" w:rsidRPr="00590FB1">
        <w:rPr>
          <w:rFonts w:ascii="Calibri Light" w:hAnsi="Calibri Light" w:cs="Calibri Light"/>
        </w:rPr>
        <w:t xml:space="preserve">(Shumway </w:t>
      </w:r>
      <w:r w:rsidR="00590FB1">
        <w:rPr>
          <w:rFonts w:ascii="Calibri Light" w:hAnsi="Calibri Light" w:cs="Calibri Light"/>
        </w:rPr>
        <w:t>et al.</w:t>
      </w:r>
      <w:r w:rsidR="00590FB1" w:rsidRPr="00590FB1">
        <w:rPr>
          <w:rFonts w:ascii="Calibri Light" w:hAnsi="Calibri Light" w:cs="Calibri Light"/>
        </w:rPr>
        <w:t>, 2001)</w:t>
      </w:r>
      <w:r w:rsidR="00590FB1">
        <w:rPr>
          <w:rFonts w:asciiTheme="majorHAnsi" w:hAnsiTheme="majorHAnsi" w:cstheme="majorHAnsi"/>
        </w:rPr>
        <w:fldChar w:fldCharType="end"/>
      </w:r>
      <w:r w:rsidRPr="00A35477">
        <w:rPr>
          <w:rFonts w:asciiTheme="majorHAnsi" w:hAnsiTheme="majorHAnsi" w:cstheme="majorHAnsi"/>
        </w:rPr>
        <w:t>.</w:t>
      </w:r>
      <w:r w:rsidR="00142E66" w:rsidRPr="00A35477">
        <w:rPr>
          <w:rFonts w:asciiTheme="majorHAnsi" w:hAnsiTheme="majorHAnsi" w:cstheme="majorHAnsi"/>
        </w:rPr>
        <w:t xml:space="preserve"> Many of these fields have been </w:t>
      </w:r>
      <w:r w:rsidR="00ED561D">
        <w:rPr>
          <w:rFonts w:asciiTheme="majorHAnsi" w:hAnsiTheme="majorHAnsi" w:cstheme="majorHAnsi"/>
        </w:rPr>
        <w:t xml:space="preserve">improving </w:t>
      </w:r>
      <w:r w:rsidR="00142E66" w:rsidRPr="00A35477">
        <w:rPr>
          <w:rFonts w:asciiTheme="majorHAnsi" w:hAnsiTheme="majorHAnsi" w:cstheme="majorHAnsi"/>
        </w:rPr>
        <w:t>their forecasting abilities for decades</w:t>
      </w:r>
      <w:r w:rsidR="00CB0698">
        <w:rPr>
          <w:rFonts w:asciiTheme="majorHAnsi" w:hAnsiTheme="majorHAnsi" w:cstheme="majorHAnsi"/>
        </w:rPr>
        <w:t xml:space="preserve"> </w:t>
      </w:r>
      <w:r w:rsidR="00590FB1">
        <w:rPr>
          <w:rFonts w:asciiTheme="majorHAnsi" w:hAnsiTheme="majorHAnsi" w:cstheme="majorHAnsi"/>
        </w:rPr>
        <w:fldChar w:fldCharType="begin"/>
      </w:r>
      <w:r w:rsidR="00590FB1">
        <w:rPr>
          <w:rFonts w:asciiTheme="majorHAnsi" w:hAnsiTheme="majorHAnsi" w:cstheme="majorHAnsi"/>
        </w:rPr>
        <w:instrText xml:space="preserve"> ADDIN ZOTERO_ITEM CSL_CITATION {"citationID":"X2MbTqY3","properties":{"formattedCitation":"(Shumway and Shumway, 2001)","plainCitation":"(Shumway and Shumway, 2001)","noteIndex":0},"citationItems":[{"id":321,"uris":["http://zotero.org/users/local/H1qgsiu1/items/7UKBE6MH"],"uri":["http://zotero.org/users/local/H1qgsiu1/items/7UKBE6MH"],"itemData":{"id":321,"type":"article-journal","title":"Forecasting Bankruptcy More Accurately : A Simple Hazard Model *","page":"101–124","volume":"74","issue":"1","author":[{"family":"Shumway","given":"Tyler"},{"family":"Shumway","given":"Tyler"}],"issued":{"date-parts":[["2001"]]}}}],"schema":"https://github.com/citation-style-language/schema/raw/master/csl-citation.json"} </w:instrText>
      </w:r>
      <w:r w:rsidR="00590FB1">
        <w:rPr>
          <w:rFonts w:asciiTheme="majorHAnsi" w:hAnsiTheme="majorHAnsi" w:cstheme="majorHAnsi"/>
        </w:rPr>
        <w:fldChar w:fldCharType="separate"/>
      </w:r>
      <w:r w:rsidR="00590FB1" w:rsidRPr="00590FB1">
        <w:rPr>
          <w:rFonts w:ascii="Calibri Light" w:hAnsi="Calibri Light" w:cs="Calibri Light"/>
        </w:rPr>
        <w:t xml:space="preserve">(Shumway </w:t>
      </w:r>
      <w:r w:rsidR="00590FB1">
        <w:rPr>
          <w:rFonts w:ascii="Calibri Light" w:hAnsi="Calibri Light" w:cs="Calibri Light"/>
        </w:rPr>
        <w:t>et al.</w:t>
      </w:r>
      <w:r w:rsidR="00590FB1" w:rsidRPr="00590FB1">
        <w:rPr>
          <w:rFonts w:ascii="Calibri Light" w:hAnsi="Calibri Light" w:cs="Calibri Light"/>
        </w:rPr>
        <w:t>, 2001)</w:t>
      </w:r>
      <w:r w:rsidR="00590FB1">
        <w:rPr>
          <w:rFonts w:asciiTheme="majorHAnsi" w:hAnsiTheme="majorHAnsi" w:cstheme="majorHAnsi"/>
        </w:rPr>
        <w:fldChar w:fldCharType="end"/>
      </w:r>
      <w:r w:rsidR="00590FB1">
        <w:rPr>
          <w:rFonts w:asciiTheme="majorHAnsi" w:hAnsiTheme="majorHAnsi" w:cstheme="majorHAnsi"/>
        </w:rPr>
        <w:t xml:space="preserve">. </w:t>
      </w:r>
      <w:r w:rsidR="00142E66" w:rsidRPr="00A35477">
        <w:rPr>
          <w:rFonts w:asciiTheme="majorHAnsi" w:hAnsiTheme="majorHAnsi" w:cstheme="majorHAnsi"/>
        </w:rPr>
        <w:t xml:space="preserve">For example, </w:t>
      </w:r>
      <w:r w:rsidR="002E7540">
        <w:rPr>
          <w:rFonts w:asciiTheme="majorHAnsi" w:hAnsiTheme="majorHAnsi" w:cstheme="majorHAnsi"/>
        </w:rPr>
        <w:t>the accuracy of 36-hour</w:t>
      </w:r>
      <w:r w:rsidR="006A2ABE" w:rsidRPr="00A35477">
        <w:rPr>
          <w:rFonts w:asciiTheme="majorHAnsi" w:hAnsiTheme="majorHAnsi" w:cstheme="majorHAnsi"/>
        </w:rPr>
        <w:t xml:space="preserve"> weather forecast</w:t>
      </w:r>
      <w:r w:rsidR="002E7540">
        <w:rPr>
          <w:rFonts w:asciiTheme="majorHAnsi" w:hAnsiTheme="majorHAnsi" w:cstheme="majorHAnsi"/>
        </w:rPr>
        <w:t>s</w:t>
      </w:r>
      <w:r w:rsidR="006A2ABE" w:rsidRPr="00A35477">
        <w:rPr>
          <w:rFonts w:asciiTheme="majorHAnsi" w:hAnsiTheme="majorHAnsi" w:cstheme="majorHAnsi"/>
        </w:rPr>
        <w:t xml:space="preserve"> has </w:t>
      </w:r>
      <w:r w:rsidR="00865DE1" w:rsidRPr="00A35477">
        <w:rPr>
          <w:rFonts w:asciiTheme="majorHAnsi" w:hAnsiTheme="majorHAnsi" w:cstheme="majorHAnsi"/>
        </w:rPr>
        <w:t>increased</w:t>
      </w:r>
      <w:r w:rsidR="006A2ABE" w:rsidRPr="00A35477">
        <w:rPr>
          <w:rFonts w:asciiTheme="majorHAnsi" w:hAnsiTheme="majorHAnsi" w:cstheme="majorHAnsi"/>
        </w:rPr>
        <w:t xml:space="preserve"> </w:t>
      </w:r>
      <w:r w:rsidR="00865DE1" w:rsidRPr="00A35477">
        <w:rPr>
          <w:rFonts w:asciiTheme="majorHAnsi" w:hAnsiTheme="majorHAnsi" w:cstheme="majorHAnsi"/>
        </w:rPr>
        <w:t>from</w:t>
      </w:r>
      <w:r w:rsidR="006A2ABE" w:rsidRPr="00A35477">
        <w:rPr>
          <w:rFonts w:asciiTheme="majorHAnsi" w:hAnsiTheme="majorHAnsi" w:cstheme="majorHAnsi"/>
        </w:rPr>
        <w:t xml:space="preserve"> ~25% in the 1950s to</w:t>
      </w:r>
      <w:r w:rsidR="00B156E4" w:rsidRPr="00A35477">
        <w:rPr>
          <w:rFonts w:asciiTheme="majorHAnsi" w:hAnsiTheme="majorHAnsi" w:cstheme="majorHAnsi"/>
        </w:rPr>
        <w:t xml:space="preserve"> ~80% </w:t>
      </w:r>
      <w:r w:rsidR="006A2ABE" w:rsidRPr="00A35477">
        <w:rPr>
          <w:rFonts w:asciiTheme="majorHAnsi" w:hAnsiTheme="majorHAnsi" w:cstheme="majorHAnsi"/>
        </w:rPr>
        <w:t>in the early 2000s (</w:t>
      </w:r>
      <w:proofErr w:type="spellStart"/>
      <w:r w:rsidR="006A2ABE" w:rsidRPr="00A35477">
        <w:rPr>
          <w:rFonts w:asciiTheme="majorHAnsi" w:hAnsiTheme="majorHAnsi" w:cstheme="majorHAnsi"/>
        </w:rPr>
        <w:t>Dietze</w:t>
      </w:r>
      <w:proofErr w:type="spellEnd"/>
      <w:r w:rsidR="006A2ABE" w:rsidRPr="00A35477">
        <w:rPr>
          <w:rFonts w:asciiTheme="majorHAnsi" w:hAnsiTheme="majorHAnsi" w:cstheme="majorHAnsi"/>
        </w:rPr>
        <w:t xml:space="preserve">, 2017). This </w:t>
      </w:r>
      <w:r w:rsidR="004202E1" w:rsidRPr="00A35477">
        <w:rPr>
          <w:rFonts w:asciiTheme="majorHAnsi" w:hAnsiTheme="majorHAnsi" w:cstheme="majorHAnsi"/>
        </w:rPr>
        <w:t>slow</w:t>
      </w:r>
      <w:r w:rsidR="002B055B" w:rsidRPr="00A35477">
        <w:rPr>
          <w:rFonts w:asciiTheme="majorHAnsi" w:hAnsiTheme="majorHAnsi" w:cstheme="majorHAnsi"/>
        </w:rPr>
        <w:t xml:space="preserve"> yet substantial</w:t>
      </w:r>
      <w:r w:rsidR="006A2ABE" w:rsidRPr="00A35477">
        <w:rPr>
          <w:rFonts w:asciiTheme="majorHAnsi" w:hAnsiTheme="majorHAnsi" w:cstheme="majorHAnsi"/>
        </w:rPr>
        <w:t xml:space="preserve"> inc</w:t>
      </w:r>
      <w:r w:rsidR="004202E1" w:rsidRPr="00A35477">
        <w:rPr>
          <w:rFonts w:asciiTheme="majorHAnsi" w:hAnsiTheme="majorHAnsi" w:cstheme="majorHAnsi"/>
        </w:rPr>
        <w:t>rease in forecast accuracy</w:t>
      </w:r>
      <w:r w:rsidR="006A2ABE" w:rsidRPr="00A35477">
        <w:rPr>
          <w:rFonts w:asciiTheme="majorHAnsi" w:hAnsiTheme="majorHAnsi" w:cstheme="majorHAnsi"/>
        </w:rPr>
        <w:t xml:space="preserve"> over the past 50 years shows that progress cannot be expected to be immediate</w:t>
      </w:r>
      <w:r w:rsidR="004202E1" w:rsidRPr="00A35477">
        <w:rPr>
          <w:rFonts w:asciiTheme="majorHAnsi" w:hAnsiTheme="majorHAnsi" w:cstheme="majorHAnsi"/>
        </w:rPr>
        <w:t>, and that there is merit in developing forecasts even when they have low accuracy</w:t>
      </w:r>
      <w:r w:rsidR="006A2ABE" w:rsidRPr="00A35477">
        <w:rPr>
          <w:rFonts w:asciiTheme="majorHAnsi" w:hAnsiTheme="majorHAnsi" w:cstheme="majorHAnsi"/>
        </w:rPr>
        <w:t xml:space="preserve">. </w:t>
      </w:r>
    </w:p>
    <w:p w:rsidR="004B2343" w:rsidRPr="00A35477" w:rsidRDefault="004B2343" w:rsidP="004B2343">
      <w:pPr>
        <w:jc w:val="center"/>
        <w:rPr>
          <w:rFonts w:asciiTheme="majorHAnsi" w:hAnsiTheme="majorHAnsi" w:cstheme="majorHAnsi"/>
        </w:rPr>
      </w:pPr>
      <w:r>
        <w:rPr>
          <w:rFonts w:asciiTheme="majorHAnsi" w:hAnsiTheme="majorHAnsi" w:cstheme="majorHAnsi"/>
          <w:noProof/>
        </w:rPr>
        <w:drawing>
          <wp:inline distT="0" distB="0" distL="0" distR="0" wp14:anchorId="06590C91" wp14:editId="03FEF37F">
            <wp:extent cx="5794221" cy="31286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7660" cy="3168262"/>
                    </a:xfrm>
                    <a:prstGeom prst="rect">
                      <a:avLst/>
                    </a:prstGeom>
                    <a:noFill/>
                  </pic:spPr>
                </pic:pic>
              </a:graphicData>
            </a:graphic>
          </wp:inline>
        </w:drawing>
      </w:r>
    </w:p>
    <w:p w:rsidR="00C4455B" w:rsidRPr="00A35477" w:rsidRDefault="00493A93" w:rsidP="00C4455B">
      <w:pPr>
        <w:rPr>
          <w:rFonts w:asciiTheme="majorHAnsi" w:hAnsiTheme="majorHAnsi" w:cstheme="majorHAnsi"/>
        </w:rPr>
      </w:pPr>
      <w:r>
        <w:rPr>
          <w:rFonts w:asciiTheme="majorHAnsi" w:hAnsiTheme="majorHAnsi" w:cstheme="majorHAnsi"/>
        </w:rPr>
        <w:t>In comparison to weather and economic forecasts</w:t>
      </w:r>
      <w:r w:rsidR="002B055B" w:rsidRPr="00A35477">
        <w:rPr>
          <w:rFonts w:asciiTheme="majorHAnsi" w:hAnsiTheme="majorHAnsi" w:cstheme="majorHAnsi"/>
        </w:rPr>
        <w:t xml:space="preserve">, </w:t>
      </w:r>
      <w:r w:rsidR="00142E66" w:rsidRPr="00A35477">
        <w:rPr>
          <w:rFonts w:asciiTheme="majorHAnsi" w:hAnsiTheme="majorHAnsi" w:cstheme="majorHAnsi"/>
        </w:rPr>
        <w:t xml:space="preserve">the development of </w:t>
      </w:r>
      <w:r w:rsidR="00C4455B" w:rsidRPr="00A35477">
        <w:rPr>
          <w:rFonts w:asciiTheme="majorHAnsi" w:hAnsiTheme="majorHAnsi" w:cstheme="majorHAnsi"/>
        </w:rPr>
        <w:t xml:space="preserve">forecasts </w:t>
      </w:r>
      <w:r w:rsidR="002E7540">
        <w:rPr>
          <w:rFonts w:asciiTheme="majorHAnsi" w:hAnsiTheme="majorHAnsi" w:cstheme="majorHAnsi"/>
        </w:rPr>
        <w:t>of</w:t>
      </w:r>
      <w:r w:rsidR="00C4455B" w:rsidRPr="00A35477">
        <w:rPr>
          <w:rFonts w:asciiTheme="majorHAnsi" w:hAnsiTheme="majorHAnsi" w:cstheme="majorHAnsi"/>
        </w:rPr>
        <w:t xml:space="preserve"> </w:t>
      </w:r>
      <w:r w:rsidR="00032124">
        <w:rPr>
          <w:rFonts w:asciiTheme="majorHAnsi" w:hAnsiTheme="majorHAnsi" w:cstheme="majorHAnsi"/>
        </w:rPr>
        <w:t>ecosystems</w:t>
      </w:r>
      <w:r w:rsidR="00142E66" w:rsidRPr="00A35477">
        <w:rPr>
          <w:rFonts w:asciiTheme="majorHAnsi" w:hAnsiTheme="majorHAnsi" w:cstheme="majorHAnsi"/>
        </w:rPr>
        <w:t xml:space="preserve"> and ecosystem services is still in its relative infancy (</w:t>
      </w:r>
      <w:proofErr w:type="spellStart"/>
      <w:r w:rsidR="00142E66" w:rsidRPr="00A35477">
        <w:rPr>
          <w:rFonts w:asciiTheme="majorHAnsi" w:hAnsiTheme="majorHAnsi" w:cstheme="majorHAnsi"/>
        </w:rPr>
        <w:t>Dietze</w:t>
      </w:r>
      <w:proofErr w:type="spellEnd"/>
      <w:r w:rsidR="004202E1" w:rsidRPr="00A35477">
        <w:rPr>
          <w:rFonts w:asciiTheme="majorHAnsi" w:hAnsiTheme="majorHAnsi" w:cstheme="majorHAnsi"/>
        </w:rPr>
        <w:t xml:space="preserve">, </w:t>
      </w:r>
      <w:r w:rsidR="005029AA" w:rsidRPr="00A35477">
        <w:rPr>
          <w:rFonts w:asciiTheme="majorHAnsi" w:hAnsiTheme="majorHAnsi" w:cstheme="majorHAnsi"/>
        </w:rPr>
        <w:t>2017</w:t>
      </w:r>
      <w:r w:rsidR="00142E66" w:rsidRPr="00A35477">
        <w:rPr>
          <w:rFonts w:asciiTheme="majorHAnsi" w:hAnsiTheme="majorHAnsi" w:cstheme="majorHAnsi"/>
        </w:rPr>
        <w:t xml:space="preserve">). </w:t>
      </w:r>
      <w:r w:rsidR="00A65DB6" w:rsidRPr="00A35477">
        <w:rPr>
          <w:rFonts w:asciiTheme="majorHAnsi" w:hAnsiTheme="majorHAnsi" w:cstheme="majorHAnsi"/>
        </w:rPr>
        <w:t xml:space="preserve">The current shift in the scientific community towards publishing data in publicly accessible venues </w:t>
      </w:r>
      <w:r w:rsidR="0000038B">
        <w:rPr>
          <w:rFonts w:asciiTheme="majorHAnsi" w:hAnsiTheme="majorHAnsi" w:cstheme="majorHAnsi"/>
        </w:rPr>
        <w:fldChar w:fldCharType="begin"/>
      </w:r>
      <w:r w:rsidR="0000038B">
        <w:rPr>
          <w:rFonts w:asciiTheme="majorHAnsi" w:hAnsiTheme="majorHAnsi" w:cstheme="majorHAnsi"/>
        </w:rPr>
        <w:instrText xml:space="preserve"> ADDIN ZOTERO_ITEM CSL_CITATION {"citationID":"wFk3FHOi","properties":{"formattedCitation":"(Wilkinson, 2016)","plainCitation":"(Wilkinson, 2016)","noteIndex":0},"citationItems":[{"id":402,"uris":["http://zotero.org/users/local/H1qgsiu1/items/3DA4C4EF"],"uri":["http://zotero.org/users/local/H1qgsiu1/items/3DA4C4EF"],"itemData":{"id":402,"type":"article-journal","title":"Comment : The FAIR Guiding Principles for scienti fi c data management and stewardship","page":"1–9","DOI":"10.1038/sdata.2016.18","author":[{"family":"Wilkinson","given":"Mark D"}],"issued":{"date-parts":[["2016"]]}}}],"schema":"https://github.com/citation-style-language/schema/raw/master/csl-citation.json"} </w:instrText>
      </w:r>
      <w:r w:rsidR="0000038B">
        <w:rPr>
          <w:rFonts w:asciiTheme="majorHAnsi" w:hAnsiTheme="majorHAnsi" w:cstheme="majorHAnsi"/>
        </w:rPr>
        <w:fldChar w:fldCharType="separate"/>
      </w:r>
      <w:r w:rsidR="0000038B" w:rsidRPr="0000038B">
        <w:rPr>
          <w:rFonts w:ascii="Calibri Light" w:hAnsi="Calibri Light" w:cs="Calibri Light"/>
        </w:rPr>
        <w:t>(Wilkinson, 2016)</w:t>
      </w:r>
      <w:r w:rsidR="0000038B">
        <w:rPr>
          <w:rFonts w:asciiTheme="majorHAnsi" w:hAnsiTheme="majorHAnsi" w:cstheme="majorHAnsi"/>
        </w:rPr>
        <w:fldChar w:fldCharType="end"/>
      </w:r>
      <w:r w:rsidR="00A65DB6" w:rsidRPr="00A35477">
        <w:rPr>
          <w:rFonts w:asciiTheme="majorHAnsi" w:hAnsiTheme="majorHAnsi" w:cstheme="majorHAnsi"/>
        </w:rPr>
        <w:t xml:space="preserve">, as well as the development of high-frequency sensors which result in massive amounts of data </w:t>
      </w:r>
      <w:r w:rsidR="0000038B">
        <w:rPr>
          <w:rFonts w:asciiTheme="majorHAnsi" w:hAnsiTheme="majorHAnsi" w:cstheme="majorHAnsi"/>
        </w:rPr>
        <w:fldChar w:fldCharType="begin"/>
      </w:r>
      <w:r w:rsidR="0000038B">
        <w:rPr>
          <w:rFonts w:asciiTheme="majorHAnsi" w:hAnsiTheme="majorHAnsi" w:cstheme="majorHAnsi"/>
        </w:rPr>
        <w:instrText xml:space="preserve"> ADDIN ZOTERO_ITEM CSL_CITATION {"citationID":"IFZcURtS","properties":{"formattedCitation":"(Hampton et al., 2013)","plainCitation":"(Hampton et al., 2013)","noteIndex":0},"citationItems":[{"id":404,"uris":["http://zotero.org/users/local/H1qgsiu1/items/254AETYL"],"uri":["http://zotero.org/users/local/H1qgsiu1/items/254AETYL"],"itemData":{"id":404,"type":"article-journal","title":"Big data and the future of ecology In a nutshell :","DOI":"10.1890/120103","author":[{"family":"Hampton","given":"Stephanie E"},{"family":"Strasser","given":"Carly A"},{"family":"Tewksbury","given":"Joshua J"},{"family":"Gram","given":"Wendy K"},{"family":"Budden","given":"Amber E"},{"family":"Batcheller","given":"Archer L"},{"family":"Duke","given":"Clifford S"},{"family":"Porter","given":"John H"}],"issued":{"date-parts":[["2013"]]}}}],"schema":"https://github.com/citation-style-language/schema/raw/master/csl-citation.json"} </w:instrText>
      </w:r>
      <w:r w:rsidR="0000038B">
        <w:rPr>
          <w:rFonts w:asciiTheme="majorHAnsi" w:hAnsiTheme="majorHAnsi" w:cstheme="majorHAnsi"/>
        </w:rPr>
        <w:fldChar w:fldCharType="separate"/>
      </w:r>
      <w:r w:rsidR="0000038B" w:rsidRPr="0000038B">
        <w:rPr>
          <w:rFonts w:ascii="Calibri Light" w:hAnsi="Calibri Light" w:cs="Calibri Light"/>
        </w:rPr>
        <w:t>(Hampton et al., 2013)</w:t>
      </w:r>
      <w:r w:rsidR="0000038B">
        <w:rPr>
          <w:rFonts w:asciiTheme="majorHAnsi" w:hAnsiTheme="majorHAnsi" w:cstheme="majorHAnsi"/>
        </w:rPr>
        <w:fldChar w:fldCharType="end"/>
      </w:r>
      <w:r>
        <w:rPr>
          <w:rFonts w:asciiTheme="majorHAnsi" w:hAnsiTheme="majorHAnsi" w:cstheme="majorHAnsi"/>
        </w:rPr>
        <w:t>,</w:t>
      </w:r>
      <w:r w:rsidR="00A65DB6" w:rsidRPr="00A35477">
        <w:rPr>
          <w:rFonts w:asciiTheme="majorHAnsi" w:hAnsiTheme="majorHAnsi" w:cstheme="majorHAnsi"/>
        </w:rPr>
        <w:t xml:space="preserve"> have both enabled the field of ecological forecasting to recently</w:t>
      </w:r>
      <w:r w:rsidR="00192674" w:rsidRPr="00A35477">
        <w:rPr>
          <w:rFonts w:asciiTheme="majorHAnsi" w:hAnsiTheme="majorHAnsi" w:cstheme="majorHAnsi"/>
        </w:rPr>
        <w:t xml:space="preserve"> expand</w:t>
      </w:r>
      <w:r w:rsidR="00A65DB6" w:rsidRPr="00A35477">
        <w:rPr>
          <w:rFonts w:asciiTheme="majorHAnsi" w:hAnsiTheme="majorHAnsi" w:cstheme="majorHAnsi"/>
        </w:rPr>
        <w:t>.</w:t>
      </w:r>
      <w:r w:rsidR="002B055B" w:rsidRPr="00A35477">
        <w:rPr>
          <w:rFonts w:asciiTheme="majorHAnsi" w:hAnsiTheme="majorHAnsi" w:cstheme="majorHAnsi"/>
        </w:rPr>
        <w:t xml:space="preserve"> However, as the development of ecological forecasting is still in very early stages,</w:t>
      </w:r>
      <w:r w:rsidR="00E66A90" w:rsidRPr="00A35477">
        <w:rPr>
          <w:rFonts w:asciiTheme="majorHAnsi" w:hAnsiTheme="majorHAnsi" w:cstheme="majorHAnsi"/>
        </w:rPr>
        <w:t xml:space="preserve"> there is not yet a consensus as to the best approach for making ecological forecasts. </w:t>
      </w:r>
      <w:r w:rsidR="002E7540">
        <w:rPr>
          <w:rFonts w:asciiTheme="majorHAnsi" w:hAnsiTheme="majorHAnsi" w:cstheme="majorHAnsi"/>
        </w:rPr>
        <w:t xml:space="preserve">In particular, it is unclear if data-driven empirical models or numerical simulation process-based models yield </w:t>
      </w:r>
      <w:r w:rsidR="007966C5">
        <w:rPr>
          <w:rFonts w:asciiTheme="majorHAnsi" w:hAnsiTheme="majorHAnsi" w:cstheme="majorHAnsi"/>
        </w:rPr>
        <w:t>more</w:t>
      </w:r>
      <w:r w:rsidR="002E7540">
        <w:rPr>
          <w:rFonts w:asciiTheme="majorHAnsi" w:hAnsiTheme="majorHAnsi" w:cstheme="majorHAnsi"/>
        </w:rPr>
        <w:t xml:space="preserve"> </w:t>
      </w:r>
      <w:r w:rsidR="007966C5">
        <w:rPr>
          <w:rFonts w:asciiTheme="majorHAnsi" w:hAnsiTheme="majorHAnsi" w:cstheme="majorHAnsi"/>
        </w:rPr>
        <w:t>accurate</w:t>
      </w:r>
      <w:r w:rsidR="002E7540">
        <w:rPr>
          <w:rFonts w:asciiTheme="majorHAnsi" w:hAnsiTheme="majorHAnsi" w:cstheme="majorHAnsi"/>
        </w:rPr>
        <w:t xml:space="preserve"> forecasts (</w:t>
      </w:r>
      <w:proofErr w:type="spellStart"/>
      <w:r w:rsidR="00D309D4">
        <w:rPr>
          <w:rFonts w:asciiTheme="majorHAnsi" w:hAnsiTheme="majorHAnsi" w:cstheme="majorHAnsi"/>
        </w:rPr>
        <w:t>Dietze</w:t>
      </w:r>
      <w:proofErr w:type="spellEnd"/>
      <w:r w:rsidR="00D309D4">
        <w:rPr>
          <w:rFonts w:asciiTheme="majorHAnsi" w:hAnsiTheme="majorHAnsi" w:cstheme="majorHAnsi"/>
        </w:rPr>
        <w:t>, 2017</w:t>
      </w:r>
      <w:r w:rsidR="002E7540">
        <w:rPr>
          <w:rFonts w:asciiTheme="majorHAnsi" w:hAnsiTheme="majorHAnsi" w:cstheme="majorHAnsi"/>
        </w:rPr>
        <w:t xml:space="preserve">). </w:t>
      </w:r>
      <w:r w:rsidR="00EE7A9B" w:rsidRPr="00A35477">
        <w:rPr>
          <w:rFonts w:asciiTheme="majorHAnsi" w:hAnsiTheme="majorHAnsi" w:cstheme="majorHAnsi"/>
        </w:rPr>
        <w:t>To better understand the current state of studies using ecological forecasting</w:t>
      </w:r>
      <w:r w:rsidR="00EB7571" w:rsidRPr="00A35477">
        <w:rPr>
          <w:rFonts w:asciiTheme="majorHAnsi" w:hAnsiTheme="majorHAnsi" w:cstheme="majorHAnsi"/>
        </w:rPr>
        <w:t xml:space="preserve"> and their approaches</w:t>
      </w:r>
      <w:r w:rsidR="00EE7A9B" w:rsidRPr="00A35477">
        <w:rPr>
          <w:rFonts w:asciiTheme="majorHAnsi" w:hAnsiTheme="majorHAnsi" w:cstheme="majorHAnsi"/>
        </w:rPr>
        <w:t xml:space="preserve">, </w:t>
      </w:r>
      <w:r w:rsidR="005029AA" w:rsidRPr="00A35477">
        <w:rPr>
          <w:rFonts w:asciiTheme="majorHAnsi" w:hAnsiTheme="majorHAnsi" w:cstheme="majorHAnsi"/>
        </w:rPr>
        <w:t xml:space="preserve">I </w:t>
      </w:r>
      <w:r w:rsidR="00EE7A9B" w:rsidRPr="00A35477">
        <w:rPr>
          <w:rFonts w:asciiTheme="majorHAnsi" w:hAnsiTheme="majorHAnsi" w:cstheme="majorHAnsi"/>
        </w:rPr>
        <w:t xml:space="preserve">conducted a </w:t>
      </w:r>
      <w:r w:rsidR="00EB7571" w:rsidRPr="00A35477">
        <w:rPr>
          <w:rFonts w:asciiTheme="majorHAnsi" w:hAnsiTheme="majorHAnsi" w:cstheme="majorHAnsi"/>
        </w:rPr>
        <w:t xml:space="preserve">high-level </w:t>
      </w:r>
      <w:r w:rsidR="00EE7A9B" w:rsidRPr="00A35477">
        <w:rPr>
          <w:rFonts w:asciiTheme="majorHAnsi" w:hAnsiTheme="majorHAnsi" w:cstheme="majorHAnsi"/>
        </w:rPr>
        <w:t xml:space="preserve">literature review. Studies were found using the Google Scholar database </w:t>
      </w:r>
      <w:r>
        <w:rPr>
          <w:rFonts w:asciiTheme="majorHAnsi" w:hAnsiTheme="majorHAnsi" w:cstheme="majorHAnsi"/>
        </w:rPr>
        <w:t>with</w:t>
      </w:r>
      <w:r w:rsidRPr="00A35477">
        <w:rPr>
          <w:rFonts w:asciiTheme="majorHAnsi" w:hAnsiTheme="majorHAnsi" w:cstheme="majorHAnsi"/>
        </w:rPr>
        <w:t xml:space="preserve"> </w:t>
      </w:r>
      <w:r w:rsidR="00EE7A9B" w:rsidRPr="00A35477">
        <w:rPr>
          <w:rFonts w:asciiTheme="majorHAnsi" w:hAnsiTheme="majorHAnsi" w:cstheme="majorHAnsi"/>
        </w:rPr>
        <w:t>the search term</w:t>
      </w:r>
      <w:r w:rsidR="00322096" w:rsidRPr="00A35477">
        <w:rPr>
          <w:rFonts w:asciiTheme="majorHAnsi" w:hAnsiTheme="majorHAnsi" w:cstheme="majorHAnsi"/>
        </w:rPr>
        <w:t>s</w:t>
      </w:r>
      <w:r w:rsidR="00EE7A9B" w:rsidRPr="00A35477">
        <w:rPr>
          <w:rFonts w:asciiTheme="majorHAnsi" w:hAnsiTheme="majorHAnsi" w:cstheme="majorHAnsi"/>
        </w:rPr>
        <w:t xml:space="preserve"> ‘ecological forecasting’</w:t>
      </w:r>
      <w:r w:rsidR="00322096" w:rsidRPr="00A35477">
        <w:rPr>
          <w:rFonts w:asciiTheme="majorHAnsi" w:hAnsiTheme="majorHAnsi" w:cstheme="majorHAnsi"/>
        </w:rPr>
        <w:t xml:space="preserve"> and ‘forecasts.’</w:t>
      </w:r>
      <w:r w:rsidR="00EE7A9B" w:rsidRPr="00A35477">
        <w:rPr>
          <w:rFonts w:asciiTheme="majorHAnsi" w:hAnsiTheme="majorHAnsi" w:cstheme="majorHAnsi"/>
        </w:rPr>
        <w:t xml:space="preserve"> Studies which met the following requirements were selected as using ecological forecasting methods: </w:t>
      </w:r>
      <w:r w:rsidR="005029AA" w:rsidRPr="00A35477">
        <w:rPr>
          <w:rFonts w:asciiTheme="majorHAnsi" w:hAnsiTheme="majorHAnsi" w:cstheme="majorHAnsi"/>
        </w:rPr>
        <w:t xml:space="preserve">they must </w:t>
      </w:r>
      <w:r w:rsidR="00EE7A9B" w:rsidRPr="00A35477">
        <w:rPr>
          <w:rFonts w:asciiTheme="majorHAnsi" w:hAnsiTheme="majorHAnsi" w:cstheme="majorHAnsi"/>
        </w:rPr>
        <w:t>1) use models, 2) quantify uncertainty to make a probabilistic forecast</w:t>
      </w:r>
      <w:r w:rsidR="005029AA" w:rsidRPr="00A35477">
        <w:rPr>
          <w:rFonts w:asciiTheme="majorHAnsi" w:hAnsiTheme="majorHAnsi" w:cstheme="majorHAnsi"/>
        </w:rPr>
        <w:t xml:space="preserve"> or forecasts</w:t>
      </w:r>
      <w:r w:rsidR="00EE7A9B" w:rsidRPr="00A35477">
        <w:rPr>
          <w:rFonts w:asciiTheme="majorHAnsi" w:hAnsiTheme="majorHAnsi" w:cstheme="majorHAnsi"/>
        </w:rPr>
        <w:t xml:space="preserve">, and 3) run the model outside a </w:t>
      </w:r>
      <w:r w:rsidR="005029AA" w:rsidRPr="00A35477">
        <w:rPr>
          <w:rFonts w:asciiTheme="majorHAnsi" w:hAnsiTheme="majorHAnsi" w:cstheme="majorHAnsi"/>
        </w:rPr>
        <w:t xml:space="preserve">specified </w:t>
      </w:r>
      <w:r w:rsidR="00EE7A9B" w:rsidRPr="00A35477">
        <w:rPr>
          <w:rFonts w:asciiTheme="majorHAnsi" w:hAnsiTheme="majorHAnsi" w:cstheme="majorHAnsi"/>
        </w:rPr>
        <w:t>training period</w:t>
      </w:r>
      <w:r w:rsidR="00A16EA0" w:rsidRPr="00A35477">
        <w:rPr>
          <w:rFonts w:asciiTheme="majorHAnsi" w:hAnsiTheme="majorHAnsi" w:cstheme="majorHAnsi"/>
        </w:rPr>
        <w:t xml:space="preserve"> (Table 1)</w:t>
      </w:r>
      <w:r w:rsidR="00EE7A9B" w:rsidRPr="00A35477">
        <w:rPr>
          <w:rFonts w:asciiTheme="majorHAnsi" w:hAnsiTheme="majorHAnsi" w:cstheme="majorHAnsi"/>
        </w:rPr>
        <w:t xml:space="preserve">.  </w:t>
      </w:r>
    </w:p>
    <w:p w:rsidR="00C4455B" w:rsidRPr="00A35477" w:rsidRDefault="00C4455B" w:rsidP="007548FC">
      <w:pPr>
        <w:rPr>
          <w:rFonts w:asciiTheme="majorHAnsi" w:hAnsiTheme="majorHAnsi" w:cstheme="majorHAnsi"/>
        </w:rPr>
      </w:pPr>
      <w:r w:rsidRPr="00A35477">
        <w:rPr>
          <w:rFonts w:asciiTheme="majorHAnsi" w:hAnsiTheme="majorHAnsi" w:cstheme="majorHAnsi"/>
        </w:rPr>
        <w:t xml:space="preserve">Empirical </w:t>
      </w:r>
      <w:r w:rsidR="002E7540">
        <w:rPr>
          <w:rFonts w:asciiTheme="majorHAnsi" w:hAnsiTheme="majorHAnsi" w:cstheme="majorHAnsi"/>
        </w:rPr>
        <w:t xml:space="preserve">modeling </w:t>
      </w:r>
      <w:r w:rsidRPr="00A35477">
        <w:rPr>
          <w:rFonts w:asciiTheme="majorHAnsi" w:hAnsiTheme="majorHAnsi" w:cstheme="majorHAnsi"/>
        </w:rPr>
        <w:t xml:space="preserve">methods </w:t>
      </w:r>
      <w:r w:rsidR="004E1BFA" w:rsidRPr="00A35477">
        <w:rPr>
          <w:rFonts w:asciiTheme="majorHAnsi" w:hAnsiTheme="majorHAnsi" w:cstheme="majorHAnsi"/>
        </w:rPr>
        <w:t xml:space="preserve">were </w:t>
      </w:r>
      <w:r w:rsidR="007548FC" w:rsidRPr="00A35477">
        <w:rPr>
          <w:rFonts w:asciiTheme="majorHAnsi" w:hAnsiTheme="majorHAnsi" w:cstheme="majorHAnsi"/>
        </w:rPr>
        <w:t>favored</w:t>
      </w:r>
      <w:r w:rsidRPr="00A35477">
        <w:rPr>
          <w:rFonts w:asciiTheme="majorHAnsi" w:hAnsiTheme="majorHAnsi" w:cstheme="majorHAnsi"/>
        </w:rPr>
        <w:t xml:space="preserve"> </w:t>
      </w:r>
      <w:r w:rsidR="007548FC" w:rsidRPr="00A35477">
        <w:rPr>
          <w:rFonts w:asciiTheme="majorHAnsi" w:hAnsiTheme="majorHAnsi" w:cstheme="majorHAnsi"/>
        </w:rPr>
        <w:t>a</w:t>
      </w:r>
      <w:r w:rsidRPr="00A35477">
        <w:rPr>
          <w:rFonts w:asciiTheme="majorHAnsi" w:hAnsiTheme="majorHAnsi" w:cstheme="majorHAnsi"/>
        </w:rPr>
        <w:t xml:space="preserve"> majority </w:t>
      </w:r>
      <w:r w:rsidR="007548FC" w:rsidRPr="00A35477">
        <w:rPr>
          <w:rFonts w:asciiTheme="majorHAnsi" w:hAnsiTheme="majorHAnsi" w:cstheme="majorHAnsi"/>
        </w:rPr>
        <w:t xml:space="preserve">of times </w:t>
      </w:r>
      <w:r w:rsidRPr="00A35477">
        <w:rPr>
          <w:rFonts w:asciiTheme="majorHAnsi" w:hAnsiTheme="majorHAnsi" w:cstheme="majorHAnsi"/>
        </w:rPr>
        <w:t>(6</w:t>
      </w:r>
      <w:r w:rsidR="007548FC" w:rsidRPr="00A35477">
        <w:rPr>
          <w:rFonts w:asciiTheme="majorHAnsi" w:hAnsiTheme="majorHAnsi" w:cstheme="majorHAnsi"/>
        </w:rPr>
        <w:t>5</w:t>
      </w:r>
      <w:r w:rsidRPr="00A35477">
        <w:rPr>
          <w:rFonts w:asciiTheme="majorHAnsi" w:hAnsiTheme="majorHAnsi" w:cstheme="majorHAnsi"/>
        </w:rPr>
        <w:t>%, n= 1</w:t>
      </w:r>
      <w:r w:rsidR="007548FC" w:rsidRPr="00A35477">
        <w:rPr>
          <w:rFonts w:asciiTheme="majorHAnsi" w:hAnsiTheme="majorHAnsi" w:cstheme="majorHAnsi"/>
        </w:rPr>
        <w:t>7</w:t>
      </w:r>
      <w:r w:rsidRPr="00A35477">
        <w:rPr>
          <w:rFonts w:asciiTheme="majorHAnsi" w:hAnsiTheme="majorHAnsi" w:cstheme="majorHAnsi"/>
        </w:rPr>
        <w:t xml:space="preserve">, Table 1) </w:t>
      </w:r>
      <w:r w:rsidR="000E0F8F">
        <w:rPr>
          <w:rFonts w:asciiTheme="majorHAnsi" w:hAnsiTheme="majorHAnsi" w:cstheme="majorHAnsi"/>
        </w:rPr>
        <w:t>in</w:t>
      </w:r>
      <w:r w:rsidRPr="00A35477">
        <w:rPr>
          <w:rFonts w:asciiTheme="majorHAnsi" w:hAnsiTheme="majorHAnsi" w:cstheme="majorHAnsi"/>
        </w:rPr>
        <w:t xml:space="preserve"> current</w:t>
      </w:r>
      <w:r w:rsidR="00CB0698">
        <w:rPr>
          <w:rFonts w:asciiTheme="majorHAnsi" w:hAnsiTheme="majorHAnsi" w:cstheme="majorHAnsi"/>
        </w:rPr>
        <w:t xml:space="preserve"> ecological</w:t>
      </w:r>
      <w:r w:rsidRPr="00A35477">
        <w:rPr>
          <w:rFonts w:asciiTheme="majorHAnsi" w:hAnsiTheme="majorHAnsi" w:cstheme="majorHAnsi"/>
        </w:rPr>
        <w:t xml:space="preserve"> forecasting studies selected</w:t>
      </w:r>
      <w:r w:rsidR="00C448E0" w:rsidRPr="00A35477">
        <w:rPr>
          <w:rFonts w:asciiTheme="majorHAnsi" w:hAnsiTheme="majorHAnsi" w:cstheme="majorHAnsi"/>
        </w:rPr>
        <w:t xml:space="preserve"> in the literature review</w:t>
      </w:r>
      <w:r w:rsidRPr="00A35477">
        <w:rPr>
          <w:rFonts w:asciiTheme="majorHAnsi" w:hAnsiTheme="majorHAnsi" w:cstheme="majorHAnsi"/>
        </w:rPr>
        <w:t xml:space="preserve">. Empirical </w:t>
      </w:r>
      <w:r w:rsidR="002E7540">
        <w:rPr>
          <w:rFonts w:asciiTheme="majorHAnsi" w:hAnsiTheme="majorHAnsi" w:cstheme="majorHAnsi"/>
        </w:rPr>
        <w:t xml:space="preserve">modeling </w:t>
      </w:r>
      <w:r w:rsidRPr="00A35477">
        <w:rPr>
          <w:rFonts w:asciiTheme="majorHAnsi" w:hAnsiTheme="majorHAnsi" w:cstheme="majorHAnsi"/>
        </w:rPr>
        <w:t xml:space="preserve">approaches </w:t>
      </w:r>
      <w:r w:rsidR="00C448E0" w:rsidRPr="00A35477">
        <w:rPr>
          <w:rFonts w:asciiTheme="majorHAnsi" w:hAnsiTheme="majorHAnsi" w:cstheme="majorHAnsi"/>
        </w:rPr>
        <w:t xml:space="preserve">were likely </w:t>
      </w:r>
      <w:r w:rsidRPr="00A35477">
        <w:rPr>
          <w:rFonts w:asciiTheme="majorHAnsi" w:hAnsiTheme="majorHAnsi" w:cstheme="majorHAnsi"/>
        </w:rPr>
        <w:t xml:space="preserve">popular because of their data-driven </w:t>
      </w:r>
      <w:r w:rsidR="00A65DB6" w:rsidRPr="00A35477">
        <w:rPr>
          <w:rFonts w:asciiTheme="majorHAnsi" w:hAnsiTheme="majorHAnsi" w:cstheme="majorHAnsi"/>
        </w:rPr>
        <w:t>nature</w:t>
      </w:r>
      <w:r w:rsidRPr="00A35477">
        <w:rPr>
          <w:rFonts w:asciiTheme="majorHAnsi" w:hAnsiTheme="majorHAnsi" w:cstheme="majorHAnsi"/>
        </w:rPr>
        <w:t xml:space="preserve">; they are inherently </w:t>
      </w:r>
      <w:r w:rsidR="00A65DB6" w:rsidRPr="00A35477">
        <w:rPr>
          <w:rFonts w:asciiTheme="majorHAnsi" w:hAnsiTheme="majorHAnsi" w:cstheme="majorHAnsi"/>
        </w:rPr>
        <w:t xml:space="preserve">developed </w:t>
      </w:r>
      <w:r w:rsidRPr="00A35477">
        <w:rPr>
          <w:rFonts w:asciiTheme="majorHAnsi" w:hAnsiTheme="majorHAnsi" w:cstheme="majorHAnsi"/>
        </w:rPr>
        <w:t xml:space="preserve">for a </w:t>
      </w:r>
      <w:r w:rsidR="00A65DB6" w:rsidRPr="00A35477">
        <w:rPr>
          <w:rFonts w:asciiTheme="majorHAnsi" w:hAnsiTheme="majorHAnsi" w:cstheme="majorHAnsi"/>
        </w:rPr>
        <w:t xml:space="preserve">single </w:t>
      </w:r>
      <w:r w:rsidRPr="00A35477">
        <w:rPr>
          <w:rFonts w:asciiTheme="majorHAnsi" w:hAnsiTheme="majorHAnsi" w:cstheme="majorHAnsi"/>
        </w:rPr>
        <w:t xml:space="preserve">particular </w:t>
      </w:r>
      <w:r w:rsidR="000E0F8F">
        <w:rPr>
          <w:rFonts w:asciiTheme="majorHAnsi" w:hAnsiTheme="majorHAnsi" w:cstheme="majorHAnsi"/>
        </w:rPr>
        <w:t>eco</w:t>
      </w:r>
      <w:r w:rsidRPr="00A35477">
        <w:rPr>
          <w:rFonts w:asciiTheme="majorHAnsi" w:hAnsiTheme="majorHAnsi" w:cstheme="majorHAnsi"/>
        </w:rPr>
        <w:t xml:space="preserve">system because they are based on past trends within that </w:t>
      </w:r>
      <w:r w:rsidR="000E0F8F">
        <w:rPr>
          <w:rFonts w:asciiTheme="majorHAnsi" w:hAnsiTheme="majorHAnsi" w:cstheme="majorHAnsi"/>
        </w:rPr>
        <w:t>eco</w:t>
      </w:r>
      <w:r w:rsidRPr="00A35477">
        <w:rPr>
          <w:rFonts w:asciiTheme="majorHAnsi" w:hAnsiTheme="majorHAnsi" w:cstheme="majorHAnsi"/>
        </w:rPr>
        <w:t xml:space="preserve">system. Input </w:t>
      </w:r>
      <w:r w:rsidR="00C448E0" w:rsidRPr="00A35477">
        <w:rPr>
          <w:rFonts w:asciiTheme="majorHAnsi" w:hAnsiTheme="majorHAnsi" w:cstheme="majorHAnsi"/>
        </w:rPr>
        <w:t xml:space="preserve">time series </w:t>
      </w:r>
      <w:r w:rsidRPr="00A35477">
        <w:rPr>
          <w:rFonts w:asciiTheme="majorHAnsi" w:hAnsiTheme="majorHAnsi" w:cstheme="majorHAnsi"/>
        </w:rPr>
        <w:t xml:space="preserve">data for empirical models are commonly available through routine monitoring </w:t>
      </w:r>
      <w:r w:rsidR="00C448E0" w:rsidRPr="00A35477">
        <w:rPr>
          <w:rFonts w:asciiTheme="majorHAnsi" w:hAnsiTheme="majorHAnsi" w:cstheme="majorHAnsi"/>
        </w:rPr>
        <w:t>and</w:t>
      </w:r>
      <w:r w:rsidRPr="00A35477">
        <w:rPr>
          <w:rFonts w:asciiTheme="majorHAnsi" w:hAnsiTheme="majorHAnsi" w:cstheme="majorHAnsi"/>
        </w:rPr>
        <w:t xml:space="preserve"> </w:t>
      </w:r>
      <w:r w:rsidR="00C448E0" w:rsidRPr="00A35477">
        <w:rPr>
          <w:rFonts w:asciiTheme="majorHAnsi" w:hAnsiTheme="majorHAnsi" w:cstheme="majorHAnsi"/>
        </w:rPr>
        <w:t xml:space="preserve">empirical models </w:t>
      </w:r>
      <w:r w:rsidRPr="00A35477">
        <w:rPr>
          <w:rFonts w:asciiTheme="majorHAnsi" w:hAnsiTheme="majorHAnsi" w:cstheme="majorHAnsi"/>
        </w:rPr>
        <w:t xml:space="preserve">are </w:t>
      </w:r>
      <w:r w:rsidR="00C448E0" w:rsidRPr="00A35477">
        <w:rPr>
          <w:rFonts w:asciiTheme="majorHAnsi" w:hAnsiTheme="majorHAnsi" w:cstheme="majorHAnsi"/>
        </w:rPr>
        <w:t xml:space="preserve">generally simple </w:t>
      </w:r>
      <w:r w:rsidRPr="00A35477">
        <w:rPr>
          <w:rFonts w:asciiTheme="majorHAnsi" w:hAnsiTheme="majorHAnsi" w:cstheme="majorHAnsi"/>
        </w:rPr>
        <w:t>and quick to develop and implemen</w:t>
      </w:r>
      <w:r w:rsidR="001E1BFF">
        <w:rPr>
          <w:rFonts w:asciiTheme="majorHAnsi" w:hAnsiTheme="majorHAnsi" w:cstheme="majorHAnsi"/>
        </w:rPr>
        <w:t xml:space="preserve">t </w:t>
      </w:r>
      <w:r w:rsidR="0000038B">
        <w:rPr>
          <w:rFonts w:asciiTheme="majorHAnsi" w:hAnsiTheme="majorHAnsi" w:cstheme="majorHAnsi"/>
        </w:rPr>
        <w:t>(</w:t>
      </w:r>
      <w:proofErr w:type="spellStart"/>
      <w:r w:rsidR="0000038B">
        <w:rPr>
          <w:rFonts w:asciiTheme="majorHAnsi" w:hAnsiTheme="majorHAnsi" w:cstheme="majorHAnsi"/>
        </w:rPr>
        <w:t>Hipel</w:t>
      </w:r>
      <w:proofErr w:type="spellEnd"/>
      <w:r w:rsidR="0000038B">
        <w:rPr>
          <w:rFonts w:asciiTheme="majorHAnsi" w:hAnsiTheme="majorHAnsi" w:cstheme="majorHAnsi"/>
        </w:rPr>
        <w:t xml:space="preserve"> and Macleod, 1994)</w:t>
      </w:r>
      <w:r w:rsidRPr="00A35477">
        <w:rPr>
          <w:rFonts w:asciiTheme="majorHAnsi" w:hAnsiTheme="majorHAnsi" w:cstheme="majorHAnsi"/>
        </w:rPr>
        <w:t>. However, because empirical models are built on the historic</w:t>
      </w:r>
      <w:r w:rsidR="00C448E0" w:rsidRPr="00A35477">
        <w:rPr>
          <w:rFonts w:asciiTheme="majorHAnsi" w:hAnsiTheme="majorHAnsi" w:cstheme="majorHAnsi"/>
        </w:rPr>
        <w:t>al</w:t>
      </w:r>
      <w:r w:rsidRPr="00A35477">
        <w:rPr>
          <w:rFonts w:asciiTheme="majorHAnsi" w:hAnsiTheme="majorHAnsi" w:cstheme="majorHAnsi"/>
        </w:rPr>
        <w:t xml:space="preserve"> conditions of a system, if future conditions are outside the realm of past conditions, </w:t>
      </w:r>
      <w:r w:rsidR="002E7540">
        <w:rPr>
          <w:rFonts w:asciiTheme="majorHAnsi" w:hAnsiTheme="majorHAnsi" w:cstheme="majorHAnsi"/>
        </w:rPr>
        <w:t xml:space="preserve">these </w:t>
      </w:r>
      <w:r w:rsidRPr="00A35477">
        <w:rPr>
          <w:rFonts w:asciiTheme="majorHAnsi" w:hAnsiTheme="majorHAnsi" w:cstheme="majorHAnsi"/>
        </w:rPr>
        <w:t xml:space="preserve">models </w:t>
      </w:r>
      <w:r w:rsidR="002E7540">
        <w:rPr>
          <w:rFonts w:asciiTheme="majorHAnsi" w:hAnsiTheme="majorHAnsi" w:cstheme="majorHAnsi"/>
        </w:rPr>
        <w:t>may</w:t>
      </w:r>
      <w:r w:rsidR="002E7540" w:rsidRPr="00A35477">
        <w:rPr>
          <w:rFonts w:asciiTheme="majorHAnsi" w:hAnsiTheme="majorHAnsi" w:cstheme="majorHAnsi"/>
        </w:rPr>
        <w:t xml:space="preserve"> </w:t>
      </w:r>
      <w:r w:rsidRPr="00A35477">
        <w:rPr>
          <w:rFonts w:asciiTheme="majorHAnsi" w:hAnsiTheme="majorHAnsi" w:cstheme="majorHAnsi"/>
        </w:rPr>
        <w:t xml:space="preserve">no longer be able to </w:t>
      </w:r>
      <w:r w:rsidR="002E7540">
        <w:rPr>
          <w:rFonts w:asciiTheme="majorHAnsi" w:hAnsiTheme="majorHAnsi" w:cstheme="majorHAnsi"/>
        </w:rPr>
        <w:t xml:space="preserve">accurately </w:t>
      </w:r>
      <w:r w:rsidR="0096276C">
        <w:rPr>
          <w:rFonts w:asciiTheme="majorHAnsi" w:hAnsiTheme="majorHAnsi" w:cstheme="majorHAnsi"/>
        </w:rPr>
        <w:t xml:space="preserve">make </w:t>
      </w:r>
      <w:r w:rsidR="002E7540">
        <w:rPr>
          <w:rFonts w:asciiTheme="majorHAnsi" w:hAnsiTheme="majorHAnsi" w:cstheme="majorHAnsi"/>
        </w:rPr>
        <w:t>predict</w:t>
      </w:r>
      <w:r w:rsidR="0096276C">
        <w:rPr>
          <w:rFonts w:asciiTheme="majorHAnsi" w:hAnsiTheme="majorHAnsi" w:cstheme="majorHAnsi"/>
        </w:rPr>
        <w:t xml:space="preserve">ions </w:t>
      </w:r>
      <w:r w:rsidR="00C448E0" w:rsidRPr="00A35477">
        <w:rPr>
          <w:rFonts w:asciiTheme="majorHAnsi" w:hAnsiTheme="majorHAnsi" w:cstheme="majorHAnsi"/>
        </w:rPr>
        <w:t>(</w:t>
      </w:r>
      <w:proofErr w:type="spellStart"/>
      <w:r w:rsidR="00C448E0" w:rsidRPr="00A35477">
        <w:rPr>
          <w:rFonts w:asciiTheme="majorHAnsi" w:hAnsiTheme="majorHAnsi" w:cstheme="majorHAnsi"/>
        </w:rPr>
        <w:t>Dietze</w:t>
      </w:r>
      <w:proofErr w:type="spellEnd"/>
      <w:r w:rsidR="00B40CF5">
        <w:rPr>
          <w:rFonts w:asciiTheme="majorHAnsi" w:hAnsiTheme="majorHAnsi" w:cstheme="majorHAnsi"/>
        </w:rPr>
        <w:t>,</w:t>
      </w:r>
      <w:r w:rsidR="00C448E0" w:rsidRPr="00A35477">
        <w:rPr>
          <w:rFonts w:asciiTheme="majorHAnsi" w:hAnsiTheme="majorHAnsi" w:cstheme="majorHAnsi"/>
        </w:rPr>
        <w:t xml:space="preserve"> </w:t>
      </w:r>
      <w:r w:rsidR="00192674" w:rsidRPr="00A35477">
        <w:rPr>
          <w:rFonts w:asciiTheme="majorHAnsi" w:hAnsiTheme="majorHAnsi" w:cstheme="majorHAnsi"/>
        </w:rPr>
        <w:t>2017</w:t>
      </w:r>
      <w:r w:rsidR="00C448E0" w:rsidRPr="00A35477">
        <w:rPr>
          <w:rFonts w:asciiTheme="majorHAnsi" w:hAnsiTheme="majorHAnsi" w:cstheme="majorHAnsi"/>
        </w:rPr>
        <w:t>)</w:t>
      </w:r>
      <w:r w:rsidRPr="00A35477">
        <w:rPr>
          <w:rFonts w:asciiTheme="majorHAnsi" w:hAnsiTheme="majorHAnsi" w:cstheme="majorHAnsi"/>
        </w:rPr>
        <w:t>. In contrast</w:t>
      </w:r>
      <w:r w:rsidR="00C448E0" w:rsidRPr="00A35477">
        <w:rPr>
          <w:rFonts w:asciiTheme="majorHAnsi" w:hAnsiTheme="majorHAnsi" w:cstheme="majorHAnsi"/>
        </w:rPr>
        <w:t xml:space="preserve"> to empirical time series models</w:t>
      </w:r>
      <w:r w:rsidRPr="00A35477">
        <w:rPr>
          <w:rFonts w:asciiTheme="majorHAnsi" w:hAnsiTheme="majorHAnsi" w:cstheme="majorHAnsi"/>
        </w:rPr>
        <w:t xml:space="preserve">, process-based </w:t>
      </w:r>
      <w:r w:rsidR="007548FC" w:rsidRPr="00A35477">
        <w:rPr>
          <w:rFonts w:asciiTheme="majorHAnsi" w:hAnsiTheme="majorHAnsi" w:cstheme="majorHAnsi"/>
        </w:rPr>
        <w:t xml:space="preserve">models </w:t>
      </w:r>
      <w:r w:rsidR="00DA227F" w:rsidRPr="00A35477">
        <w:rPr>
          <w:rFonts w:asciiTheme="majorHAnsi" w:hAnsiTheme="majorHAnsi" w:cstheme="majorHAnsi"/>
        </w:rPr>
        <w:t>were favored in just</w:t>
      </w:r>
      <w:r w:rsidRPr="00A35477">
        <w:rPr>
          <w:rFonts w:asciiTheme="majorHAnsi" w:hAnsiTheme="majorHAnsi" w:cstheme="majorHAnsi"/>
        </w:rPr>
        <w:t xml:space="preserve"> over a third of the studies examined (</w:t>
      </w:r>
      <w:r w:rsidR="000E0F8F">
        <w:rPr>
          <w:rFonts w:asciiTheme="majorHAnsi" w:hAnsiTheme="majorHAnsi" w:cstheme="majorHAnsi"/>
        </w:rPr>
        <w:t xml:space="preserve">35%, </w:t>
      </w:r>
      <w:r w:rsidRPr="00A35477">
        <w:rPr>
          <w:rFonts w:asciiTheme="majorHAnsi" w:hAnsiTheme="majorHAnsi" w:cstheme="majorHAnsi"/>
        </w:rPr>
        <w:t>n=1</w:t>
      </w:r>
      <w:r w:rsidR="00DA227F" w:rsidRPr="00A35477">
        <w:rPr>
          <w:rFonts w:asciiTheme="majorHAnsi" w:hAnsiTheme="majorHAnsi" w:cstheme="majorHAnsi"/>
        </w:rPr>
        <w:t>7</w:t>
      </w:r>
      <w:r w:rsidRPr="00A35477">
        <w:rPr>
          <w:rFonts w:asciiTheme="majorHAnsi" w:hAnsiTheme="majorHAnsi" w:cstheme="majorHAnsi"/>
        </w:rPr>
        <w:t xml:space="preserve">, Table 1). </w:t>
      </w:r>
      <w:r w:rsidR="007548FC" w:rsidRPr="00A35477">
        <w:rPr>
          <w:rFonts w:asciiTheme="majorHAnsi" w:hAnsiTheme="majorHAnsi" w:cstheme="majorHAnsi"/>
        </w:rPr>
        <w:t xml:space="preserve">It is not surprising that process-based models are currently less frequently used in the ecological forecasting literature given </w:t>
      </w:r>
      <w:r w:rsidR="00C448E0" w:rsidRPr="00A35477">
        <w:rPr>
          <w:rFonts w:asciiTheme="majorHAnsi" w:hAnsiTheme="majorHAnsi" w:cstheme="majorHAnsi"/>
        </w:rPr>
        <w:t>that they often require more</w:t>
      </w:r>
      <w:r w:rsidR="007548FC" w:rsidRPr="00A35477">
        <w:rPr>
          <w:rFonts w:asciiTheme="majorHAnsi" w:hAnsiTheme="majorHAnsi" w:cstheme="majorHAnsi"/>
        </w:rPr>
        <w:t xml:space="preserve"> input data, as well as </w:t>
      </w:r>
      <w:r w:rsidR="00C448E0" w:rsidRPr="00A35477">
        <w:rPr>
          <w:rFonts w:asciiTheme="majorHAnsi" w:hAnsiTheme="majorHAnsi" w:cstheme="majorHAnsi"/>
        </w:rPr>
        <w:t>more</w:t>
      </w:r>
      <w:r w:rsidR="007548FC" w:rsidRPr="00A35477">
        <w:rPr>
          <w:rFonts w:asciiTheme="majorHAnsi" w:hAnsiTheme="majorHAnsi" w:cstheme="majorHAnsi"/>
        </w:rPr>
        <w:t xml:space="preserve"> time and expertise to properly calibrate the multitude of parameters</w:t>
      </w:r>
      <w:r w:rsidR="000E0F8F">
        <w:rPr>
          <w:rFonts w:asciiTheme="majorHAnsi" w:hAnsiTheme="majorHAnsi" w:cstheme="majorHAnsi"/>
        </w:rPr>
        <w:t xml:space="preserve"> to accurately represent a specific waterbody</w:t>
      </w:r>
      <w:r w:rsidR="007548FC" w:rsidRPr="00A35477">
        <w:rPr>
          <w:rFonts w:asciiTheme="majorHAnsi" w:hAnsiTheme="majorHAnsi" w:cstheme="majorHAnsi"/>
        </w:rPr>
        <w:t xml:space="preserve">. However, these models may be especially useful in the current era of global change given their ability to explain underlying mechanisms which cause a given </w:t>
      </w:r>
      <w:r w:rsidR="002D37C0" w:rsidRPr="00A35477">
        <w:rPr>
          <w:rFonts w:asciiTheme="majorHAnsi" w:hAnsiTheme="majorHAnsi" w:cstheme="majorHAnsi"/>
        </w:rPr>
        <w:t>response and</w:t>
      </w:r>
      <w:r w:rsidR="007548FC" w:rsidRPr="00A35477">
        <w:rPr>
          <w:rFonts w:asciiTheme="majorHAnsi" w:hAnsiTheme="majorHAnsi" w:cstheme="majorHAnsi"/>
        </w:rPr>
        <w:t xml:space="preserve"> are likely more generalizable to other systems because they are based on a set of fundamental equations rather than the historical pattern of a </w:t>
      </w:r>
      <w:r w:rsidR="00C448E0" w:rsidRPr="00A35477">
        <w:rPr>
          <w:rFonts w:asciiTheme="majorHAnsi" w:hAnsiTheme="majorHAnsi" w:cstheme="majorHAnsi"/>
        </w:rPr>
        <w:t xml:space="preserve">single </w:t>
      </w:r>
      <w:r w:rsidR="007548FC" w:rsidRPr="00A35477">
        <w:rPr>
          <w:rFonts w:asciiTheme="majorHAnsi" w:hAnsiTheme="majorHAnsi" w:cstheme="majorHAnsi"/>
        </w:rPr>
        <w:t xml:space="preserve">system. </w:t>
      </w:r>
    </w:p>
    <w:p w:rsidR="00DA227F" w:rsidRPr="00A35477" w:rsidRDefault="007548FC" w:rsidP="00142E66">
      <w:pPr>
        <w:rPr>
          <w:rFonts w:asciiTheme="majorHAnsi" w:hAnsiTheme="majorHAnsi" w:cstheme="majorHAnsi"/>
        </w:rPr>
      </w:pPr>
      <w:r w:rsidRPr="00A35477">
        <w:rPr>
          <w:rFonts w:asciiTheme="majorHAnsi" w:hAnsiTheme="majorHAnsi" w:cstheme="majorHAnsi"/>
        </w:rPr>
        <w:t>The studies examine</w:t>
      </w:r>
      <w:r w:rsidR="002B4CC4" w:rsidRPr="00A35477">
        <w:rPr>
          <w:rFonts w:asciiTheme="majorHAnsi" w:hAnsiTheme="majorHAnsi" w:cstheme="majorHAnsi"/>
        </w:rPr>
        <w:t>d</w:t>
      </w:r>
      <w:r w:rsidRPr="00A35477">
        <w:rPr>
          <w:rFonts w:asciiTheme="majorHAnsi" w:hAnsiTheme="majorHAnsi" w:cstheme="majorHAnsi"/>
        </w:rPr>
        <w:t xml:space="preserve"> in </w:t>
      </w:r>
      <w:r w:rsidR="002B4CC4" w:rsidRPr="00A35477">
        <w:rPr>
          <w:rFonts w:asciiTheme="majorHAnsi" w:hAnsiTheme="majorHAnsi" w:cstheme="majorHAnsi"/>
        </w:rPr>
        <w:t xml:space="preserve">the </w:t>
      </w:r>
      <w:r w:rsidRPr="00A35477">
        <w:rPr>
          <w:rFonts w:asciiTheme="majorHAnsi" w:hAnsiTheme="majorHAnsi" w:cstheme="majorHAnsi"/>
        </w:rPr>
        <w:t xml:space="preserve">literature </w:t>
      </w:r>
      <w:r w:rsidR="002B4CC4" w:rsidRPr="00A35477">
        <w:rPr>
          <w:rFonts w:asciiTheme="majorHAnsi" w:hAnsiTheme="majorHAnsi" w:cstheme="majorHAnsi"/>
        </w:rPr>
        <w:t xml:space="preserve">review </w:t>
      </w:r>
      <w:r w:rsidRPr="00A35477">
        <w:rPr>
          <w:rFonts w:asciiTheme="majorHAnsi" w:hAnsiTheme="majorHAnsi" w:cstheme="majorHAnsi"/>
        </w:rPr>
        <w:t xml:space="preserve">spanned the realm of basic and applied research, showing </w:t>
      </w:r>
      <w:r w:rsidR="002B4CC4" w:rsidRPr="00A35477">
        <w:rPr>
          <w:rFonts w:asciiTheme="majorHAnsi" w:hAnsiTheme="majorHAnsi" w:cstheme="majorHAnsi"/>
        </w:rPr>
        <w:t xml:space="preserve">multiple </w:t>
      </w:r>
      <w:r w:rsidRPr="00A35477">
        <w:rPr>
          <w:rFonts w:asciiTheme="majorHAnsi" w:hAnsiTheme="majorHAnsi" w:cstheme="majorHAnsi"/>
        </w:rPr>
        <w:t xml:space="preserve">motivations </w:t>
      </w:r>
      <w:r w:rsidR="00244319">
        <w:rPr>
          <w:rFonts w:asciiTheme="majorHAnsi" w:hAnsiTheme="majorHAnsi" w:cstheme="majorHAnsi"/>
        </w:rPr>
        <w:t>for ecological forecasting</w:t>
      </w:r>
      <w:r w:rsidRPr="00A35477">
        <w:rPr>
          <w:rFonts w:asciiTheme="majorHAnsi" w:hAnsiTheme="majorHAnsi" w:cstheme="majorHAnsi"/>
        </w:rPr>
        <w:t>. While a majority of the studies in our literature review were conduct</w:t>
      </w:r>
      <w:r w:rsidR="00AB0F13" w:rsidRPr="00A35477">
        <w:rPr>
          <w:rFonts w:asciiTheme="majorHAnsi" w:hAnsiTheme="majorHAnsi" w:cstheme="majorHAnsi"/>
        </w:rPr>
        <w:t xml:space="preserve">ed to inform the field of basic </w:t>
      </w:r>
      <w:r w:rsidR="00244319">
        <w:rPr>
          <w:rFonts w:asciiTheme="majorHAnsi" w:hAnsiTheme="majorHAnsi" w:cstheme="majorHAnsi"/>
        </w:rPr>
        <w:t>ecology</w:t>
      </w:r>
      <w:r w:rsidR="00AB0F13" w:rsidRPr="00A35477">
        <w:rPr>
          <w:rFonts w:asciiTheme="majorHAnsi" w:hAnsiTheme="majorHAnsi" w:cstheme="majorHAnsi"/>
        </w:rPr>
        <w:t xml:space="preserve"> </w:t>
      </w:r>
      <w:r w:rsidRPr="00A35477">
        <w:rPr>
          <w:rFonts w:asciiTheme="majorHAnsi" w:hAnsiTheme="majorHAnsi" w:cstheme="majorHAnsi"/>
        </w:rPr>
        <w:t xml:space="preserve">(73%, n = 15), all of the studies </w:t>
      </w:r>
      <w:r w:rsidR="00AB0F13" w:rsidRPr="00A35477">
        <w:rPr>
          <w:rFonts w:asciiTheme="majorHAnsi" w:hAnsiTheme="majorHAnsi" w:cstheme="majorHAnsi"/>
        </w:rPr>
        <w:t>who</w:t>
      </w:r>
      <w:r w:rsidR="000E0F8F">
        <w:rPr>
          <w:rFonts w:asciiTheme="majorHAnsi" w:hAnsiTheme="majorHAnsi" w:cstheme="majorHAnsi"/>
        </w:rPr>
        <w:t>se</w:t>
      </w:r>
      <w:r w:rsidR="00AB0F13" w:rsidRPr="00A35477">
        <w:rPr>
          <w:rFonts w:asciiTheme="majorHAnsi" w:hAnsiTheme="majorHAnsi" w:cstheme="majorHAnsi"/>
        </w:rPr>
        <w:t xml:space="preserve"> forecasting products were directly tied to </w:t>
      </w:r>
      <w:r w:rsidR="000E0F8F">
        <w:rPr>
          <w:rFonts w:asciiTheme="majorHAnsi" w:hAnsiTheme="majorHAnsi" w:cstheme="majorHAnsi"/>
        </w:rPr>
        <w:t xml:space="preserve">a </w:t>
      </w:r>
      <w:r w:rsidR="00AB0F13" w:rsidRPr="00A35477">
        <w:rPr>
          <w:rFonts w:asciiTheme="majorHAnsi" w:hAnsiTheme="majorHAnsi" w:cstheme="majorHAnsi"/>
        </w:rPr>
        <w:t xml:space="preserve">management tool or product were </w:t>
      </w:r>
      <w:r w:rsidR="00BF027C" w:rsidRPr="00A35477">
        <w:rPr>
          <w:rFonts w:asciiTheme="majorHAnsi" w:hAnsiTheme="majorHAnsi" w:cstheme="majorHAnsi"/>
        </w:rPr>
        <w:t>focused on forecasting</w:t>
      </w:r>
      <w:r w:rsidR="00192674" w:rsidRPr="00A35477">
        <w:rPr>
          <w:rFonts w:asciiTheme="majorHAnsi" w:hAnsiTheme="majorHAnsi" w:cstheme="majorHAnsi"/>
        </w:rPr>
        <w:t xml:space="preserve"> various aspects of</w:t>
      </w:r>
      <w:r w:rsidR="00BF027C" w:rsidRPr="00A35477">
        <w:rPr>
          <w:rFonts w:asciiTheme="majorHAnsi" w:hAnsiTheme="majorHAnsi" w:cstheme="majorHAnsi"/>
        </w:rPr>
        <w:t xml:space="preserve"> </w:t>
      </w:r>
      <w:r w:rsidR="00AB0F13" w:rsidRPr="00A35477">
        <w:rPr>
          <w:rFonts w:asciiTheme="majorHAnsi" w:hAnsiTheme="majorHAnsi" w:cstheme="majorHAnsi"/>
        </w:rPr>
        <w:t>aquatic</w:t>
      </w:r>
      <w:r w:rsidRPr="00A35477">
        <w:rPr>
          <w:rFonts w:asciiTheme="majorHAnsi" w:hAnsiTheme="majorHAnsi" w:cstheme="majorHAnsi"/>
        </w:rPr>
        <w:t xml:space="preserve"> </w:t>
      </w:r>
      <w:r w:rsidR="00BF027C" w:rsidRPr="00A35477">
        <w:rPr>
          <w:rFonts w:asciiTheme="majorHAnsi" w:hAnsiTheme="majorHAnsi" w:cstheme="majorHAnsi"/>
        </w:rPr>
        <w:t>eco</w:t>
      </w:r>
      <w:r w:rsidRPr="00A35477">
        <w:rPr>
          <w:rFonts w:asciiTheme="majorHAnsi" w:hAnsiTheme="majorHAnsi" w:cstheme="majorHAnsi"/>
        </w:rPr>
        <w:t>systems</w:t>
      </w:r>
      <w:r w:rsidR="00192674" w:rsidRPr="00A35477">
        <w:rPr>
          <w:rFonts w:asciiTheme="majorHAnsi" w:hAnsiTheme="majorHAnsi" w:cstheme="majorHAnsi"/>
        </w:rPr>
        <w:t xml:space="preserve">, including water quality variables as well as species distributions </w:t>
      </w:r>
      <w:r w:rsidR="00AB0F13" w:rsidRPr="00A35477">
        <w:rPr>
          <w:rFonts w:asciiTheme="majorHAnsi" w:hAnsiTheme="majorHAnsi" w:cstheme="majorHAnsi"/>
        </w:rPr>
        <w:t xml:space="preserve">in marine environments </w:t>
      </w:r>
      <w:r w:rsidR="00192674" w:rsidRPr="00A35477">
        <w:rPr>
          <w:rFonts w:asciiTheme="majorHAnsi" w:hAnsiTheme="majorHAnsi" w:cstheme="majorHAnsi"/>
        </w:rPr>
        <w:t>and habitat quality</w:t>
      </w:r>
      <w:r w:rsidR="00244319">
        <w:rPr>
          <w:rFonts w:asciiTheme="majorHAnsi" w:hAnsiTheme="majorHAnsi" w:cstheme="majorHAnsi"/>
        </w:rPr>
        <w:t xml:space="preserve"> (Table 1)</w:t>
      </w:r>
      <w:r w:rsidRPr="00A35477">
        <w:rPr>
          <w:rFonts w:asciiTheme="majorHAnsi" w:hAnsiTheme="majorHAnsi" w:cstheme="majorHAnsi"/>
        </w:rPr>
        <w:t>. This</w:t>
      </w:r>
      <w:r w:rsidR="00493A93">
        <w:rPr>
          <w:rFonts w:asciiTheme="majorHAnsi" w:hAnsiTheme="majorHAnsi" w:cstheme="majorHAnsi"/>
        </w:rPr>
        <w:t xml:space="preserve"> finding</w:t>
      </w:r>
      <w:r w:rsidRPr="00A35477">
        <w:rPr>
          <w:rFonts w:asciiTheme="majorHAnsi" w:hAnsiTheme="majorHAnsi" w:cstheme="majorHAnsi"/>
        </w:rPr>
        <w:t xml:space="preserve"> illustrates not only the interest in the scientific community to understand changing </w:t>
      </w:r>
      <w:r w:rsidR="007966C5">
        <w:rPr>
          <w:rFonts w:asciiTheme="majorHAnsi" w:hAnsiTheme="majorHAnsi" w:cstheme="majorHAnsi"/>
        </w:rPr>
        <w:t>aquatic</w:t>
      </w:r>
      <w:r w:rsidRPr="00A35477">
        <w:rPr>
          <w:rFonts w:asciiTheme="majorHAnsi" w:hAnsiTheme="majorHAnsi" w:cstheme="majorHAnsi"/>
        </w:rPr>
        <w:t xml:space="preserve"> systems, but the need by managers and stakeholders for probabilistic forecasts in order to </w:t>
      </w:r>
      <w:r w:rsidR="00244319">
        <w:rPr>
          <w:rFonts w:asciiTheme="majorHAnsi" w:hAnsiTheme="majorHAnsi" w:cstheme="majorHAnsi"/>
        </w:rPr>
        <w:t>respond</w:t>
      </w:r>
      <w:r w:rsidRPr="00A35477">
        <w:rPr>
          <w:rFonts w:asciiTheme="majorHAnsi" w:hAnsiTheme="majorHAnsi" w:cstheme="majorHAnsi"/>
        </w:rPr>
        <w:t xml:space="preserve"> and adapt to changing</w:t>
      </w:r>
      <w:r w:rsidR="00BF027C" w:rsidRPr="00A35477">
        <w:rPr>
          <w:rFonts w:asciiTheme="majorHAnsi" w:hAnsiTheme="majorHAnsi" w:cstheme="majorHAnsi"/>
        </w:rPr>
        <w:t xml:space="preserve"> conditions in</w:t>
      </w:r>
      <w:r w:rsidRPr="00A35477">
        <w:rPr>
          <w:rFonts w:asciiTheme="majorHAnsi" w:hAnsiTheme="majorHAnsi" w:cstheme="majorHAnsi"/>
        </w:rPr>
        <w:t xml:space="preserve"> </w:t>
      </w:r>
      <w:r w:rsidR="007966C5">
        <w:rPr>
          <w:rFonts w:asciiTheme="majorHAnsi" w:hAnsiTheme="majorHAnsi" w:cstheme="majorHAnsi"/>
        </w:rPr>
        <w:t>aquatic</w:t>
      </w:r>
      <w:r w:rsidRPr="00A35477">
        <w:rPr>
          <w:rFonts w:asciiTheme="majorHAnsi" w:hAnsiTheme="majorHAnsi" w:cstheme="majorHAnsi"/>
        </w:rPr>
        <w:t xml:space="preserve"> </w:t>
      </w:r>
      <w:r w:rsidR="00BF027C" w:rsidRPr="00A35477">
        <w:rPr>
          <w:rFonts w:asciiTheme="majorHAnsi" w:hAnsiTheme="majorHAnsi" w:cstheme="majorHAnsi"/>
        </w:rPr>
        <w:t>eco</w:t>
      </w:r>
      <w:r w:rsidRPr="00A35477">
        <w:rPr>
          <w:rFonts w:asciiTheme="majorHAnsi" w:hAnsiTheme="majorHAnsi" w:cstheme="majorHAnsi"/>
        </w:rPr>
        <w:t>system</w:t>
      </w:r>
      <w:r w:rsidR="00BF027C" w:rsidRPr="00A35477">
        <w:rPr>
          <w:rFonts w:asciiTheme="majorHAnsi" w:hAnsiTheme="majorHAnsi" w:cstheme="majorHAnsi"/>
        </w:rPr>
        <w:t>s.</w:t>
      </w:r>
    </w:p>
    <w:tbl>
      <w:tblPr>
        <w:tblStyle w:val="TableGrid"/>
        <w:tblW w:w="9805" w:type="dxa"/>
        <w:tblLook w:val="04A0" w:firstRow="1" w:lastRow="0" w:firstColumn="1" w:lastColumn="0" w:noHBand="0" w:noVBand="1"/>
      </w:tblPr>
      <w:tblGrid>
        <w:gridCol w:w="1276"/>
        <w:gridCol w:w="2658"/>
        <w:gridCol w:w="1461"/>
        <w:gridCol w:w="1803"/>
        <w:gridCol w:w="1542"/>
        <w:gridCol w:w="1065"/>
      </w:tblGrid>
      <w:tr w:rsidR="00D74161" w:rsidRPr="00A35477" w:rsidTr="007269B9">
        <w:tc>
          <w:tcPr>
            <w:tcW w:w="9805" w:type="dxa"/>
            <w:gridSpan w:val="6"/>
            <w:shd w:val="clear" w:color="auto" w:fill="767171" w:themeFill="background2" w:themeFillShade="80"/>
          </w:tcPr>
          <w:p w:rsidR="00D74161" w:rsidRPr="00A35477" w:rsidRDefault="00D74161" w:rsidP="007269B9">
            <w:pPr>
              <w:rPr>
                <w:rFonts w:asciiTheme="majorHAnsi" w:hAnsiTheme="majorHAnsi" w:cstheme="majorHAnsi"/>
              </w:rPr>
            </w:pPr>
            <w:r w:rsidRPr="00A35477">
              <w:rPr>
                <w:rFonts w:asciiTheme="majorHAnsi" w:hAnsiTheme="majorHAnsi" w:cstheme="majorHAnsi"/>
              </w:rPr>
              <w:t>Table 1. Summary of literature review targeting studies using ecological forecasting methods.</w:t>
            </w:r>
          </w:p>
        </w:tc>
      </w:tr>
      <w:tr w:rsidR="0000038B" w:rsidRPr="00A35477" w:rsidTr="0000038B">
        <w:tc>
          <w:tcPr>
            <w:tcW w:w="1276" w:type="dxa"/>
            <w:shd w:val="clear" w:color="auto" w:fill="A6A6A6" w:themeFill="background1" w:themeFillShade="A6"/>
          </w:tcPr>
          <w:p w:rsidR="00D74161" w:rsidRPr="00A35477" w:rsidRDefault="00D74161" w:rsidP="007269B9">
            <w:pPr>
              <w:rPr>
                <w:rFonts w:asciiTheme="majorHAnsi" w:hAnsiTheme="majorHAnsi" w:cstheme="majorHAnsi"/>
              </w:rPr>
            </w:pPr>
            <w:r w:rsidRPr="00A35477">
              <w:rPr>
                <w:rFonts w:asciiTheme="majorHAnsi" w:hAnsiTheme="majorHAnsi" w:cstheme="majorHAnsi"/>
              </w:rPr>
              <w:t>Authors &amp; Year</w:t>
            </w:r>
          </w:p>
        </w:tc>
        <w:tc>
          <w:tcPr>
            <w:tcW w:w="2658" w:type="dxa"/>
            <w:shd w:val="clear" w:color="auto" w:fill="A6A6A6" w:themeFill="background1" w:themeFillShade="A6"/>
          </w:tcPr>
          <w:p w:rsidR="00D74161" w:rsidRPr="00A35477" w:rsidRDefault="00D74161" w:rsidP="007269B9">
            <w:pPr>
              <w:rPr>
                <w:rFonts w:asciiTheme="majorHAnsi" w:hAnsiTheme="majorHAnsi" w:cstheme="majorHAnsi"/>
              </w:rPr>
            </w:pPr>
            <w:r>
              <w:rPr>
                <w:rFonts w:asciiTheme="majorHAnsi" w:hAnsiTheme="majorHAnsi" w:cstheme="majorHAnsi"/>
              </w:rPr>
              <w:t>Approach</w:t>
            </w:r>
          </w:p>
        </w:tc>
        <w:tc>
          <w:tcPr>
            <w:tcW w:w="1461" w:type="dxa"/>
            <w:shd w:val="clear" w:color="auto" w:fill="A6A6A6" w:themeFill="background1" w:themeFillShade="A6"/>
          </w:tcPr>
          <w:p w:rsidR="00D74161" w:rsidRPr="00A35477" w:rsidRDefault="00D74161" w:rsidP="007269B9">
            <w:pPr>
              <w:rPr>
                <w:rFonts w:asciiTheme="majorHAnsi" w:hAnsiTheme="majorHAnsi" w:cstheme="majorHAnsi"/>
              </w:rPr>
            </w:pPr>
            <w:r w:rsidRPr="00A35477">
              <w:rPr>
                <w:rFonts w:asciiTheme="majorHAnsi" w:hAnsiTheme="majorHAnsi" w:cstheme="majorHAnsi"/>
              </w:rPr>
              <w:t xml:space="preserve">Best Model </w:t>
            </w:r>
          </w:p>
        </w:tc>
        <w:tc>
          <w:tcPr>
            <w:tcW w:w="1803" w:type="dxa"/>
            <w:shd w:val="clear" w:color="auto" w:fill="A6A6A6" w:themeFill="background1" w:themeFillShade="A6"/>
          </w:tcPr>
          <w:p w:rsidR="00D74161" w:rsidRPr="00A35477" w:rsidRDefault="00D74161" w:rsidP="007269B9">
            <w:pPr>
              <w:rPr>
                <w:rFonts w:asciiTheme="majorHAnsi" w:hAnsiTheme="majorHAnsi" w:cstheme="majorHAnsi"/>
              </w:rPr>
            </w:pPr>
            <w:r>
              <w:rPr>
                <w:rFonts w:asciiTheme="majorHAnsi" w:hAnsiTheme="majorHAnsi" w:cstheme="majorHAnsi"/>
              </w:rPr>
              <w:t>Ecosystem</w:t>
            </w:r>
          </w:p>
        </w:tc>
        <w:tc>
          <w:tcPr>
            <w:tcW w:w="1542" w:type="dxa"/>
            <w:shd w:val="clear" w:color="auto" w:fill="A6A6A6" w:themeFill="background1" w:themeFillShade="A6"/>
          </w:tcPr>
          <w:p w:rsidR="00D74161" w:rsidRPr="00A35477" w:rsidRDefault="00D74161" w:rsidP="007269B9">
            <w:pPr>
              <w:rPr>
                <w:rFonts w:asciiTheme="majorHAnsi" w:hAnsiTheme="majorHAnsi" w:cstheme="majorHAnsi"/>
              </w:rPr>
            </w:pPr>
            <w:r w:rsidRPr="00A35477">
              <w:rPr>
                <w:rFonts w:asciiTheme="majorHAnsi" w:hAnsiTheme="majorHAnsi" w:cstheme="majorHAnsi"/>
              </w:rPr>
              <w:t>Forecast Product</w:t>
            </w:r>
          </w:p>
        </w:tc>
        <w:tc>
          <w:tcPr>
            <w:tcW w:w="1065" w:type="dxa"/>
            <w:shd w:val="clear" w:color="auto" w:fill="A6A6A6" w:themeFill="background1" w:themeFillShade="A6"/>
          </w:tcPr>
          <w:p w:rsidR="00D74161" w:rsidRPr="00A35477" w:rsidRDefault="00D74161" w:rsidP="007269B9">
            <w:pPr>
              <w:rPr>
                <w:rFonts w:asciiTheme="majorHAnsi" w:hAnsiTheme="majorHAnsi" w:cstheme="majorHAnsi"/>
              </w:rPr>
            </w:pPr>
            <w:r w:rsidRPr="00A35477">
              <w:rPr>
                <w:rFonts w:asciiTheme="majorHAnsi" w:hAnsiTheme="majorHAnsi" w:cstheme="majorHAnsi"/>
              </w:rPr>
              <w:t>Use of forecast product in decision making (Y/N)</w:t>
            </w:r>
          </w:p>
        </w:tc>
      </w:tr>
      <w:tr w:rsidR="0000038B" w:rsidRPr="00A35477" w:rsidTr="0000038B">
        <w:tc>
          <w:tcPr>
            <w:tcW w:w="1276" w:type="dxa"/>
          </w:tcPr>
          <w:p w:rsidR="00D74161" w:rsidRPr="00A35477" w:rsidRDefault="0000038B" w:rsidP="007269B9">
            <w:pPr>
              <w:rPr>
                <w:rFonts w:asciiTheme="majorHAnsi" w:hAnsiTheme="majorHAnsi" w:cstheme="majorHAnsi"/>
              </w:rPr>
            </w:pPr>
            <w:r w:rsidRPr="0000038B">
              <w:rPr>
                <w:rFonts w:ascii="Calibri Light" w:hAnsi="Calibri Light" w:cs="Calibri Light"/>
                <w:szCs w:val="24"/>
              </w:rPr>
              <w:t>Araújo et al., 2005</w:t>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Uses multiple empirical models to assess uncertainty in projections</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rsidR="00D74161" w:rsidRPr="00A35477" w:rsidRDefault="00521772" w:rsidP="007269B9">
            <w:pPr>
              <w:rPr>
                <w:rFonts w:asciiTheme="majorHAnsi" w:hAnsiTheme="majorHAnsi" w:cstheme="majorHAnsi"/>
              </w:rPr>
            </w:pPr>
            <w:r>
              <w:rPr>
                <w:rFonts w:asciiTheme="majorHAnsi" w:hAnsiTheme="majorHAnsi" w:cstheme="majorHAnsi"/>
              </w:rPr>
              <w:t>Terrestrial</w:t>
            </w:r>
          </w:p>
        </w:tc>
        <w:tc>
          <w:tcPr>
            <w:tcW w:w="1542"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Bird species ranges</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rsidTr="0000038B">
        <w:tc>
          <w:tcPr>
            <w:tcW w:w="1276" w:type="dxa"/>
          </w:tcPr>
          <w:p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{"citationID":"6cwhDT4u","properties":{"formattedCitation":"(Brown et al., 2013)","plainCitation":"(Brown et al., 2013)","noteIndex":0},"citationItems":[{"id":342,"uris":["http://zotero.org/users/local/H1qgsiu1/items/IAFASYAZ"],"uri":["http://zotero.org/users/local/H1qgsiu1/items/IAFASYAZ"],"itemData":{"id":342,"type":"article-journal","title":"Ecological forecasting in Chesapeake Bay : Using a mechanistic – empirical modeling approach","page":"113–125","volume":"125","DOI":"10.1016/j.jmarsys.2012.12.007","author":[{"family":"Brown","given":"C W"},{"family":"Hood","given":"R R"},{"family":"Long","given":"W"},{"family":"Jacobs","given":"J"},{"family":"Ramers","given":"D L"},{"family":"Wazniak","given":"C"},{"family":"Wiggert","given":"J D"},{"family":"Wood","given":"R"},{"family":"Xu","given":"J"}],"issued":{"date-parts":[["2013"]]}}}],"schema":"https://github.com/citation-style-language/schema/raw/master/csl-citation.json"}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Brown et al., 2013</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Coupled process-based and empirical model to predict water quality</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 xml:space="preserve">Process-based and empirical </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Temperate estuary</w:t>
            </w:r>
          </w:p>
        </w:tc>
        <w:tc>
          <w:tcPr>
            <w:tcW w:w="1542"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Chesapeake Bay water quality</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Y</w:t>
            </w:r>
          </w:p>
        </w:tc>
      </w:tr>
      <w:tr w:rsidR="0000038B" w:rsidRPr="00A35477" w:rsidTr="0000038B">
        <w:tc>
          <w:tcPr>
            <w:tcW w:w="1276" w:type="dxa"/>
          </w:tcPr>
          <w:p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{"citationID":"6jKlPAsD","properties":{"formattedCitation":"(Dean et al., 2004)","plainCitation":"(Dean et al., 2004)","noteIndex":0},"citationItems":[{"id":326,"uris":["http://zotero.org/users/local/H1qgsiu1/items/3KMP8JTY"],"uri":["http://zotero.org/users/local/H1qgsiu1/items/3KMP8JTY"],"itemData":{"id":326,"type":"article-journal","title":"Forecasting landscape-level carbon sequestration using gridded , spatially adjusted tree growth","page":"109–129","volume":"194","DOI":"10.1016/j.foreco.2004.02.013","author":[{"family":"Dean","given":"Christopher"},{"family":"Roxburgh","given":"Stephen"},{"family":"Mackey","given":"Brendan G"}],"issued":{"date-parts":[["2004"]]}}}],"schema":"https://github.com/citation-style-language/schema/raw/master/csl-citation.json"}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Dean et al., 2004</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Combines climate projections and process-based model to make probabilistic projections</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Process-based</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Central highland forests</w:t>
            </w:r>
          </w:p>
        </w:tc>
        <w:tc>
          <w:tcPr>
            <w:tcW w:w="1542"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Carbon sequestration in forests</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rsidTr="0000038B">
        <w:tc>
          <w:tcPr>
            <w:tcW w:w="1276" w:type="dxa"/>
          </w:tcPr>
          <w:p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{"citationID":"n2BbE6Fh","properties":{"formattedCitation":"(Estes et al., 2013)","plainCitation":"(Estes et al., 2013)","noteIndex":0},"citationItems":[{"id":299,"uris":["http://zotero.org/users/local/H1qgsiu1/items/ZMU32TNC"],"uri":["http://zotero.org/users/local/H1qgsiu1/items/ZMU32TNC"],"itemData":{"id":299,"type":"article-journal","title":"R E S E A RC H Comparing mechanistic and empirical model projections of crop suitability and productivity : implications for ecological forecasting","page":"1007–1018","DOI":"10.1111/geb.12034","author":[{"family":"Estes","given":"L D"},{"family":"Bradley","given":"B A"},{"family":"Beukes","given":"H"},{"family":"Hole","given":"D G"},{"family":"Lau","given":"M"},{"family":"Oppenheimer","given":"M G"},{"family":"Schulze","given":"R"},{"family":"Tadross","given":"M A"},{"family":"Turner","given":"W R"}],"issued":{"date-parts":[["2013"]]}}}],"schema":"https://github.com/citation-style-language/schema/raw/master/csl-citation.json"}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Estes et al., 2013</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Comparison of empirical and process-based models</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Agricultural dryland</w:t>
            </w:r>
          </w:p>
        </w:tc>
        <w:tc>
          <w:tcPr>
            <w:tcW w:w="1542"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Productivity and suitability of crops in South Africa</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rsidTr="0000038B">
        <w:tc>
          <w:tcPr>
            <w:tcW w:w="1276" w:type="dxa"/>
          </w:tcPr>
          <w:p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{"citationID":"SOlBFL1h","properties":{"formattedCitation":"(Gonzalez-benecke and Martin, 2017)","plainCitation":"(Gonzalez-benecke and Martin, 2017)","noteIndex":0},"citationItems":[{"id":392,"uris":["http://zotero.org/users/local/H1qgsiu1/items/EQGRIECL"],"uri":["http://zotero.org/users/local/H1qgsiu1/items/EQGRIECL"],"itemData":{"id":392,"type":"article-journal","title":"Pinus taeda forest growth predictions in the 21st century vary with site mean annual temperature and site quality","page":"4689–4705","issue":"January","DOI":"10.1111/gcb.13717","author":[{"family":"Gonzalez-benecke","given":"Carlos A"},{"family":"Martin","given":"Timothy A"}],"issued":{"date-parts":[["2017"]]}}}],"schema":"https://github.com/citation-style-language/schema/raw/master/csl-citation.json"}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Gonzalez-</w:t>
            </w:r>
            <w:r>
              <w:rPr>
                <w:rFonts w:ascii="Calibri Light" w:hAnsi="Calibri Light" w:cs="Calibri Light"/>
              </w:rPr>
              <w:t>B</w:t>
            </w:r>
            <w:r w:rsidRPr="0005666D">
              <w:rPr>
                <w:rFonts w:ascii="Calibri Light" w:hAnsi="Calibri Light" w:cs="Calibri Light"/>
              </w:rPr>
              <w:t>enecke and Martin, 2017</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Future projections of forest growth</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Process-based</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Southern-temperate forest</w:t>
            </w:r>
          </w:p>
        </w:tc>
        <w:tc>
          <w:tcPr>
            <w:tcW w:w="1542" w:type="dxa"/>
          </w:tcPr>
          <w:p w:rsidR="00D74161" w:rsidRPr="00A35477" w:rsidRDefault="00D74161" w:rsidP="007269B9">
            <w:pPr>
              <w:rPr>
                <w:rFonts w:asciiTheme="majorHAnsi" w:hAnsiTheme="majorHAnsi" w:cstheme="majorHAnsi"/>
              </w:rPr>
            </w:pPr>
            <w:r>
              <w:rPr>
                <w:rFonts w:asciiTheme="majorHAnsi" w:hAnsiTheme="majorHAnsi" w:cstheme="majorHAnsi"/>
              </w:rPr>
              <w:t>Loblolly Pine projections</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rsidTr="0000038B">
        <w:tc>
          <w:tcPr>
            <w:tcW w:w="1276" w:type="dxa"/>
          </w:tcPr>
          <w:p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{"citationID":"cQ6R0dij","properties":{"formattedCitation":"(Hazen et al., 2017)","plainCitation":"(Hazen et al., 2017)","noteIndex":0},"citationItems":[{"id":360,"uris":["http://zotero.org/users/local/H1qgsiu1/items/CM6WYFJD"],"uri":["http://zotero.org/users/local/H1qgsiu1/items/CM6WYFJD"],"itemData":{"id":360,"type":"article-journal","title":"WhaleWatch : a dynamic management tool for predicting blue whale density in the California Current","page":"1415–1428","DOI":"10.1111/1365-2664.12820","author":[{"family":"Hazen","given":"Elliott L"},{"family":"Palacios","given":"Daniel M"},{"family":"Forney","given":"Karin A"},{"family":"Howell","given":"Evan A"},{"family":"Becker","given":"Elizabeth"},{"family":"Hoover","given":"Aimee L"},{"family":"Irvine","given":"Ladd"},{"family":"Deangelis","given":"Monica"},{"family":"Bograd","given":"Steven J"},{"family":"Mate","given":"Bruce R"},{"family":"Bailey","given":"Helen"}],"issued":{"date-parts":[["2017"]]}}}],"schema":"https://github.com/citation-style-language/schema/raw/master/csl-citation.json"}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Hazen et al., 2017</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Coupled empirical models to produce habitat suitability forecasts</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Marine</w:t>
            </w:r>
          </w:p>
        </w:tc>
        <w:tc>
          <w:tcPr>
            <w:tcW w:w="1542" w:type="dxa"/>
          </w:tcPr>
          <w:p w:rsidR="00D74161" w:rsidRPr="00A35477" w:rsidRDefault="00D74161" w:rsidP="007269B9">
            <w:pPr>
              <w:rPr>
                <w:rFonts w:asciiTheme="majorHAnsi" w:hAnsiTheme="majorHAnsi" w:cstheme="majorHAnsi"/>
              </w:rPr>
            </w:pPr>
            <w:r>
              <w:rPr>
                <w:rFonts w:asciiTheme="majorHAnsi" w:hAnsiTheme="majorHAnsi" w:cstheme="majorHAnsi"/>
              </w:rPr>
              <w:t xml:space="preserve">8-day forecasts of </w:t>
            </w:r>
            <w:r w:rsidRPr="00A35477">
              <w:rPr>
                <w:rFonts w:asciiTheme="majorHAnsi" w:hAnsiTheme="majorHAnsi" w:cstheme="majorHAnsi"/>
              </w:rPr>
              <w:t xml:space="preserve">Blue </w:t>
            </w:r>
            <w:r>
              <w:rPr>
                <w:rFonts w:asciiTheme="majorHAnsi" w:hAnsiTheme="majorHAnsi" w:cstheme="majorHAnsi"/>
              </w:rPr>
              <w:t>W</w:t>
            </w:r>
            <w:r w:rsidRPr="00A35477">
              <w:rPr>
                <w:rFonts w:asciiTheme="majorHAnsi" w:hAnsiTheme="majorHAnsi" w:cstheme="majorHAnsi"/>
              </w:rPr>
              <w:t>hale density</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Y</w:t>
            </w:r>
          </w:p>
        </w:tc>
      </w:tr>
      <w:tr w:rsidR="0000038B" w:rsidRPr="00A35477" w:rsidTr="0000038B">
        <w:tc>
          <w:tcPr>
            <w:tcW w:w="1276" w:type="dxa"/>
          </w:tcPr>
          <w:p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{"citationID":"3vGBuBsb","properties":{"formattedCitation":"(Lindegren et al., 2010)","plainCitation":"(Lindegren et al., 2010)","noteIndex":0},"citationItems":[{"id":323,"uris":["http://zotero.org/users/local/H1qgsiu1/items/R4P5AK6P"],"uri":["http://zotero.org/users/local/H1qgsiu1/items/R4P5AK6P"],"itemData":{"id":323,"type":"article-journal","title":"Ecological forecasting under climate change : the case of Baltic cod","page":"2121–2130","issue":"March","DOI":"10.1098/rspb.2010.0353","author":[{"family":"Lindegren","given":"Martin"},{"family":"Mollmann, Christian","given":""},{"family":"Nielsen","given":"Anders"},{"family":"Brander","given":"Keith"},{"family":"Mackenzie","given":"Brian R"},{"family":"Stenseth","given":"Nils Chr"}],"issued":{"date-parts":[["2010"]]}}}],"schema":"https://github.com/citation-style-language/schema/raw/master/csl-citation.json"}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Lindegren et al., 2010</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Forecast impacts of climate and fishing pressure on marine food webs</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Process-based</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Marine</w:t>
            </w:r>
          </w:p>
        </w:tc>
        <w:tc>
          <w:tcPr>
            <w:tcW w:w="1542"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Baltic cod dynamics</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rsidTr="0000038B">
        <w:tc>
          <w:tcPr>
            <w:tcW w:w="1276" w:type="dxa"/>
          </w:tcPr>
          <w:p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{"citationID":"W3SH7JeL","properties":{"formattedCitation":"(Mart\\uc0\\u237{}nez-meyer et al., 2004)","plainCitation":"(Martínez-meyer et al., 2004)","noteIndex":0},"citationItems":[{"id":257,"uris":["http://zotero.org/users/local/H1qgsiu1/items/XVBZ6JB4"],"uri":["http://zotero.org/users/local/H1qgsiu1/items/XVBZ6JB4"],"itemData":{"id":257,"type":"article-journal","title":"Ecological niches as stable distributional constraints on mammal species , with implications for Pleistocene extinctions and climate change projections for biodiversity","page":"305–314","author":[{"family":"Martínez-meyer","given":"Enrique"},{"family":"Peterson","given":"A Townsend"},{"family":"Hargrove","given":"William W"}],"issued":{"date-parts":[["2004"]]}}}],"schema":"https://github.com/citation-style-language/schema/raw/master/csl-citation.json"}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szCs w:val="24"/>
              </w:rPr>
              <w:t>Martínez-</w:t>
            </w:r>
            <w:r>
              <w:rPr>
                <w:rFonts w:ascii="Calibri Light" w:hAnsi="Calibri Light" w:cs="Calibri Light"/>
                <w:szCs w:val="24"/>
              </w:rPr>
              <w:t>M</w:t>
            </w:r>
            <w:r w:rsidRPr="0005666D">
              <w:rPr>
                <w:rFonts w:ascii="Calibri Light" w:hAnsi="Calibri Light" w:cs="Calibri Light"/>
                <w:szCs w:val="24"/>
              </w:rPr>
              <w:t>eyer et al., 2004</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Used machine-learning techniques to predict species distributions during past geological time periods based on current distributions</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Conterminous United States during the present and the Pleistocene Era</w:t>
            </w:r>
          </w:p>
        </w:tc>
        <w:tc>
          <w:tcPr>
            <w:tcW w:w="1542"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Ecological niches of mammal species</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rsidTr="0000038B">
        <w:tc>
          <w:tcPr>
            <w:tcW w:w="1276" w:type="dxa"/>
          </w:tcPr>
          <w:p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{"citationID":"upTQKPBr","properties":{"formattedCitation":"(Perretti et al., 2013)","plainCitation":"(Perretti et al., 2013)","noteIndex":0},"citationItems":[{"id":313,"uris":["http://zotero.org/users/local/H1qgsiu1/items/YL6TSUZG"],"uri":["http://zotero.org/users/local/H1qgsiu1/items/YL6TSUZG"],"itemData":{"id":313,"type":"article-journal","title":"Model-free forecasting outperforms the correct mechanistic model for simulated and experimental data","page":"5253–5257","volume":"110","issue":"13","DOI":"10.1073/pnas.1216076110","author":[{"family":"Perretti","given":"Charles T"},{"family":"Munch","given":"Stephan B"},{"family":"Sugihara","given":"George"}],"issued":{"date-parts":[["2013"]]}}}],"schema":"https://github.com/citation-style-language/schema/raw/master/csl-citation.json"}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Perretti et al., 2013</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Compared forecast efficiency of mechanistic and empirical models</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Simulated and laboratory data for beetle species</w:t>
            </w:r>
          </w:p>
        </w:tc>
        <w:tc>
          <w:tcPr>
            <w:tcW w:w="1542"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Species abundance</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rsidTr="0000038B">
        <w:tc>
          <w:tcPr>
            <w:tcW w:w="1276" w:type="dxa"/>
          </w:tcPr>
          <w:p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{"citationID":"nnACY4my","properties":{"formattedCitation":"(Stow et al., 2003)","plainCitation":"(Stow et al., 2003)","noteIndex":0},"citationItems":[{"id":184,"uris":["http://zotero.org/users/local/H1qgsiu1/items/6EYHWZIT"],"uri":["http://zotero.org/users/local/H1qgsiu1/items/6EYHWZIT"],"itemData":{"id":184,"type":"article-journal","title":"Comparison of Estuarine Water Quality Models for Total Maximum Daily Load Development in Neuse River Estuary","page":"307–314","volume":"129","issue":"August","author":[{"family":"Stow","given":"Craig A"},{"family":"Roessler","given":"Chris"},{"family":"Borsuk","given":"Mark E"},{"family":"Bowen","given":"James D"},{"family":"Reckhow","given":"Kenneth H"}],"issued":{"date-parts":[["2003"]]}}}],"schema":"https://github.com/citation-style-language/schema/raw/master/csl-citation.json"}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Stow et al., 2003</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Compared forecast efficiency of two process-based and one empirical model</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Process-based and empirical</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Temperate estuary</w:t>
            </w:r>
          </w:p>
        </w:tc>
        <w:tc>
          <w:tcPr>
            <w:tcW w:w="1542" w:type="dxa"/>
          </w:tcPr>
          <w:p w:rsidR="00D74161" w:rsidRPr="00A35477" w:rsidRDefault="00D74161" w:rsidP="007269B9">
            <w:pPr>
              <w:rPr>
                <w:rFonts w:asciiTheme="majorHAnsi" w:hAnsiTheme="majorHAnsi" w:cstheme="majorHAnsi"/>
              </w:rPr>
            </w:pPr>
            <w:r>
              <w:rPr>
                <w:rFonts w:asciiTheme="majorHAnsi" w:hAnsiTheme="majorHAnsi" w:cstheme="majorHAnsi"/>
              </w:rPr>
              <w:t xml:space="preserve">Neuse River </w:t>
            </w:r>
            <w:r w:rsidRPr="00A35477">
              <w:rPr>
                <w:rFonts w:asciiTheme="majorHAnsi" w:hAnsiTheme="majorHAnsi" w:cstheme="majorHAnsi"/>
              </w:rPr>
              <w:t>Estuarine water quality</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Y</w:t>
            </w:r>
          </w:p>
        </w:tc>
      </w:tr>
      <w:tr w:rsidR="0000038B" w:rsidRPr="00A35477" w:rsidTr="0000038B">
        <w:tc>
          <w:tcPr>
            <w:tcW w:w="1276" w:type="dxa"/>
          </w:tcPr>
          <w:p w:rsidR="00D74161" w:rsidRPr="00A35477" w:rsidRDefault="00F10C83"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{"citationID":"dOFGxJ0X","properties":{"formattedCitation":"(Thomas, M.K. et al., 2018)","plainCitation":"(Thomas, M.K. et al., 2018)","noteIndex":0},"citationItems":[{"id":158,"uris":["http://zotero.org/users/local/H1qgsiu1/items/46W32N5U"],"uri":["http://zotero.org/users/local/H1qgsiu1/items/46W32N5U"],"itemData":{"id":158,"type":"article-journal","title":"The predictability of a lake phytoplankton community , over time-scales of hours to years","page":"619–628","DOI":"10.1111/ele.12927","author":[{"family":"Thomas, M.K.","given":""},{"family":"Fontana, S.","given":""},{"family":"Reyes, M.","given":""},{"family":"Keho, M.","given":""},{"family":"Pomati, F.","given":""}],"issued":{"date-parts":[["2018"]]}}}],"schema":"https://github.com/citation-style-language/schema/raw/master/csl-citation.json"} </w:instrText>
            </w:r>
            <w:r>
              <w:rPr>
                <w:rFonts w:asciiTheme="majorHAnsi" w:hAnsiTheme="majorHAnsi" w:cstheme="majorHAnsi"/>
              </w:rPr>
              <w:fldChar w:fldCharType="separate"/>
            </w:r>
            <w:r w:rsidRPr="00F10C83">
              <w:rPr>
                <w:rFonts w:ascii="Calibri Light" w:hAnsi="Calibri Light" w:cs="Calibri Light"/>
              </w:rPr>
              <w:t>Thomas, M.K. et al., 2018</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Used an empirical approach to determine forecast efficiency at multiple time scale (hours, months, years)</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Freshwater</w:t>
            </w:r>
          </w:p>
        </w:tc>
        <w:tc>
          <w:tcPr>
            <w:tcW w:w="1542"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Phytoplankton dynamics</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rsidTr="0000038B">
        <w:tc>
          <w:tcPr>
            <w:tcW w:w="1276" w:type="dxa"/>
          </w:tcPr>
          <w:p w:rsidR="00D74161" w:rsidRPr="00A35477" w:rsidRDefault="00F10C83"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{"citationID":"iwlyf8yL","properties":{"formattedCitation":"(Thuiller et al., 2004)","plainCitation":"(Thuiller et al., 2004)","noteIndex":0},"citationItems":[{"id":226,"uris":["http://zotero.org/users/local/H1qgsiu1/items/WVPSBCW7"],"uri":["http://zotero.org/users/local/H1qgsiu1/items/WVPSBCW7"],"itemData":{"id":226,"type":"article-journal","title":"Effects of restricting environmental range of data to project current and future species distributions","volume":"2","issue":"September 2003","author":[{"family":"Thuiller","given":"Wilfried"},{"family":"Brotons","given":"Lluis"},{"family":"Araujo","given":"Miguel B"},{"family":"Lavorel","given":"Sandra"}],"issued":{"date-parts":[["2004"]]}}}],"schema":"https://github.com/citation-style-language/schema/raw/master/csl-citation.json"} </w:instrText>
            </w:r>
            <w:r>
              <w:rPr>
                <w:rFonts w:asciiTheme="majorHAnsi" w:hAnsiTheme="majorHAnsi" w:cstheme="majorHAnsi"/>
              </w:rPr>
              <w:fldChar w:fldCharType="separate"/>
            </w:r>
            <w:r w:rsidRPr="00F10C83">
              <w:rPr>
                <w:rFonts w:ascii="Calibri Light" w:hAnsi="Calibri Light" w:cs="Calibri Light"/>
              </w:rPr>
              <w:t>Thuiller et al., 2004</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Examined the sensitivity of an empirical model to restrictions in input driver data</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Temperate forest</w:t>
            </w:r>
          </w:p>
        </w:tc>
        <w:tc>
          <w:tcPr>
            <w:tcW w:w="1542"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 xml:space="preserve">Tree species distributions </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rsidTr="0000038B">
        <w:tc>
          <w:tcPr>
            <w:tcW w:w="1276" w:type="dxa"/>
          </w:tcPr>
          <w:p w:rsidR="00D74161" w:rsidRPr="00A35477" w:rsidRDefault="00F10C83"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{"citationID":"C8VpNqyu","properties":{"formattedCitation":"(White and Nemani, 2004)","plainCitation":"(White and Nemani, 2004)","noteIndex":0},"citationItems":[{"id":349,"uris":["http://zotero.org/users/local/H1qgsiu1/items/3XTY2A5S"],"uri":["http://zotero.org/users/local/H1qgsiu1/items/3XTY2A5S"],"itemData":{"id":349,"type":"article-journal","title":"Soil water forecasting in the continental United States : relative forcing by meteorology versus leaf area index and the effects of meteorological forecast errors","page":"717–730","volume":"30","issue":"5","author":[{"family":"White","given":"Michael A"},{"family":"Nemani","given":"Ramakrishna R"}],"issued":{"date-parts":[["2004"]]}}}],"schema":"https://github.com/citation-style-language/schema/raw/master/csl-citation.json"} </w:instrText>
            </w:r>
            <w:r>
              <w:rPr>
                <w:rFonts w:asciiTheme="majorHAnsi" w:hAnsiTheme="majorHAnsi" w:cstheme="majorHAnsi"/>
              </w:rPr>
              <w:fldChar w:fldCharType="separate"/>
            </w:r>
            <w:r w:rsidRPr="00F10C83">
              <w:rPr>
                <w:rFonts w:ascii="Calibri Light" w:hAnsi="Calibri Light" w:cs="Calibri Light"/>
              </w:rPr>
              <w:t>White and Nemani, 2004</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Used a process-based model to determine the relative importance of meteorology and vegetation phenology</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Process-based</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Temperate forest</w:t>
            </w:r>
          </w:p>
        </w:tc>
        <w:tc>
          <w:tcPr>
            <w:tcW w:w="1542"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Soil water</w:t>
            </w:r>
            <w:r>
              <w:rPr>
                <w:rFonts w:asciiTheme="majorHAnsi" w:hAnsiTheme="majorHAnsi" w:cstheme="majorHAnsi"/>
              </w:rPr>
              <w:t xml:space="preserve"> concentrations</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rsidTr="0000038B">
        <w:tc>
          <w:tcPr>
            <w:tcW w:w="1276" w:type="dxa"/>
          </w:tcPr>
          <w:p w:rsidR="00D74161" w:rsidRPr="00A35477" w:rsidRDefault="00F10C83"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{"citationID":"FyuvnyIp","properties":{"formattedCitation":"(Woodbury et al., 1998)","plainCitation":"(Woodbury et al., 1998)","noteIndex":0},"citationItems":[{"id":393,"uris":["http://zotero.org/users/local/H1qgsiu1/items/QQ7NPXDR"],"uri":["http://zotero.org/users/local/H1qgsiu1/items/QQ7NPXDR"],"itemData":{"id":393,"type":"article-journal","title":"Assessing potential climate change effects on loblolly pine growth : A probabilistic regional modeling approach","page":"99–116","author":[{"family":"Woodbury","given":"Peter B"},{"family":"Smith","given":"James E"},{"family":"Weinstein","given":"David A"},{"family":"Laurence","given":"John A"}],"issued":{"date-parts":[["1998"]]}}}],"schema":"https://github.com/citation-style-language/schema/raw/master/csl-citation.json"} </w:instrText>
            </w:r>
            <w:r>
              <w:rPr>
                <w:rFonts w:asciiTheme="majorHAnsi" w:hAnsiTheme="majorHAnsi" w:cstheme="majorHAnsi"/>
              </w:rPr>
              <w:fldChar w:fldCharType="separate"/>
            </w:r>
            <w:r w:rsidRPr="00F10C83">
              <w:rPr>
                <w:rFonts w:ascii="Calibri Light" w:hAnsi="Calibri Light" w:cs="Calibri Light"/>
              </w:rPr>
              <w:t>Woodbury et al., 1998</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Quantified forecast uncertainties from climate driver data, forest condition, and quantitative relationships using an empirical model</w:t>
            </w:r>
          </w:p>
        </w:tc>
        <w:tc>
          <w:tcPr>
            <w:tcW w:w="1461" w:type="dxa"/>
          </w:tcPr>
          <w:p w:rsidR="00D74161" w:rsidRPr="00A35477" w:rsidRDefault="00D74161" w:rsidP="007269B9">
            <w:pPr>
              <w:rPr>
                <w:rFonts w:asciiTheme="majorHAnsi" w:hAnsiTheme="majorHAnsi" w:cstheme="majorHAnsi"/>
              </w:rPr>
            </w:pPr>
            <w:r>
              <w:rPr>
                <w:rFonts w:asciiTheme="majorHAnsi" w:hAnsiTheme="majorHAnsi" w:cstheme="majorHAnsi"/>
              </w:rPr>
              <w:t>Empirical</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Temperate forest</w:t>
            </w:r>
          </w:p>
        </w:tc>
        <w:tc>
          <w:tcPr>
            <w:tcW w:w="1542" w:type="dxa"/>
          </w:tcPr>
          <w:p w:rsidR="00D74161" w:rsidRPr="00A35477" w:rsidRDefault="00D74161" w:rsidP="007269B9">
            <w:pPr>
              <w:rPr>
                <w:rFonts w:asciiTheme="majorHAnsi" w:hAnsiTheme="majorHAnsi" w:cstheme="majorHAnsi"/>
              </w:rPr>
            </w:pPr>
            <w:r>
              <w:rPr>
                <w:rFonts w:asciiTheme="majorHAnsi" w:hAnsiTheme="majorHAnsi" w:cstheme="majorHAnsi"/>
              </w:rPr>
              <w:t>Loblolly pine growth</w:t>
            </w:r>
          </w:p>
        </w:tc>
        <w:tc>
          <w:tcPr>
            <w:tcW w:w="1065" w:type="dxa"/>
          </w:tcPr>
          <w:p w:rsidR="00D74161" w:rsidRPr="00A35477" w:rsidRDefault="00D74161" w:rsidP="007269B9">
            <w:pPr>
              <w:rPr>
                <w:rFonts w:asciiTheme="majorHAnsi" w:hAnsiTheme="majorHAnsi" w:cstheme="majorHAnsi"/>
              </w:rPr>
            </w:pPr>
            <w:r>
              <w:rPr>
                <w:rFonts w:asciiTheme="majorHAnsi" w:hAnsiTheme="majorHAnsi" w:cstheme="majorHAnsi"/>
              </w:rPr>
              <w:t>N</w:t>
            </w:r>
          </w:p>
        </w:tc>
      </w:tr>
    </w:tbl>
    <w:p w:rsidR="00DA227F" w:rsidRPr="00A35477" w:rsidRDefault="00DA227F" w:rsidP="00142E66">
      <w:pPr>
        <w:rPr>
          <w:rFonts w:asciiTheme="majorHAnsi" w:hAnsiTheme="majorHAnsi" w:cstheme="majorHAnsi"/>
        </w:rPr>
      </w:pPr>
    </w:p>
    <w:p w:rsidR="00240B11" w:rsidRPr="00A35477" w:rsidRDefault="00240B11" w:rsidP="007548FC">
      <w:pPr>
        <w:rPr>
          <w:rFonts w:asciiTheme="majorHAnsi" w:hAnsiTheme="majorHAnsi" w:cstheme="majorHAnsi"/>
        </w:rPr>
      </w:pPr>
      <w:r w:rsidRPr="00A35477">
        <w:rPr>
          <w:rFonts w:asciiTheme="majorHAnsi" w:hAnsiTheme="majorHAnsi" w:cstheme="majorHAnsi"/>
        </w:rPr>
        <w:t xml:space="preserve">My first chapter will focus on addressing the knowledge gap in ecological forecasting regarding how best to forecast water quality. </w:t>
      </w:r>
      <w:r w:rsidR="002B055B" w:rsidRPr="00A35477">
        <w:rPr>
          <w:rFonts w:asciiTheme="majorHAnsi" w:hAnsiTheme="majorHAnsi" w:cstheme="majorHAnsi"/>
        </w:rPr>
        <w:t xml:space="preserve">We will </w:t>
      </w:r>
      <w:r w:rsidR="001F323E" w:rsidRPr="00A35477">
        <w:rPr>
          <w:rFonts w:asciiTheme="majorHAnsi" w:hAnsiTheme="majorHAnsi" w:cstheme="majorHAnsi"/>
        </w:rPr>
        <w:t>focus on the dynamics of HABs (harmful algal blooms) as</w:t>
      </w:r>
      <w:r w:rsidR="002B055B" w:rsidRPr="00A35477">
        <w:rPr>
          <w:rFonts w:asciiTheme="majorHAnsi" w:hAnsiTheme="majorHAnsi" w:cstheme="majorHAnsi"/>
        </w:rPr>
        <w:t xml:space="preserve"> </w:t>
      </w:r>
      <w:r w:rsidR="001F323E" w:rsidRPr="00A35477">
        <w:rPr>
          <w:rFonts w:asciiTheme="majorHAnsi" w:hAnsiTheme="majorHAnsi" w:cstheme="majorHAnsi"/>
        </w:rPr>
        <w:t xml:space="preserve">one metric of </w:t>
      </w:r>
      <w:r w:rsidR="002B055B" w:rsidRPr="00A35477">
        <w:rPr>
          <w:rFonts w:asciiTheme="majorHAnsi" w:hAnsiTheme="majorHAnsi" w:cstheme="majorHAnsi"/>
        </w:rPr>
        <w:t>water quality in our system</w:t>
      </w:r>
      <w:r w:rsidR="001F323E" w:rsidRPr="00A35477">
        <w:rPr>
          <w:rFonts w:asciiTheme="majorHAnsi" w:hAnsiTheme="majorHAnsi" w:cstheme="majorHAnsi"/>
        </w:rPr>
        <w:t xml:space="preserve">, which will be measured by changes in phytoplankton abundance. </w:t>
      </w:r>
      <w:r w:rsidRPr="00A35477">
        <w:rPr>
          <w:rFonts w:asciiTheme="majorHAnsi" w:hAnsiTheme="majorHAnsi" w:cstheme="majorHAnsi"/>
        </w:rPr>
        <w:t xml:space="preserve">I will produce hindcasts and near-term iterative forecasts of phytoplankton in a drinking water reservoir using both an empirical and a process-based approach. Model performance will be assessed by a suite of metrics addressing both the ability of the model to capture overall </w:t>
      </w:r>
      <w:r w:rsidR="00E66A90" w:rsidRPr="00A35477">
        <w:rPr>
          <w:rFonts w:asciiTheme="majorHAnsi" w:hAnsiTheme="majorHAnsi" w:cstheme="majorHAnsi"/>
        </w:rPr>
        <w:t xml:space="preserve">phytoplankton </w:t>
      </w:r>
      <w:r w:rsidRPr="00A35477">
        <w:rPr>
          <w:rFonts w:asciiTheme="majorHAnsi" w:hAnsiTheme="majorHAnsi" w:cstheme="majorHAnsi"/>
        </w:rPr>
        <w:t>dynamics, as well as extreme events</w:t>
      </w:r>
      <w:r w:rsidR="00E66A90" w:rsidRPr="00A35477">
        <w:rPr>
          <w:rFonts w:asciiTheme="majorHAnsi" w:hAnsiTheme="majorHAnsi" w:cstheme="majorHAnsi"/>
        </w:rPr>
        <w:t xml:space="preserve"> (blooms)</w:t>
      </w:r>
      <w:r w:rsidRPr="00A35477">
        <w:rPr>
          <w:rFonts w:asciiTheme="majorHAnsi" w:hAnsiTheme="majorHAnsi" w:cstheme="majorHAnsi"/>
        </w:rPr>
        <w:t>. My work will specifically address the following questions:</w:t>
      </w:r>
    </w:p>
    <w:p w:rsidR="00FE2CD8" w:rsidRPr="00A35477" w:rsidRDefault="00BA5D71" w:rsidP="00BA5D71">
      <w:pPr>
        <w:pStyle w:val="ListParagraph"/>
        <w:numPr>
          <w:ilvl w:val="1"/>
          <w:numId w:val="8"/>
        </w:numPr>
        <w:rPr>
          <w:rFonts w:asciiTheme="majorHAnsi" w:hAnsiTheme="majorHAnsi" w:cstheme="majorHAnsi"/>
        </w:rPr>
      </w:pPr>
      <w:r w:rsidRPr="00A35477">
        <w:rPr>
          <w:rFonts w:asciiTheme="majorHAnsi" w:hAnsiTheme="majorHAnsi" w:cstheme="majorHAnsi"/>
        </w:rPr>
        <w:t xml:space="preserve">Question 1: How </w:t>
      </w:r>
      <w:r w:rsidR="00FE2CD8" w:rsidRPr="00A35477">
        <w:rPr>
          <w:rFonts w:asciiTheme="majorHAnsi" w:hAnsiTheme="majorHAnsi" w:cstheme="majorHAnsi"/>
        </w:rPr>
        <w:t xml:space="preserve">well can </w:t>
      </w:r>
      <w:r w:rsidRPr="00A35477">
        <w:rPr>
          <w:rFonts w:asciiTheme="majorHAnsi" w:hAnsiTheme="majorHAnsi" w:cstheme="majorHAnsi"/>
        </w:rPr>
        <w:t xml:space="preserve">an empirical </w:t>
      </w:r>
      <w:r w:rsidR="00FE2CD8" w:rsidRPr="00A35477">
        <w:rPr>
          <w:rFonts w:asciiTheme="majorHAnsi" w:hAnsiTheme="majorHAnsi" w:cstheme="majorHAnsi"/>
        </w:rPr>
        <w:t xml:space="preserve">model </w:t>
      </w:r>
      <w:r w:rsidR="00CB0698">
        <w:rPr>
          <w:rFonts w:asciiTheme="majorHAnsi" w:hAnsiTheme="majorHAnsi" w:cstheme="majorHAnsi"/>
        </w:rPr>
        <w:t>and</w:t>
      </w:r>
      <w:r w:rsidR="00E66A90" w:rsidRPr="00A35477">
        <w:rPr>
          <w:rFonts w:asciiTheme="majorHAnsi" w:hAnsiTheme="majorHAnsi" w:cstheme="majorHAnsi"/>
        </w:rPr>
        <w:t xml:space="preserve"> </w:t>
      </w:r>
      <w:r w:rsidRPr="00A35477">
        <w:rPr>
          <w:rFonts w:asciiTheme="majorHAnsi" w:hAnsiTheme="majorHAnsi" w:cstheme="majorHAnsi"/>
        </w:rPr>
        <w:t xml:space="preserve">a process-based model </w:t>
      </w:r>
      <w:r w:rsidR="00397952" w:rsidRPr="00A35477">
        <w:rPr>
          <w:rFonts w:asciiTheme="majorHAnsi" w:hAnsiTheme="majorHAnsi" w:cstheme="majorHAnsi"/>
        </w:rPr>
        <w:t>hindcast</w:t>
      </w:r>
      <w:r w:rsidR="00FE2CD8" w:rsidRPr="00A35477">
        <w:rPr>
          <w:rFonts w:asciiTheme="majorHAnsi" w:hAnsiTheme="majorHAnsi" w:cstheme="majorHAnsi"/>
        </w:rPr>
        <w:t xml:space="preserve"> observed </w:t>
      </w:r>
      <w:r w:rsidR="001F323E" w:rsidRPr="00A35477">
        <w:rPr>
          <w:rFonts w:asciiTheme="majorHAnsi" w:hAnsiTheme="majorHAnsi" w:cstheme="majorHAnsi"/>
        </w:rPr>
        <w:t>phytoplankton</w:t>
      </w:r>
      <w:r w:rsidR="00FE2CD8" w:rsidRPr="00A35477">
        <w:rPr>
          <w:rFonts w:asciiTheme="majorHAnsi" w:hAnsiTheme="majorHAnsi" w:cstheme="majorHAnsi"/>
        </w:rPr>
        <w:t xml:space="preserve"> dynamics?</w:t>
      </w:r>
    </w:p>
    <w:p w:rsidR="00FE2CD8" w:rsidRPr="00A35477" w:rsidRDefault="00FE2CD8" w:rsidP="00BA5D71">
      <w:pPr>
        <w:pStyle w:val="ListParagraph"/>
        <w:numPr>
          <w:ilvl w:val="1"/>
          <w:numId w:val="8"/>
        </w:numPr>
        <w:rPr>
          <w:rFonts w:asciiTheme="majorHAnsi" w:hAnsiTheme="majorHAnsi" w:cstheme="majorHAnsi"/>
        </w:rPr>
      </w:pPr>
      <w:r w:rsidRPr="00A35477">
        <w:rPr>
          <w:rFonts w:asciiTheme="majorHAnsi" w:hAnsiTheme="majorHAnsi" w:cstheme="majorHAnsi"/>
        </w:rPr>
        <w:t xml:space="preserve">Question 2: </w:t>
      </w:r>
      <w:r w:rsidR="00B67703" w:rsidRPr="00A35477">
        <w:rPr>
          <w:rFonts w:asciiTheme="majorHAnsi" w:hAnsiTheme="majorHAnsi" w:cstheme="majorHAnsi"/>
        </w:rPr>
        <w:t xml:space="preserve">How well can an empirical model and a process-based </w:t>
      </w:r>
      <w:r w:rsidR="00397952" w:rsidRPr="00A35477">
        <w:rPr>
          <w:rFonts w:asciiTheme="majorHAnsi" w:hAnsiTheme="majorHAnsi" w:cstheme="majorHAnsi"/>
        </w:rPr>
        <w:t xml:space="preserve">model </w:t>
      </w:r>
      <w:r w:rsidR="00B67703" w:rsidRPr="00A35477">
        <w:rPr>
          <w:rFonts w:asciiTheme="majorHAnsi" w:hAnsiTheme="majorHAnsi" w:cstheme="majorHAnsi"/>
        </w:rPr>
        <w:t xml:space="preserve">forecast near-term </w:t>
      </w:r>
      <w:r w:rsidR="001F323E" w:rsidRPr="00A35477">
        <w:rPr>
          <w:rFonts w:asciiTheme="majorHAnsi" w:hAnsiTheme="majorHAnsi" w:cstheme="majorHAnsi"/>
        </w:rPr>
        <w:t>phytoplankton</w:t>
      </w:r>
      <w:r w:rsidR="00B67703" w:rsidRPr="00A35477">
        <w:rPr>
          <w:rFonts w:asciiTheme="majorHAnsi" w:hAnsiTheme="majorHAnsi" w:cstheme="majorHAnsi"/>
        </w:rPr>
        <w:t xml:space="preserve"> dynamics over a 16-day period</w:t>
      </w:r>
      <w:r w:rsidR="00DA227F" w:rsidRPr="00A35477">
        <w:rPr>
          <w:rFonts w:asciiTheme="majorHAnsi" w:hAnsiTheme="majorHAnsi" w:cstheme="majorHAnsi"/>
        </w:rPr>
        <w:t xml:space="preserve"> (assessed </w:t>
      </w:r>
      <w:r w:rsidR="001F323E" w:rsidRPr="00A35477">
        <w:rPr>
          <w:rFonts w:asciiTheme="majorHAnsi" w:hAnsiTheme="majorHAnsi" w:cstheme="majorHAnsi"/>
        </w:rPr>
        <w:t>by</w:t>
      </w:r>
      <w:r w:rsidR="00DA227F" w:rsidRPr="00A35477">
        <w:rPr>
          <w:rFonts w:asciiTheme="majorHAnsi" w:hAnsiTheme="majorHAnsi" w:cstheme="majorHAnsi"/>
        </w:rPr>
        <w:t xml:space="preserve"> </w:t>
      </w:r>
      <w:r w:rsidR="00536CC9" w:rsidRPr="00A35477">
        <w:rPr>
          <w:rFonts w:asciiTheme="majorHAnsi" w:hAnsiTheme="majorHAnsi" w:cstheme="majorHAnsi"/>
        </w:rPr>
        <w:t xml:space="preserve">comparing </w:t>
      </w:r>
      <w:r w:rsidR="00DA227F" w:rsidRPr="00A35477">
        <w:rPr>
          <w:rFonts w:asciiTheme="majorHAnsi" w:hAnsiTheme="majorHAnsi" w:cstheme="majorHAnsi"/>
        </w:rPr>
        <w:t xml:space="preserve">quantified uncertainties of a probabilistic forecast </w:t>
      </w:r>
      <w:r w:rsidR="00536CC9" w:rsidRPr="00A35477">
        <w:rPr>
          <w:rFonts w:asciiTheme="majorHAnsi" w:hAnsiTheme="majorHAnsi" w:cstheme="majorHAnsi"/>
        </w:rPr>
        <w:t>with</w:t>
      </w:r>
      <w:r w:rsidR="00DA227F" w:rsidRPr="00A35477">
        <w:rPr>
          <w:rFonts w:asciiTheme="majorHAnsi" w:hAnsiTheme="majorHAnsi" w:cstheme="majorHAnsi"/>
        </w:rPr>
        <w:t xml:space="preserve"> observed dynamics)</w:t>
      </w:r>
      <w:r w:rsidR="00B67703" w:rsidRPr="00A35477">
        <w:rPr>
          <w:rFonts w:asciiTheme="majorHAnsi" w:hAnsiTheme="majorHAnsi" w:cstheme="majorHAnsi"/>
        </w:rPr>
        <w:t>?</w:t>
      </w:r>
      <w:r w:rsidR="00BA5D71" w:rsidRPr="00A35477">
        <w:rPr>
          <w:rFonts w:asciiTheme="majorHAnsi" w:hAnsiTheme="majorHAnsi" w:cstheme="majorHAnsi"/>
        </w:rPr>
        <w:t xml:space="preserve"> </w:t>
      </w:r>
    </w:p>
    <w:p w:rsidR="00446A47" w:rsidRPr="00A35477" w:rsidRDefault="00FE2CD8" w:rsidP="00446A47">
      <w:pPr>
        <w:pStyle w:val="ListParagraph"/>
        <w:numPr>
          <w:ilvl w:val="1"/>
          <w:numId w:val="8"/>
        </w:numPr>
        <w:rPr>
          <w:rFonts w:asciiTheme="majorHAnsi" w:hAnsiTheme="majorHAnsi" w:cstheme="majorHAnsi"/>
          <w:b/>
        </w:rPr>
      </w:pPr>
      <w:r w:rsidRPr="00A35477">
        <w:rPr>
          <w:rFonts w:asciiTheme="majorHAnsi" w:hAnsiTheme="majorHAnsi" w:cstheme="majorHAnsi"/>
        </w:rPr>
        <w:t xml:space="preserve">Question 3: </w:t>
      </w:r>
      <w:r w:rsidR="00446A47" w:rsidRPr="00A35477">
        <w:rPr>
          <w:rFonts w:asciiTheme="majorHAnsi" w:hAnsiTheme="majorHAnsi" w:cstheme="majorHAnsi"/>
        </w:rPr>
        <w:t xml:space="preserve">How </w:t>
      </w:r>
      <w:r w:rsidRPr="00A35477">
        <w:rPr>
          <w:rFonts w:asciiTheme="majorHAnsi" w:hAnsiTheme="majorHAnsi" w:cstheme="majorHAnsi"/>
        </w:rPr>
        <w:t xml:space="preserve">does an ensemble model approach </w:t>
      </w:r>
      <w:r w:rsidR="00446A47" w:rsidRPr="00A35477">
        <w:rPr>
          <w:rFonts w:asciiTheme="majorHAnsi" w:hAnsiTheme="majorHAnsi" w:cstheme="majorHAnsi"/>
        </w:rPr>
        <w:t>improve 16-day forecasts of phytoplankton</w:t>
      </w:r>
      <w:r w:rsidR="000E0F8F">
        <w:rPr>
          <w:rFonts w:asciiTheme="majorHAnsi" w:hAnsiTheme="majorHAnsi" w:cstheme="majorHAnsi"/>
        </w:rPr>
        <w:t xml:space="preserve"> over a single model approach</w:t>
      </w:r>
      <w:r w:rsidR="00446A47" w:rsidRPr="00A35477">
        <w:rPr>
          <w:rFonts w:asciiTheme="majorHAnsi" w:hAnsiTheme="majorHAnsi" w:cstheme="majorHAnsi"/>
        </w:rPr>
        <w:t>?</w:t>
      </w:r>
    </w:p>
    <w:p w:rsidR="00E82FAF" w:rsidRPr="00A35477" w:rsidRDefault="00BE0607" w:rsidP="00446A47">
      <w:pPr>
        <w:rPr>
          <w:rFonts w:asciiTheme="majorHAnsi" w:hAnsiTheme="majorHAnsi" w:cstheme="majorHAnsi"/>
          <w:b/>
        </w:rPr>
      </w:pPr>
      <w:r w:rsidRPr="00A35477">
        <w:rPr>
          <w:rFonts w:asciiTheme="majorHAnsi" w:hAnsiTheme="majorHAnsi" w:cstheme="majorHAnsi"/>
        </w:rPr>
        <w:t>C</w:t>
      </w:r>
      <w:r w:rsidR="00E82FAF" w:rsidRPr="00A35477">
        <w:rPr>
          <w:rFonts w:asciiTheme="majorHAnsi" w:hAnsiTheme="majorHAnsi" w:cstheme="majorHAnsi"/>
        </w:rPr>
        <w:t>hapter 1 will thus</w:t>
      </w:r>
      <w:r w:rsidR="0018590B" w:rsidRPr="00A35477">
        <w:rPr>
          <w:rFonts w:asciiTheme="majorHAnsi" w:hAnsiTheme="majorHAnsi" w:cstheme="majorHAnsi"/>
        </w:rPr>
        <w:t xml:space="preserve"> span the field of applied and basic forecasting science by</w:t>
      </w:r>
      <w:r w:rsidR="00E82FAF" w:rsidRPr="00A35477">
        <w:rPr>
          <w:rFonts w:asciiTheme="majorHAnsi" w:hAnsiTheme="majorHAnsi" w:cstheme="majorHAnsi"/>
          <w:b/>
        </w:rPr>
        <w:t>: 1) inform</w:t>
      </w:r>
      <w:r w:rsidR="0018590B" w:rsidRPr="00A35477">
        <w:rPr>
          <w:rFonts w:asciiTheme="majorHAnsi" w:hAnsiTheme="majorHAnsi" w:cstheme="majorHAnsi"/>
          <w:b/>
        </w:rPr>
        <w:t>ing</w:t>
      </w:r>
      <w:r w:rsidR="00E82FAF" w:rsidRPr="00A35477">
        <w:rPr>
          <w:rFonts w:asciiTheme="majorHAnsi" w:hAnsiTheme="majorHAnsi" w:cstheme="majorHAnsi"/>
          <w:b/>
        </w:rPr>
        <w:t xml:space="preserve"> managers and decision-makers about which variables are most important for routine monitoring and management of water quality in the face of land use and climate change</w:t>
      </w:r>
      <w:r w:rsidR="00AB0F13" w:rsidRPr="00A35477">
        <w:rPr>
          <w:rFonts w:asciiTheme="majorHAnsi" w:hAnsiTheme="majorHAnsi" w:cstheme="majorHAnsi"/>
          <w:b/>
        </w:rPr>
        <w:t xml:space="preserve"> </w:t>
      </w:r>
      <w:r w:rsidR="00F90740">
        <w:rPr>
          <w:rFonts w:asciiTheme="majorHAnsi" w:hAnsiTheme="majorHAnsi" w:cstheme="majorHAnsi"/>
          <w:b/>
        </w:rPr>
        <w:t>as part of setting up the</w:t>
      </w:r>
      <w:r w:rsidR="00AB0F13" w:rsidRPr="00A35477">
        <w:rPr>
          <w:rFonts w:asciiTheme="majorHAnsi" w:hAnsiTheme="majorHAnsi" w:cstheme="majorHAnsi"/>
          <w:b/>
        </w:rPr>
        <w:t xml:space="preserve"> empirical model</w:t>
      </w:r>
      <w:r w:rsidR="00E82FAF" w:rsidRPr="00A35477">
        <w:rPr>
          <w:rFonts w:asciiTheme="majorHAnsi" w:hAnsiTheme="majorHAnsi" w:cstheme="majorHAnsi"/>
          <w:b/>
        </w:rPr>
        <w:t xml:space="preserve">, </w:t>
      </w:r>
      <w:r w:rsidR="00F90740">
        <w:rPr>
          <w:rFonts w:asciiTheme="majorHAnsi" w:hAnsiTheme="majorHAnsi" w:cstheme="majorHAnsi"/>
          <w:b/>
        </w:rPr>
        <w:t xml:space="preserve">and </w:t>
      </w:r>
      <w:r w:rsidR="00E82FAF" w:rsidRPr="00A35477">
        <w:rPr>
          <w:rFonts w:asciiTheme="majorHAnsi" w:hAnsiTheme="majorHAnsi" w:cstheme="majorHAnsi"/>
          <w:b/>
        </w:rPr>
        <w:t>2) provid</w:t>
      </w:r>
      <w:r w:rsidR="0018590B" w:rsidRPr="00A35477">
        <w:rPr>
          <w:rFonts w:asciiTheme="majorHAnsi" w:hAnsiTheme="majorHAnsi" w:cstheme="majorHAnsi"/>
          <w:b/>
        </w:rPr>
        <w:t>ing</w:t>
      </w:r>
      <w:r w:rsidR="00E82FAF" w:rsidRPr="00A35477">
        <w:rPr>
          <w:rFonts w:asciiTheme="majorHAnsi" w:hAnsiTheme="majorHAnsi" w:cstheme="majorHAnsi"/>
          <w:b/>
        </w:rPr>
        <w:t xml:space="preserve"> essential information to the freshwater research community regarding modeling approaches to forecasting water quality</w:t>
      </w:r>
      <w:r w:rsidR="00AB0F13" w:rsidRPr="00A35477">
        <w:rPr>
          <w:rFonts w:asciiTheme="majorHAnsi" w:hAnsiTheme="majorHAnsi" w:cstheme="majorHAnsi"/>
          <w:b/>
        </w:rPr>
        <w:t>.</w:t>
      </w:r>
    </w:p>
    <w:p w:rsidR="00A04A63" w:rsidRPr="00A35477" w:rsidRDefault="00A04A63" w:rsidP="008E2132">
      <w:pPr>
        <w:spacing w:after="0" w:line="240" w:lineRule="auto"/>
        <w:rPr>
          <w:rFonts w:asciiTheme="majorHAnsi" w:hAnsiTheme="majorHAnsi" w:cstheme="majorHAnsi"/>
          <w:i/>
          <w:u w:val="single"/>
        </w:rPr>
      </w:pPr>
    </w:p>
    <w:p w:rsidR="00D84741" w:rsidRPr="00A35477" w:rsidRDefault="00D84741" w:rsidP="00F43434">
      <w:pPr>
        <w:spacing w:after="0" w:line="240" w:lineRule="auto"/>
        <w:rPr>
          <w:rFonts w:asciiTheme="majorHAnsi" w:hAnsiTheme="majorHAnsi" w:cstheme="majorHAnsi"/>
          <w:b/>
        </w:rPr>
      </w:pPr>
      <w:r w:rsidRPr="00A35477">
        <w:rPr>
          <w:rFonts w:asciiTheme="majorHAnsi" w:hAnsiTheme="majorHAnsi" w:cstheme="majorHAnsi"/>
          <w:b/>
          <w:sz w:val="24"/>
        </w:rPr>
        <w:t>Methods</w:t>
      </w:r>
    </w:p>
    <w:p w:rsidR="00DA227F" w:rsidRPr="00A35477" w:rsidRDefault="00DA227F" w:rsidP="00DA227F">
      <w:pPr>
        <w:spacing w:after="0" w:line="240" w:lineRule="auto"/>
        <w:rPr>
          <w:rFonts w:asciiTheme="majorHAnsi" w:hAnsiTheme="majorHAnsi" w:cstheme="majorHAnsi"/>
          <w:i/>
        </w:rPr>
      </w:pPr>
    </w:p>
    <w:p w:rsidR="00FB7532" w:rsidRPr="00A35477" w:rsidRDefault="00FB7532" w:rsidP="00DA227F">
      <w:pPr>
        <w:spacing w:after="0" w:line="240" w:lineRule="auto"/>
        <w:rPr>
          <w:rFonts w:asciiTheme="majorHAnsi" w:hAnsiTheme="majorHAnsi" w:cstheme="majorHAnsi"/>
          <w:i/>
        </w:rPr>
      </w:pPr>
      <w:r w:rsidRPr="00A35477">
        <w:rPr>
          <w:rFonts w:asciiTheme="majorHAnsi" w:hAnsiTheme="majorHAnsi" w:cstheme="majorHAnsi"/>
          <w:i/>
        </w:rPr>
        <w:t>Study Site</w:t>
      </w:r>
    </w:p>
    <w:p w:rsidR="0094434B" w:rsidRPr="00A35477" w:rsidRDefault="00FC258B" w:rsidP="00DA227F">
      <w:pPr>
        <w:spacing w:after="0" w:line="240" w:lineRule="auto"/>
        <w:rPr>
          <w:rFonts w:asciiTheme="majorHAnsi" w:hAnsiTheme="majorHAnsi" w:cstheme="majorHAnsi"/>
        </w:rPr>
      </w:pPr>
      <w:r w:rsidRPr="00A35477">
        <w:rPr>
          <w:rFonts w:asciiTheme="majorHAnsi" w:hAnsiTheme="majorHAnsi" w:cstheme="majorHAnsi"/>
        </w:rPr>
        <w:t xml:space="preserve">Falling Creek Reservoir (FCR) is a small (~12 ha), shallow (maximum depth </w:t>
      </w:r>
      <w:r w:rsidR="00C43697" w:rsidRPr="00A35477">
        <w:rPr>
          <w:rFonts w:asciiTheme="majorHAnsi" w:hAnsiTheme="majorHAnsi" w:cstheme="majorHAnsi"/>
        </w:rPr>
        <w:t>= ~</w:t>
      </w:r>
      <w:r w:rsidRPr="00A35477">
        <w:rPr>
          <w:rFonts w:asciiTheme="majorHAnsi" w:hAnsiTheme="majorHAnsi" w:cstheme="majorHAnsi"/>
        </w:rPr>
        <w:t>9.3</w:t>
      </w:r>
      <w:r w:rsidR="00C43697" w:rsidRPr="00A35477">
        <w:rPr>
          <w:rFonts w:asciiTheme="majorHAnsi" w:hAnsiTheme="majorHAnsi" w:cstheme="majorHAnsi"/>
        </w:rPr>
        <w:t xml:space="preserve"> </w:t>
      </w:r>
      <w:r w:rsidRPr="00A35477">
        <w:rPr>
          <w:rFonts w:asciiTheme="majorHAnsi" w:hAnsiTheme="majorHAnsi" w:cstheme="majorHAnsi"/>
        </w:rPr>
        <w:t>m) dimictic drinking water reservoir located in southwestern Virginia</w:t>
      </w:r>
      <w:r w:rsidR="00F10C83">
        <w:rPr>
          <w:rFonts w:asciiTheme="majorHAnsi" w:hAnsiTheme="majorHAnsi" w:cstheme="majorHAnsi"/>
        </w:rPr>
        <w:t xml:space="preserve"> (</w:t>
      </w:r>
      <w:r w:rsidR="00E6262A" w:rsidRPr="00E6262A">
        <w:rPr>
          <w:rFonts w:asciiTheme="majorHAnsi" w:hAnsiTheme="majorHAnsi" w:cstheme="majorHAnsi"/>
        </w:rPr>
        <w:t>37.30333333</w:t>
      </w:r>
      <w:r w:rsidR="00F10C83">
        <w:rPr>
          <w:rFonts w:asciiTheme="majorHAnsi" w:hAnsiTheme="majorHAnsi" w:cstheme="majorHAnsi"/>
        </w:rPr>
        <w:t>˚</w:t>
      </w:r>
      <w:r w:rsidR="00F10C83" w:rsidRPr="00F10C83">
        <w:rPr>
          <w:rFonts w:asciiTheme="majorHAnsi" w:hAnsiTheme="majorHAnsi" w:cstheme="majorHAnsi"/>
        </w:rPr>
        <w:t xml:space="preserve">N, </w:t>
      </w:r>
      <w:r w:rsidR="00E6262A">
        <w:rPr>
          <w:rFonts w:asciiTheme="majorHAnsi" w:hAnsiTheme="majorHAnsi" w:cstheme="majorHAnsi"/>
        </w:rPr>
        <w:t>-</w:t>
      </w:r>
      <w:r w:rsidR="00E6262A" w:rsidRPr="00E6262A">
        <w:rPr>
          <w:rFonts w:asciiTheme="majorHAnsi" w:hAnsiTheme="majorHAnsi" w:cstheme="majorHAnsi"/>
        </w:rPr>
        <w:t>79.83722222</w:t>
      </w:r>
      <w:r w:rsidR="00F10C83">
        <w:rPr>
          <w:rFonts w:asciiTheme="majorHAnsi" w:hAnsiTheme="majorHAnsi" w:cstheme="majorHAnsi"/>
        </w:rPr>
        <w:t>˚</w:t>
      </w:r>
      <w:r w:rsidR="00E6262A">
        <w:rPr>
          <w:rFonts w:asciiTheme="majorHAnsi" w:hAnsiTheme="majorHAnsi" w:cstheme="majorHAnsi"/>
        </w:rPr>
        <w:t>E</w:t>
      </w:r>
      <w:r w:rsidR="00F10C83">
        <w:rPr>
          <w:rFonts w:asciiTheme="majorHAnsi" w:hAnsiTheme="majorHAnsi" w:cstheme="majorHAnsi"/>
        </w:rPr>
        <w:t>)</w:t>
      </w:r>
      <w:r w:rsidRPr="00A35477">
        <w:rPr>
          <w:rFonts w:asciiTheme="majorHAnsi" w:hAnsiTheme="majorHAnsi" w:cstheme="majorHAnsi"/>
        </w:rPr>
        <w:t>. FCR is owned and operated by the Western Virginia Water Authority (WVWA)</w:t>
      </w:r>
      <w:r w:rsidR="00D22EDC" w:rsidRPr="00A35477">
        <w:rPr>
          <w:rFonts w:asciiTheme="majorHAnsi" w:hAnsiTheme="majorHAnsi" w:cstheme="majorHAnsi"/>
        </w:rPr>
        <w:t>. The watershed of FCR is almost entirely forested,</w:t>
      </w:r>
      <w:r w:rsidR="005D30B3" w:rsidRPr="00A35477">
        <w:rPr>
          <w:rFonts w:asciiTheme="majorHAnsi" w:hAnsiTheme="majorHAnsi" w:cstheme="majorHAnsi"/>
        </w:rPr>
        <w:t xml:space="preserve"> although the reservoir continues to exhibit incidences of poor water quality as a result of historical eutrophication </w:t>
      </w:r>
      <w:r w:rsidR="00F10C83">
        <w:rPr>
          <w:rFonts w:asciiTheme="majorHAnsi" w:hAnsiTheme="majorHAnsi" w:cstheme="majorHAnsi"/>
        </w:rPr>
        <w:fldChar w:fldCharType="begin"/>
      </w:r>
      <w:r w:rsidR="00F10C83">
        <w:rPr>
          <w:rFonts w:asciiTheme="majorHAnsi" w:hAnsiTheme="majorHAnsi" w:cstheme="majorHAnsi"/>
        </w:rPr>
        <w:instrText xml:space="preserve"> ADDIN ZOTERO_ITEM CSL_CITATION {"citationID":"3S7ZRkpZ","properties":{"formattedCitation":"(Gerling et al., 2016)","plainCitation":"(Gerling et al., 2016)","noteIndex":0},"citationItems":[{"id":305,"uris":["http://zotero.org/users/local/H1qgsiu1/items/XSV5DC58"],"uri":["http://zotero.org/users/local/H1qgsiu1/items/XSV5DC58"],"itemData":{"id":305,"type":"article-journal","title":"Whole-Catchment Manipulations of Internal and External Loading Reveal the Sensitivity of a Century- Old Reservoir to Hypoxia","container-title":"Ecosystems","page":"555–571","volume":"19","issue":"3","DOI":"10.1007/s10021-015-9951-0","ISSN":"1435-0629","author":[{"family":"Gerling","given":"Alexandra B"},{"family":"Munger","given":"Zackary W"},{"family":"Doubek","given":"Jonathan P"},{"family":"Hamre","given":"Kathleen D"},{"family":"Gantzer","given":"Paul A"},{"family":"Little","given":"John C"},{"family":"Carey","given":"Cayelan C"}],"issued":{"date-parts":[["2016"]]}}}],"schema":"https://github.com/citation-style-language/schema/raw/master/csl-citation.json"} </w:instrText>
      </w:r>
      <w:r w:rsidR="00F10C83">
        <w:rPr>
          <w:rFonts w:asciiTheme="majorHAnsi" w:hAnsiTheme="majorHAnsi" w:cstheme="majorHAnsi"/>
        </w:rPr>
        <w:fldChar w:fldCharType="separate"/>
      </w:r>
      <w:r w:rsidR="00F10C83" w:rsidRPr="00F10C83">
        <w:rPr>
          <w:rFonts w:ascii="Calibri Light" w:hAnsi="Calibri Light" w:cs="Calibri Light"/>
        </w:rPr>
        <w:t>(Gerling et al., 2016)</w:t>
      </w:r>
      <w:r w:rsidR="00F10C83">
        <w:rPr>
          <w:rFonts w:asciiTheme="majorHAnsi" w:hAnsiTheme="majorHAnsi" w:cstheme="majorHAnsi"/>
        </w:rPr>
        <w:fldChar w:fldCharType="end"/>
      </w:r>
      <w:r w:rsidRPr="00A35477">
        <w:rPr>
          <w:rFonts w:asciiTheme="majorHAnsi" w:hAnsiTheme="majorHAnsi" w:cstheme="majorHAnsi"/>
        </w:rPr>
        <w:t xml:space="preserve">. </w:t>
      </w:r>
      <w:r w:rsidR="002A2263" w:rsidRPr="00A35477">
        <w:rPr>
          <w:rFonts w:asciiTheme="majorHAnsi" w:hAnsiTheme="majorHAnsi" w:cstheme="majorHAnsi"/>
        </w:rPr>
        <w:t xml:space="preserve">The major water source to FCR comes from a single tributary which flows from Beaverdam Reservoir (BVR; Figure </w:t>
      </w:r>
      <w:r w:rsidR="00DA227F" w:rsidRPr="00A35477">
        <w:rPr>
          <w:rFonts w:asciiTheme="majorHAnsi" w:hAnsiTheme="majorHAnsi" w:cstheme="majorHAnsi"/>
        </w:rPr>
        <w:t>1</w:t>
      </w:r>
      <w:r w:rsidR="002A2263" w:rsidRPr="00A35477">
        <w:rPr>
          <w:rFonts w:asciiTheme="majorHAnsi" w:hAnsiTheme="majorHAnsi" w:cstheme="majorHAnsi"/>
        </w:rPr>
        <w:t>).</w:t>
      </w:r>
    </w:p>
    <w:p w:rsidR="00BE0607" w:rsidRPr="00A35477" w:rsidRDefault="00BE0607" w:rsidP="00BE0607">
      <w:pPr>
        <w:pStyle w:val="ListParagraph"/>
        <w:spacing w:after="0" w:line="240" w:lineRule="auto"/>
        <w:ind w:left="1440"/>
        <w:rPr>
          <w:rFonts w:asciiTheme="majorHAnsi" w:hAnsiTheme="majorHAnsi" w:cstheme="majorHAnsi"/>
        </w:rPr>
      </w:pPr>
      <w:r w:rsidRPr="00A35477">
        <w:rPr>
          <w:rFonts w:asciiTheme="majorHAnsi" w:hAnsiTheme="majorHAnsi" w:cstheme="majorHAnsi"/>
          <w:noProof/>
        </w:rPr>
        <w:drawing>
          <wp:inline distT="0" distB="0" distL="0" distR="0" wp14:anchorId="6AE6C9EA" wp14:editId="32DD020E">
            <wp:extent cx="4530904" cy="4027471"/>
            <wp:effectExtent l="0" t="0" r="3175" b="0"/>
            <wp:docPr id="18" name="Content Placeholder 4" descr="A close up of a logo&#10;&#10;Description automatically generated">
              <a:extLst xmlns:a="http://schemas.openxmlformats.org/drawingml/2006/main">
                <a:ext uri="{FF2B5EF4-FFF2-40B4-BE49-F238E27FC236}">
                  <a16:creationId xmlns:a16="http://schemas.microsoft.com/office/drawing/2014/main" id="{7DEBF5E5-1EDC-4133-A642-E6E2BBE05D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logo&#10;&#10;Description automatically generated">
                      <a:extLst>
                        <a:ext uri="{FF2B5EF4-FFF2-40B4-BE49-F238E27FC236}">
                          <a16:creationId xmlns:a16="http://schemas.microsoft.com/office/drawing/2014/main" id="{7DEBF5E5-1EDC-4133-A642-E6E2BBE05D95}"/>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l="6865" t="21115" r="11312" b="22684"/>
                    <a:stretch/>
                  </pic:blipFill>
                  <pic:spPr>
                    <a:xfrm>
                      <a:off x="0" y="0"/>
                      <a:ext cx="4530904" cy="4027471"/>
                    </a:xfrm>
                    <a:prstGeom prst="rect">
                      <a:avLst/>
                    </a:prstGeom>
                  </pic:spPr>
                </pic:pic>
              </a:graphicData>
            </a:graphic>
          </wp:inline>
        </w:drawing>
      </w:r>
    </w:p>
    <w:p w:rsidR="00BE0607" w:rsidRPr="00A35477" w:rsidRDefault="00BE0607" w:rsidP="00BE0607">
      <w:pPr>
        <w:spacing w:after="0" w:line="240" w:lineRule="auto"/>
        <w:ind w:left="1080"/>
        <w:rPr>
          <w:rFonts w:asciiTheme="majorHAnsi" w:hAnsiTheme="majorHAnsi" w:cstheme="majorHAnsi"/>
        </w:rPr>
      </w:pPr>
      <w:commentRangeStart w:id="24"/>
      <w:r w:rsidRPr="00A35477">
        <w:rPr>
          <w:rFonts w:asciiTheme="majorHAnsi" w:hAnsiTheme="majorHAnsi" w:cstheme="majorHAnsi"/>
        </w:rPr>
        <w:t xml:space="preserve">Figure </w:t>
      </w:r>
      <w:ins w:id="25" w:author="Cayelan C. Carey" w:date="2019-04-29T14:58:00Z">
        <w:r w:rsidR="009B6AB4">
          <w:rPr>
            <w:rFonts w:asciiTheme="majorHAnsi" w:hAnsiTheme="majorHAnsi" w:cstheme="majorHAnsi"/>
          </w:rPr>
          <w:t>2</w:t>
        </w:r>
      </w:ins>
      <w:del w:id="26" w:author="Cayelan C. Carey" w:date="2019-04-29T14:58:00Z">
        <w:r w:rsidR="00A60B4B" w:rsidRPr="00A35477" w:rsidDel="009B6AB4">
          <w:rPr>
            <w:rFonts w:asciiTheme="majorHAnsi" w:hAnsiTheme="majorHAnsi" w:cstheme="majorHAnsi"/>
          </w:rPr>
          <w:delText>1</w:delText>
        </w:r>
      </w:del>
      <w:r w:rsidRPr="00A35477">
        <w:rPr>
          <w:rFonts w:asciiTheme="majorHAnsi" w:hAnsiTheme="majorHAnsi" w:cstheme="majorHAnsi"/>
        </w:rPr>
        <w:t>. Map of Falling Creek Reservoir and Beaverdam Reservoir and their watersheds</w:t>
      </w:r>
      <w:r w:rsidR="00C43697" w:rsidRPr="00A35477">
        <w:rPr>
          <w:rFonts w:asciiTheme="majorHAnsi" w:hAnsiTheme="majorHAnsi" w:cstheme="majorHAnsi"/>
        </w:rPr>
        <w:t>.</w:t>
      </w:r>
      <w:commentRangeEnd w:id="24"/>
      <w:r w:rsidR="009B6AB4">
        <w:rPr>
          <w:rStyle w:val="CommentReference"/>
        </w:rPr>
        <w:commentReference w:id="24"/>
      </w:r>
    </w:p>
    <w:p w:rsidR="00DA227F" w:rsidRPr="00A35477" w:rsidRDefault="00DA227F" w:rsidP="00DA227F">
      <w:pPr>
        <w:spacing w:after="0" w:line="240" w:lineRule="auto"/>
        <w:rPr>
          <w:rFonts w:asciiTheme="majorHAnsi" w:hAnsiTheme="majorHAnsi" w:cstheme="majorHAnsi"/>
          <w:b/>
        </w:rPr>
      </w:pPr>
    </w:p>
    <w:p w:rsidR="005D30B3" w:rsidRPr="00A35477" w:rsidRDefault="005D30B3" w:rsidP="00DA227F">
      <w:pPr>
        <w:spacing w:after="0" w:line="240" w:lineRule="auto"/>
        <w:rPr>
          <w:rFonts w:asciiTheme="majorHAnsi" w:hAnsiTheme="majorHAnsi" w:cstheme="majorHAnsi"/>
          <w:i/>
        </w:rPr>
      </w:pPr>
      <w:r w:rsidRPr="00A35477">
        <w:rPr>
          <w:rFonts w:asciiTheme="majorHAnsi" w:hAnsiTheme="majorHAnsi" w:cstheme="majorHAnsi"/>
          <w:i/>
        </w:rPr>
        <w:t>Historical</w:t>
      </w:r>
      <w:r w:rsidR="002A2263" w:rsidRPr="00A35477">
        <w:rPr>
          <w:rFonts w:asciiTheme="majorHAnsi" w:hAnsiTheme="majorHAnsi" w:cstheme="majorHAnsi"/>
          <w:i/>
        </w:rPr>
        <w:t xml:space="preserve"> and sensor dataset</w:t>
      </w:r>
    </w:p>
    <w:p w:rsidR="00E464A2" w:rsidRPr="00CB0698" w:rsidRDefault="005D30B3" w:rsidP="00E464A2">
      <w:pPr>
        <w:spacing w:after="0" w:line="240" w:lineRule="auto"/>
        <w:rPr>
          <w:rFonts w:asciiTheme="majorHAnsi" w:hAnsiTheme="majorHAnsi" w:cstheme="majorHAnsi"/>
        </w:rPr>
      </w:pPr>
      <w:r w:rsidRPr="00A35477">
        <w:rPr>
          <w:rFonts w:asciiTheme="majorHAnsi" w:hAnsiTheme="majorHAnsi" w:cstheme="majorHAnsi"/>
        </w:rPr>
        <w:t xml:space="preserve">An extensive, routine monitoring dataset </w:t>
      </w:r>
      <w:r w:rsidR="00167666" w:rsidRPr="00A35477">
        <w:rPr>
          <w:rFonts w:asciiTheme="majorHAnsi" w:hAnsiTheme="majorHAnsi" w:cstheme="majorHAnsi"/>
        </w:rPr>
        <w:t>of water quality in</w:t>
      </w:r>
      <w:r w:rsidR="002A2263" w:rsidRPr="00A35477">
        <w:rPr>
          <w:rFonts w:asciiTheme="majorHAnsi" w:hAnsiTheme="majorHAnsi" w:cstheme="majorHAnsi"/>
        </w:rPr>
        <w:t xml:space="preserve"> FCR </w:t>
      </w:r>
      <w:r w:rsidR="00167666" w:rsidRPr="00A35477">
        <w:rPr>
          <w:rFonts w:asciiTheme="majorHAnsi" w:hAnsiTheme="majorHAnsi" w:cstheme="majorHAnsi"/>
        </w:rPr>
        <w:t xml:space="preserve">has been collected </w:t>
      </w:r>
      <w:r w:rsidRPr="00A35477">
        <w:rPr>
          <w:rFonts w:asciiTheme="majorHAnsi" w:hAnsiTheme="majorHAnsi" w:cstheme="majorHAnsi"/>
        </w:rPr>
        <w:t>since 2013 in collaboration with the WVWA and Virginia Tech</w:t>
      </w:r>
      <w:r w:rsidR="00EB2201" w:rsidRPr="00A35477">
        <w:rPr>
          <w:rFonts w:asciiTheme="majorHAnsi" w:hAnsiTheme="majorHAnsi" w:cstheme="majorHAnsi"/>
        </w:rPr>
        <w:t xml:space="preserve">. This dataset includes </w:t>
      </w:r>
      <w:r w:rsidRPr="00A35477">
        <w:rPr>
          <w:rFonts w:asciiTheme="majorHAnsi" w:hAnsiTheme="majorHAnsi" w:cstheme="majorHAnsi"/>
        </w:rPr>
        <w:t>meteorological, physical, chemical, and biological data</w:t>
      </w:r>
      <w:r w:rsidR="00EB2201" w:rsidRPr="00A35477">
        <w:rPr>
          <w:rFonts w:asciiTheme="majorHAnsi" w:hAnsiTheme="majorHAnsi" w:cstheme="majorHAnsi"/>
        </w:rPr>
        <w:t xml:space="preserve"> collected both at the deep hole of the reservoir and at the major inflow to FCR</w:t>
      </w:r>
      <w:r w:rsidR="00B33F29" w:rsidRPr="00A35477">
        <w:rPr>
          <w:rFonts w:asciiTheme="majorHAnsi" w:hAnsiTheme="majorHAnsi" w:cstheme="majorHAnsi"/>
        </w:rPr>
        <w:t xml:space="preserve"> (</w:t>
      </w:r>
      <w:r w:rsidR="00367F00">
        <w:rPr>
          <w:rFonts w:asciiTheme="majorHAnsi" w:hAnsiTheme="majorHAnsi" w:cstheme="majorHAnsi"/>
        </w:rPr>
        <w:t>EDI Portal: Carey et al. 2018, Carey et al. 2019</w:t>
      </w:r>
      <w:r w:rsidR="00B33F29" w:rsidRPr="00A35477">
        <w:rPr>
          <w:rFonts w:asciiTheme="majorHAnsi" w:hAnsiTheme="majorHAnsi" w:cstheme="majorHAnsi"/>
        </w:rPr>
        <w:t>)</w:t>
      </w:r>
      <w:r w:rsidRPr="00A35477">
        <w:rPr>
          <w:rFonts w:asciiTheme="majorHAnsi" w:hAnsiTheme="majorHAnsi" w:cstheme="majorHAnsi"/>
        </w:rPr>
        <w:t>.</w:t>
      </w:r>
      <w:r w:rsidR="00EB2201" w:rsidRPr="00A35477">
        <w:rPr>
          <w:rFonts w:asciiTheme="majorHAnsi" w:hAnsiTheme="majorHAnsi" w:cstheme="majorHAnsi"/>
        </w:rPr>
        <w:t xml:space="preserve"> The inflow dataset also includes discharge to the reservoir measured every 15 minutes at a weir installed at the stream site.</w:t>
      </w:r>
      <w:r w:rsidR="002A2263" w:rsidRPr="00A35477">
        <w:rPr>
          <w:rFonts w:asciiTheme="majorHAnsi" w:hAnsiTheme="majorHAnsi" w:cstheme="majorHAnsi"/>
        </w:rPr>
        <w:t xml:space="preserve"> </w:t>
      </w:r>
      <w:r w:rsidRPr="00A35477">
        <w:rPr>
          <w:rFonts w:asciiTheme="majorHAnsi" w:hAnsiTheme="majorHAnsi" w:cstheme="majorHAnsi"/>
        </w:rPr>
        <w:t>More recently, a</w:t>
      </w:r>
      <w:r w:rsidR="00FC258B" w:rsidRPr="00A35477">
        <w:rPr>
          <w:rFonts w:asciiTheme="majorHAnsi" w:hAnsiTheme="majorHAnsi" w:cstheme="majorHAnsi"/>
        </w:rPr>
        <w:t>s part of the Smart and Connected Communities (SCC) project, FCR has been outfitted with numerous high-frequency sensors to capture real-time changes in water quality.</w:t>
      </w:r>
      <w:r w:rsidR="002A2263" w:rsidRPr="00A35477">
        <w:rPr>
          <w:rFonts w:asciiTheme="majorHAnsi" w:hAnsiTheme="majorHAnsi" w:cstheme="majorHAnsi"/>
        </w:rPr>
        <w:t xml:space="preserve"> These data are </w:t>
      </w:r>
      <w:r w:rsidR="00D22EDC" w:rsidRPr="00A35477">
        <w:rPr>
          <w:rFonts w:asciiTheme="majorHAnsi" w:hAnsiTheme="majorHAnsi" w:cstheme="majorHAnsi"/>
        </w:rPr>
        <w:t>streamed wirelessly to a</w:t>
      </w:r>
      <w:r w:rsidR="00C43697" w:rsidRPr="00A35477">
        <w:rPr>
          <w:rFonts w:asciiTheme="majorHAnsi" w:hAnsiTheme="majorHAnsi" w:cstheme="majorHAnsi"/>
        </w:rPr>
        <w:t xml:space="preserve"> staging </w:t>
      </w:r>
      <w:r w:rsidR="00D22EDC" w:rsidRPr="00A35477">
        <w:rPr>
          <w:rFonts w:asciiTheme="majorHAnsi" w:hAnsiTheme="majorHAnsi" w:cstheme="majorHAnsi"/>
        </w:rPr>
        <w:t>server and</w:t>
      </w:r>
      <w:r w:rsidR="00C43697" w:rsidRPr="00A35477">
        <w:rPr>
          <w:rFonts w:asciiTheme="majorHAnsi" w:hAnsiTheme="majorHAnsi" w:cstheme="majorHAnsi"/>
        </w:rPr>
        <w:t xml:space="preserve"> pushed to </w:t>
      </w:r>
      <w:proofErr w:type="spellStart"/>
      <w:r w:rsidR="00C43697" w:rsidRPr="00A35477">
        <w:rPr>
          <w:rFonts w:asciiTheme="majorHAnsi" w:hAnsiTheme="majorHAnsi" w:cstheme="majorHAnsi"/>
        </w:rPr>
        <w:t>Github</w:t>
      </w:r>
      <w:proofErr w:type="spellEnd"/>
      <w:r w:rsidR="00C43697" w:rsidRPr="00A35477">
        <w:rPr>
          <w:rFonts w:asciiTheme="majorHAnsi" w:hAnsiTheme="majorHAnsi" w:cstheme="majorHAnsi"/>
        </w:rPr>
        <w:t xml:space="preserve"> multiple times per day</w:t>
      </w:r>
      <w:r w:rsidR="00D22EDC" w:rsidRPr="00A35477">
        <w:rPr>
          <w:rFonts w:asciiTheme="majorHAnsi" w:hAnsiTheme="majorHAnsi" w:cstheme="majorHAnsi"/>
        </w:rPr>
        <w:t>. Sensor data include</w:t>
      </w:r>
      <w:r w:rsidR="00C43697" w:rsidRPr="00A35477">
        <w:rPr>
          <w:rFonts w:asciiTheme="majorHAnsi" w:hAnsiTheme="majorHAnsi" w:cstheme="majorHAnsi"/>
        </w:rPr>
        <w:t xml:space="preserve"> multiple</w:t>
      </w:r>
      <w:r w:rsidR="00D22EDC" w:rsidRPr="00A35477">
        <w:rPr>
          <w:rFonts w:asciiTheme="majorHAnsi" w:hAnsiTheme="majorHAnsi" w:cstheme="majorHAnsi"/>
        </w:rPr>
        <w:t xml:space="preserve"> meteorological</w:t>
      </w:r>
      <w:r w:rsidR="004B2343">
        <w:rPr>
          <w:rFonts w:asciiTheme="majorHAnsi" w:hAnsiTheme="majorHAnsi" w:cstheme="majorHAnsi"/>
        </w:rPr>
        <w:t xml:space="preserve"> (e.g., precipitation, shortwave radiation)</w:t>
      </w:r>
      <w:r w:rsidR="00D22EDC" w:rsidRPr="00A35477">
        <w:rPr>
          <w:rFonts w:asciiTheme="majorHAnsi" w:hAnsiTheme="majorHAnsi" w:cstheme="majorHAnsi"/>
        </w:rPr>
        <w:t>, physical</w:t>
      </w:r>
      <w:r w:rsidR="004B2343">
        <w:rPr>
          <w:rFonts w:asciiTheme="majorHAnsi" w:hAnsiTheme="majorHAnsi" w:cstheme="majorHAnsi"/>
        </w:rPr>
        <w:t xml:space="preserve"> (e.g., water temperature, dissolved oxygen)</w:t>
      </w:r>
      <w:r w:rsidR="00D22EDC" w:rsidRPr="00A35477">
        <w:rPr>
          <w:rFonts w:asciiTheme="majorHAnsi" w:hAnsiTheme="majorHAnsi" w:cstheme="majorHAnsi"/>
        </w:rPr>
        <w:t xml:space="preserve">, </w:t>
      </w:r>
      <w:r w:rsidR="00167666" w:rsidRPr="00A35477">
        <w:rPr>
          <w:rFonts w:asciiTheme="majorHAnsi" w:hAnsiTheme="majorHAnsi" w:cstheme="majorHAnsi"/>
        </w:rPr>
        <w:t>chemical</w:t>
      </w:r>
      <w:r w:rsidR="004B2343">
        <w:rPr>
          <w:rFonts w:asciiTheme="majorHAnsi" w:hAnsiTheme="majorHAnsi" w:cstheme="majorHAnsi"/>
        </w:rPr>
        <w:t xml:space="preserve"> (e.g. total and soluble nutrients)</w:t>
      </w:r>
      <w:r w:rsidR="00167666" w:rsidRPr="00A35477">
        <w:rPr>
          <w:rFonts w:asciiTheme="majorHAnsi" w:hAnsiTheme="majorHAnsi" w:cstheme="majorHAnsi"/>
        </w:rPr>
        <w:t xml:space="preserve">, </w:t>
      </w:r>
      <w:r w:rsidR="00D22EDC" w:rsidRPr="00A35477">
        <w:rPr>
          <w:rFonts w:asciiTheme="majorHAnsi" w:hAnsiTheme="majorHAnsi" w:cstheme="majorHAnsi"/>
        </w:rPr>
        <w:t xml:space="preserve">and biological </w:t>
      </w:r>
      <w:r w:rsidR="00C43697" w:rsidRPr="00A35477">
        <w:rPr>
          <w:rFonts w:asciiTheme="majorHAnsi" w:hAnsiTheme="majorHAnsi" w:cstheme="majorHAnsi"/>
        </w:rPr>
        <w:t>variables</w:t>
      </w:r>
      <w:r w:rsidR="004B2343">
        <w:rPr>
          <w:rFonts w:asciiTheme="majorHAnsi" w:hAnsiTheme="majorHAnsi" w:cstheme="majorHAnsi"/>
        </w:rPr>
        <w:t xml:space="preserve"> (e.g., chlorophyll-a concentrations)</w:t>
      </w:r>
      <w:r w:rsidR="00D22EDC" w:rsidRPr="00A35477">
        <w:rPr>
          <w:rFonts w:asciiTheme="majorHAnsi" w:hAnsiTheme="majorHAnsi" w:cstheme="majorHAnsi"/>
        </w:rPr>
        <w:t xml:space="preserve">. </w:t>
      </w:r>
    </w:p>
    <w:p w:rsidR="00B66E9B" w:rsidRDefault="00B66E9B" w:rsidP="00E464A2">
      <w:pPr>
        <w:spacing w:after="0" w:line="240" w:lineRule="auto"/>
        <w:rPr>
          <w:rFonts w:asciiTheme="majorHAnsi" w:hAnsiTheme="majorHAnsi" w:cstheme="majorHAnsi"/>
          <w:i/>
        </w:rPr>
      </w:pPr>
    </w:p>
    <w:p w:rsidR="005367DC" w:rsidRPr="00A35477" w:rsidRDefault="005367DC" w:rsidP="00E464A2">
      <w:pPr>
        <w:spacing w:after="0" w:line="240" w:lineRule="auto"/>
        <w:rPr>
          <w:rFonts w:asciiTheme="majorHAnsi" w:hAnsiTheme="majorHAnsi" w:cstheme="majorHAnsi"/>
          <w:i/>
        </w:rPr>
      </w:pPr>
      <w:r w:rsidRPr="00A35477">
        <w:rPr>
          <w:rFonts w:asciiTheme="majorHAnsi" w:hAnsiTheme="majorHAnsi" w:cstheme="majorHAnsi"/>
          <w:i/>
        </w:rPr>
        <w:t>Model Development</w:t>
      </w:r>
      <w:r w:rsidR="004B2343">
        <w:rPr>
          <w:rFonts w:asciiTheme="majorHAnsi" w:hAnsiTheme="majorHAnsi" w:cstheme="majorHAnsi"/>
          <w:i/>
        </w:rPr>
        <w:t xml:space="preserve">—Question </w:t>
      </w:r>
      <w:r w:rsidR="002B10E7" w:rsidRPr="00A35477">
        <w:rPr>
          <w:rFonts w:asciiTheme="majorHAnsi" w:hAnsiTheme="majorHAnsi" w:cstheme="majorHAnsi"/>
          <w:i/>
        </w:rPr>
        <w:t>1</w:t>
      </w:r>
      <w:r w:rsidR="004B2343">
        <w:rPr>
          <w:rFonts w:asciiTheme="majorHAnsi" w:hAnsiTheme="majorHAnsi" w:cstheme="majorHAnsi"/>
          <w:i/>
        </w:rPr>
        <w:t>:</w:t>
      </w:r>
      <w:r w:rsidR="004B2343" w:rsidRPr="004B2343">
        <w:rPr>
          <w:rFonts w:asciiTheme="majorHAnsi" w:hAnsiTheme="majorHAnsi" w:cstheme="majorHAnsi"/>
          <w:i/>
        </w:rPr>
        <w:t xml:space="preserve"> How well can an empirical model and a process-based model hindcast observed phytoplankton dynamics?</w:t>
      </w:r>
    </w:p>
    <w:p w:rsidR="00397952" w:rsidRPr="00A35477" w:rsidRDefault="00397952" w:rsidP="00E464A2">
      <w:pPr>
        <w:spacing w:after="0" w:line="240" w:lineRule="auto"/>
        <w:rPr>
          <w:rFonts w:asciiTheme="majorHAnsi" w:hAnsiTheme="majorHAnsi" w:cstheme="majorHAnsi"/>
        </w:rPr>
      </w:pPr>
      <w:r w:rsidRPr="00A35477">
        <w:rPr>
          <w:rFonts w:asciiTheme="majorHAnsi" w:hAnsiTheme="majorHAnsi" w:cstheme="majorHAnsi"/>
        </w:rPr>
        <w:t xml:space="preserve">We </w:t>
      </w:r>
      <w:r w:rsidR="007D0E56" w:rsidRPr="00A35477">
        <w:rPr>
          <w:rFonts w:asciiTheme="majorHAnsi" w:hAnsiTheme="majorHAnsi" w:cstheme="majorHAnsi"/>
        </w:rPr>
        <w:t>develop</w:t>
      </w:r>
      <w:r w:rsidR="00CB0698">
        <w:rPr>
          <w:rFonts w:asciiTheme="majorHAnsi" w:hAnsiTheme="majorHAnsi" w:cstheme="majorHAnsi"/>
        </w:rPr>
        <w:t>ed</w:t>
      </w:r>
      <w:r w:rsidRPr="00A35477">
        <w:rPr>
          <w:rFonts w:asciiTheme="majorHAnsi" w:hAnsiTheme="majorHAnsi" w:cstheme="majorHAnsi"/>
        </w:rPr>
        <w:t xml:space="preserve"> both an empirical and a process-based model to forecast </w:t>
      </w:r>
      <w:r w:rsidR="004E037D">
        <w:rPr>
          <w:rFonts w:asciiTheme="majorHAnsi" w:hAnsiTheme="majorHAnsi" w:cstheme="majorHAnsi"/>
        </w:rPr>
        <w:t>chlorophyll-a</w:t>
      </w:r>
      <w:r w:rsidR="007966C5">
        <w:rPr>
          <w:rFonts w:asciiTheme="majorHAnsi" w:hAnsiTheme="majorHAnsi" w:cstheme="majorHAnsi"/>
        </w:rPr>
        <w:t>, a proxy for phytoplankton,</w:t>
      </w:r>
      <w:r w:rsidRPr="00A35477">
        <w:rPr>
          <w:rFonts w:asciiTheme="majorHAnsi" w:hAnsiTheme="majorHAnsi" w:cstheme="majorHAnsi"/>
        </w:rPr>
        <w:t xml:space="preserve"> in the surface water (1.0 m) at FCR during the summer stratified period (May-October)</w:t>
      </w:r>
      <w:r w:rsidR="00C43697" w:rsidRPr="00A35477">
        <w:rPr>
          <w:rFonts w:asciiTheme="majorHAnsi" w:hAnsiTheme="majorHAnsi" w:cstheme="majorHAnsi"/>
        </w:rPr>
        <w:t>,</w:t>
      </w:r>
      <w:r w:rsidR="00026A6E" w:rsidRPr="00A35477">
        <w:rPr>
          <w:rFonts w:asciiTheme="majorHAnsi" w:hAnsiTheme="majorHAnsi" w:cstheme="majorHAnsi"/>
        </w:rPr>
        <w:t xml:space="preserve"> when phytoplankton populations are at their highest</w:t>
      </w:r>
      <w:r w:rsidRPr="00A35477">
        <w:rPr>
          <w:rFonts w:asciiTheme="majorHAnsi" w:hAnsiTheme="majorHAnsi" w:cstheme="majorHAnsi"/>
        </w:rPr>
        <w:t xml:space="preserve">. </w:t>
      </w:r>
      <w:r w:rsidR="00F67C47" w:rsidRPr="00A35477">
        <w:rPr>
          <w:rFonts w:asciiTheme="majorHAnsi" w:hAnsiTheme="majorHAnsi" w:cstheme="majorHAnsi"/>
        </w:rPr>
        <w:t xml:space="preserve">The training period for </w:t>
      </w:r>
      <w:r w:rsidR="00A60B4B" w:rsidRPr="00A35477">
        <w:rPr>
          <w:rFonts w:asciiTheme="majorHAnsi" w:hAnsiTheme="majorHAnsi" w:cstheme="majorHAnsi"/>
        </w:rPr>
        <w:t>both models w</w:t>
      </w:r>
      <w:r w:rsidR="007966C5">
        <w:rPr>
          <w:rFonts w:asciiTheme="majorHAnsi" w:hAnsiTheme="majorHAnsi" w:cstheme="majorHAnsi"/>
        </w:rPr>
        <w:t>as</w:t>
      </w:r>
      <w:r w:rsidR="00A60B4B" w:rsidRPr="00A35477">
        <w:rPr>
          <w:rFonts w:asciiTheme="majorHAnsi" w:hAnsiTheme="majorHAnsi" w:cstheme="majorHAnsi"/>
        </w:rPr>
        <w:t xml:space="preserve"> 2013-2016 during which we have regularly, weekly coverage of both response and driver data. </w:t>
      </w:r>
      <w:r w:rsidR="00F67C47" w:rsidRPr="00A35477">
        <w:rPr>
          <w:rFonts w:asciiTheme="majorHAnsi" w:hAnsiTheme="majorHAnsi" w:cstheme="majorHAnsi"/>
        </w:rPr>
        <w:t xml:space="preserve">Both models will be </w:t>
      </w:r>
      <w:r w:rsidR="00E741C4" w:rsidRPr="00A35477">
        <w:rPr>
          <w:rFonts w:asciiTheme="majorHAnsi" w:hAnsiTheme="majorHAnsi" w:cstheme="majorHAnsi"/>
        </w:rPr>
        <w:t>validated</w:t>
      </w:r>
      <w:r w:rsidR="00F67C47" w:rsidRPr="00A35477">
        <w:rPr>
          <w:rFonts w:asciiTheme="majorHAnsi" w:hAnsiTheme="majorHAnsi" w:cstheme="majorHAnsi"/>
        </w:rPr>
        <w:t xml:space="preserve"> using data from 2018. </w:t>
      </w:r>
    </w:p>
    <w:p w:rsidR="00E464A2" w:rsidRPr="00A35477" w:rsidRDefault="00E464A2" w:rsidP="00E464A2">
      <w:pPr>
        <w:spacing w:after="0" w:line="240" w:lineRule="auto"/>
        <w:rPr>
          <w:rFonts w:asciiTheme="majorHAnsi" w:hAnsiTheme="majorHAnsi" w:cstheme="majorHAnsi"/>
        </w:rPr>
      </w:pPr>
    </w:p>
    <w:p w:rsidR="005367DC" w:rsidRPr="00A35477" w:rsidRDefault="00397952" w:rsidP="00E464A2">
      <w:pPr>
        <w:spacing w:after="0" w:line="240" w:lineRule="auto"/>
        <w:rPr>
          <w:rFonts w:asciiTheme="majorHAnsi" w:hAnsiTheme="majorHAnsi" w:cstheme="majorHAnsi"/>
          <w:u w:val="single"/>
        </w:rPr>
      </w:pPr>
      <w:r w:rsidRPr="00A35477">
        <w:rPr>
          <w:rFonts w:asciiTheme="majorHAnsi" w:hAnsiTheme="majorHAnsi" w:cstheme="majorHAnsi"/>
          <w:u w:val="single"/>
        </w:rPr>
        <w:t xml:space="preserve">Empirical: </w:t>
      </w:r>
      <w:r w:rsidR="005367DC" w:rsidRPr="00A35477">
        <w:rPr>
          <w:rFonts w:asciiTheme="majorHAnsi" w:hAnsiTheme="majorHAnsi" w:cstheme="majorHAnsi"/>
          <w:u w:val="single"/>
        </w:rPr>
        <w:t>ARIMA</w:t>
      </w:r>
    </w:p>
    <w:p w:rsidR="00EB2201" w:rsidRPr="00A35477" w:rsidRDefault="007B341F" w:rsidP="00E464A2">
      <w:pPr>
        <w:spacing w:after="0" w:line="240" w:lineRule="auto"/>
        <w:rPr>
          <w:rFonts w:asciiTheme="majorHAnsi" w:hAnsiTheme="majorHAnsi" w:cstheme="majorHAnsi"/>
        </w:rPr>
      </w:pPr>
      <w:r w:rsidRPr="00A35477">
        <w:rPr>
          <w:rFonts w:asciiTheme="majorHAnsi" w:hAnsiTheme="majorHAnsi" w:cstheme="majorHAnsi"/>
        </w:rPr>
        <w:t>We chose a</w:t>
      </w:r>
      <w:r w:rsidR="00397952" w:rsidRPr="00A35477">
        <w:rPr>
          <w:rFonts w:asciiTheme="majorHAnsi" w:hAnsiTheme="majorHAnsi" w:cstheme="majorHAnsi"/>
        </w:rPr>
        <w:t xml:space="preserve">n autoregressive integrated moving average (ARIMA) generalized linear model for our empirical approach to forecast </w:t>
      </w:r>
      <w:r w:rsidR="004E037D">
        <w:rPr>
          <w:rFonts w:asciiTheme="majorHAnsi" w:hAnsiTheme="majorHAnsi" w:cstheme="majorHAnsi"/>
        </w:rPr>
        <w:t>chlorophyll-a</w:t>
      </w:r>
      <w:r w:rsidR="00397952" w:rsidRPr="00A35477">
        <w:rPr>
          <w:rFonts w:asciiTheme="majorHAnsi" w:hAnsiTheme="majorHAnsi" w:cstheme="majorHAnsi"/>
        </w:rPr>
        <w:t xml:space="preserve"> in FCR. </w:t>
      </w:r>
      <w:r w:rsidR="007D0E56" w:rsidRPr="00A35477">
        <w:rPr>
          <w:rFonts w:asciiTheme="majorHAnsi" w:hAnsiTheme="majorHAnsi" w:cstheme="majorHAnsi"/>
        </w:rPr>
        <w:t xml:space="preserve">The autoregressive term </w:t>
      </w:r>
      <w:r w:rsidRPr="00A35477">
        <w:rPr>
          <w:rFonts w:asciiTheme="majorHAnsi" w:hAnsiTheme="majorHAnsi" w:cstheme="majorHAnsi"/>
        </w:rPr>
        <w:t xml:space="preserve">in ARIMA </w:t>
      </w:r>
      <w:r w:rsidR="00C43697" w:rsidRPr="00A35477">
        <w:rPr>
          <w:rFonts w:asciiTheme="majorHAnsi" w:hAnsiTheme="majorHAnsi" w:cstheme="majorHAnsi"/>
        </w:rPr>
        <w:t>was</w:t>
      </w:r>
      <w:r w:rsidR="007D0E56" w:rsidRPr="00A35477">
        <w:rPr>
          <w:rFonts w:asciiTheme="majorHAnsi" w:hAnsiTheme="majorHAnsi" w:cstheme="majorHAnsi"/>
        </w:rPr>
        <w:t xml:space="preserve"> determined by selecting the </w:t>
      </w:r>
      <w:r w:rsidRPr="00A35477">
        <w:rPr>
          <w:rFonts w:asciiTheme="majorHAnsi" w:hAnsiTheme="majorHAnsi" w:cstheme="majorHAnsi"/>
        </w:rPr>
        <w:t xml:space="preserve">previous </w:t>
      </w:r>
      <w:r w:rsidR="00BD2095" w:rsidRPr="00A35477">
        <w:rPr>
          <w:rFonts w:asciiTheme="majorHAnsi" w:hAnsiTheme="majorHAnsi" w:cstheme="majorHAnsi"/>
        </w:rPr>
        <w:t>timestep</w:t>
      </w:r>
      <w:r w:rsidRPr="00A35477">
        <w:rPr>
          <w:rFonts w:asciiTheme="majorHAnsi" w:hAnsiTheme="majorHAnsi" w:cstheme="majorHAnsi"/>
        </w:rPr>
        <w:t xml:space="preserve"> of </w:t>
      </w:r>
      <w:r w:rsidR="004E037D">
        <w:rPr>
          <w:rFonts w:asciiTheme="majorHAnsi" w:hAnsiTheme="majorHAnsi" w:cstheme="majorHAnsi"/>
        </w:rPr>
        <w:t>chlorophyll-a</w:t>
      </w:r>
      <w:r w:rsidR="007D0E56" w:rsidRPr="00A35477">
        <w:rPr>
          <w:rFonts w:asciiTheme="majorHAnsi" w:hAnsiTheme="majorHAnsi" w:cstheme="majorHAnsi"/>
        </w:rPr>
        <w:t xml:space="preserve"> with the highest Pearson’s r correlation coefficient</w:t>
      </w:r>
      <w:r w:rsidRPr="00A35477">
        <w:rPr>
          <w:rFonts w:asciiTheme="majorHAnsi" w:hAnsiTheme="majorHAnsi" w:cstheme="majorHAnsi"/>
        </w:rPr>
        <w:t xml:space="preserve"> with the current measurement of </w:t>
      </w:r>
      <w:r w:rsidR="004E037D">
        <w:rPr>
          <w:rFonts w:asciiTheme="majorHAnsi" w:hAnsiTheme="majorHAnsi" w:cstheme="majorHAnsi"/>
        </w:rPr>
        <w:t>chlorophyll-a</w:t>
      </w:r>
      <w:r w:rsidR="007D0E56" w:rsidRPr="00A35477">
        <w:rPr>
          <w:rFonts w:asciiTheme="majorHAnsi" w:hAnsiTheme="majorHAnsi" w:cstheme="majorHAnsi"/>
        </w:rPr>
        <w:t xml:space="preserve">. </w:t>
      </w:r>
      <w:r w:rsidR="00397952" w:rsidRPr="00A35477">
        <w:rPr>
          <w:rFonts w:asciiTheme="majorHAnsi" w:hAnsiTheme="majorHAnsi" w:cstheme="majorHAnsi"/>
        </w:rPr>
        <w:t xml:space="preserve">From </w:t>
      </w:r>
      <w:r w:rsidR="007D0E56" w:rsidRPr="00A35477">
        <w:rPr>
          <w:rFonts w:asciiTheme="majorHAnsi" w:hAnsiTheme="majorHAnsi" w:cstheme="majorHAnsi"/>
        </w:rPr>
        <w:t>a</w:t>
      </w:r>
      <w:r w:rsidR="00397952" w:rsidRPr="00A35477">
        <w:rPr>
          <w:rFonts w:asciiTheme="majorHAnsi" w:hAnsiTheme="majorHAnsi" w:cstheme="majorHAnsi"/>
        </w:rPr>
        <w:t xml:space="preserve"> pool of 53 </w:t>
      </w:r>
      <w:r w:rsidR="0088098E" w:rsidRPr="00A35477">
        <w:rPr>
          <w:rFonts w:asciiTheme="majorHAnsi" w:hAnsiTheme="majorHAnsi" w:cstheme="majorHAnsi"/>
        </w:rPr>
        <w:t xml:space="preserve">potential </w:t>
      </w:r>
      <w:r w:rsidR="00397952" w:rsidRPr="00A35477">
        <w:rPr>
          <w:rFonts w:asciiTheme="majorHAnsi" w:hAnsiTheme="majorHAnsi" w:cstheme="majorHAnsi"/>
        </w:rPr>
        <w:t>meteorological, physical, chemical, and biological driver variables</w:t>
      </w:r>
      <w:r w:rsidR="007D0E56" w:rsidRPr="00A35477">
        <w:rPr>
          <w:rFonts w:asciiTheme="majorHAnsi" w:hAnsiTheme="majorHAnsi" w:cstheme="majorHAnsi"/>
        </w:rPr>
        <w:t xml:space="preserve">, we </w:t>
      </w:r>
      <w:r w:rsidR="0088098E" w:rsidRPr="00A35477">
        <w:rPr>
          <w:rFonts w:asciiTheme="majorHAnsi" w:hAnsiTheme="majorHAnsi" w:cstheme="majorHAnsi"/>
        </w:rPr>
        <w:t xml:space="preserve">first focused on </w:t>
      </w:r>
      <w:r w:rsidR="007D0E56" w:rsidRPr="00A35477">
        <w:rPr>
          <w:rFonts w:asciiTheme="majorHAnsi" w:hAnsiTheme="majorHAnsi" w:cstheme="majorHAnsi"/>
        </w:rPr>
        <w:t xml:space="preserve">driver variables </w:t>
      </w:r>
      <w:r w:rsidR="0088098E" w:rsidRPr="00A35477">
        <w:rPr>
          <w:rFonts w:asciiTheme="majorHAnsi" w:hAnsiTheme="majorHAnsi" w:cstheme="majorHAnsi"/>
        </w:rPr>
        <w:t>that have biological significance for phytoplankton growth</w:t>
      </w:r>
      <w:r w:rsidR="007B3365" w:rsidRPr="00A35477">
        <w:rPr>
          <w:rFonts w:asciiTheme="majorHAnsi" w:hAnsiTheme="majorHAnsi" w:cstheme="majorHAnsi"/>
        </w:rPr>
        <w:t xml:space="preserve"> and which are also predictable </w:t>
      </w:r>
      <w:r w:rsidR="00F32946">
        <w:rPr>
          <w:rFonts w:asciiTheme="majorHAnsi" w:hAnsiTheme="majorHAnsi" w:cstheme="majorHAnsi"/>
        </w:rPr>
        <w:t>using physical models</w:t>
      </w:r>
      <w:r w:rsidR="007B3365" w:rsidRPr="00A35477">
        <w:rPr>
          <w:rFonts w:asciiTheme="majorHAnsi" w:hAnsiTheme="majorHAnsi" w:cstheme="majorHAnsi"/>
        </w:rPr>
        <w:t xml:space="preserve"> (e.g., temperature, discharge). W</w:t>
      </w:r>
      <w:r w:rsidR="0088098E" w:rsidRPr="00A35477">
        <w:rPr>
          <w:rFonts w:asciiTheme="majorHAnsi" w:hAnsiTheme="majorHAnsi" w:cstheme="majorHAnsi"/>
        </w:rPr>
        <w:t xml:space="preserve">e </w:t>
      </w:r>
      <w:r w:rsidR="00AE5855" w:rsidRPr="00A35477">
        <w:rPr>
          <w:rFonts w:asciiTheme="majorHAnsi" w:hAnsiTheme="majorHAnsi" w:cstheme="majorHAnsi"/>
        </w:rPr>
        <w:t xml:space="preserve">excluded </w:t>
      </w:r>
      <w:r w:rsidR="007D0E56" w:rsidRPr="00A35477">
        <w:rPr>
          <w:rFonts w:asciiTheme="majorHAnsi" w:hAnsiTheme="majorHAnsi" w:cstheme="majorHAnsi"/>
        </w:rPr>
        <w:t xml:space="preserve">variables </w:t>
      </w:r>
      <w:r w:rsidR="00AE5855" w:rsidRPr="00A35477">
        <w:rPr>
          <w:rFonts w:asciiTheme="majorHAnsi" w:hAnsiTheme="majorHAnsi" w:cstheme="majorHAnsi"/>
        </w:rPr>
        <w:t xml:space="preserve">that were </w:t>
      </w:r>
      <w:r w:rsidR="007D0E56" w:rsidRPr="00A35477">
        <w:rPr>
          <w:rFonts w:asciiTheme="majorHAnsi" w:hAnsiTheme="majorHAnsi" w:cstheme="majorHAnsi"/>
        </w:rPr>
        <w:t>correlated with each other through the use of a Pearson’s correlation analysis</w:t>
      </w:r>
      <w:r w:rsidR="00AE5855" w:rsidRPr="00A35477">
        <w:rPr>
          <w:rFonts w:asciiTheme="majorHAnsi" w:hAnsiTheme="majorHAnsi" w:cstheme="majorHAnsi"/>
        </w:rPr>
        <w:t xml:space="preserve"> (r &gt; </w:t>
      </w:r>
      <w:r w:rsidR="00BD2095" w:rsidRPr="00A35477">
        <w:rPr>
          <w:rFonts w:asciiTheme="majorHAnsi" w:hAnsiTheme="majorHAnsi" w:cstheme="majorHAnsi"/>
        </w:rPr>
        <w:t>0.5 &amp; r &lt; -0.5</w:t>
      </w:r>
      <w:r w:rsidR="00AE5855" w:rsidRPr="00A35477">
        <w:rPr>
          <w:rFonts w:asciiTheme="majorHAnsi" w:hAnsiTheme="majorHAnsi" w:cstheme="majorHAnsi"/>
        </w:rPr>
        <w:t>)</w:t>
      </w:r>
      <w:r w:rsidR="007D0E56" w:rsidRPr="00A35477">
        <w:rPr>
          <w:rFonts w:asciiTheme="majorHAnsi" w:hAnsiTheme="majorHAnsi" w:cstheme="majorHAnsi"/>
        </w:rPr>
        <w:t>. Using these variables, we develop</w:t>
      </w:r>
      <w:r w:rsidR="00AE5855" w:rsidRPr="00A35477">
        <w:rPr>
          <w:rFonts w:asciiTheme="majorHAnsi" w:hAnsiTheme="majorHAnsi" w:cstheme="majorHAnsi"/>
        </w:rPr>
        <w:t>ed</w:t>
      </w:r>
      <w:r w:rsidR="007D0E56" w:rsidRPr="00A35477">
        <w:rPr>
          <w:rFonts w:asciiTheme="majorHAnsi" w:hAnsiTheme="majorHAnsi" w:cstheme="majorHAnsi"/>
        </w:rPr>
        <w:t xml:space="preserve"> all possible ARIMA </w:t>
      </w:r>
      <w:r w:rsidR="00E741C4" w:rsidRPr="00A35477">
        <w:rPr>
          <w:rFonts w:asciiTheme="majorHAnsi" w:hAnsiTheme="majorHAnsi" w:cstheme="majorHAnsi"/>
        </w:rPr>
        <w:t>combinations with the selected driver variables</w:t>
      </w:r>
      <w:r w:rsidR="007D0E56" w:rsidRPr="00A35477">
        <w:rPr>
          <w:rFonts w:asciiTheme="majorHAnsi" w:hAnsiTheme="majorHAnsi" w:cstheme="majorHAnsi"/>
        </w:rPr>
        <w:t xml:space="preserve">, and the best model </w:t>
      </w:r>
      <w:r w:rsidR="00AE5855" w:rsidRPr="00A35477">
        <w:rPr>
          <w:rFonts w:asciiTheme="majorHAnsi" w:hAnsiTheme="majorHAnsi" w:cstheme="majorHAnsi"/>
        </w:rPr>
        <w:t>was</w:t>
      </w:r>
      <w:r w:rsidR="007D0E56" w:rsidRPr="00A35477">
        <w:rPr>
          <w:rFonts w:asciiTheme="majorHAnsi" w:hAnsiTheme="majorHAnsi" w:cstheme="majorHAnsi"/>
        </w:rPr>
        <w:t xml:space="preserve"> </w:t>
      </w:r>
      <w:r w:rsidR="00E741C4" w:rsidRPr="00A35477">
        <w:rPr>
          <w:rFonts w:asciiTheme="majorHAnsi" w:hAnsiTheme="majorHAnsi" w:cstheme="majorHAnsi"/>
        </w:rPr>
        <w:t>determined</w:t>
      </w:r>
      <w:r w:rsidR="007D0E56" w:rsidRPr="00A35477">
        <w:rPr>
          <w:rFonts w:asciiTheme="majorHAnsi" w:hAnsiTheme="majorHAnsi" w:cstheme="majorHAnsi"/>
        </w:rPr>
        <w:t xml:space="preserve"> by </w:t>
      </w:r>
      <w:proofErr w:type="spellStart"/>
      <w:r w:rsidR="007D0E56" w:rsidRPr="00A35477">
        <w:rPr>
          <w:rFonts w:asciiTheme="majorHAnsi" w:hAnsiTheme="majorHAnsi" w:cstheme="majorHAnsi"/>
        </w:rPr>
        <w:t>AICc</w:t>
      </w:r>
      <w:proofErr w:type="spellEnd"/>
      <w:r w:rsidR="007D0E56" w:rsidRPr="00A35477">
        <w:rPr>
          <w:rFonts w:asciiTheme="majorHAnsi" w:hAnsiTheme="majorHAnsi" w:cstheme="majorHAnsi"/>
        </w:rPr>
        <w:t xml:space="preserve"> (</w:t>
      </w:r>
      <w:r w:rsidR="00AE5855" w:rsidRPr="00A35477">
        <w:rPr>
          <w:rFonts w:asciiTheme="majorHAnsi" w:hAnsiTheme="majorHAnsi" w:cstheme="majorHAnsi"/>
        </w:rPr>
        <w:t xml:space="preserve">corrected </w:t>
      </w:r>
      <w:r w:rsidR="007D0E56" w:rsidRPr="00A35477">
        <w:rPr>
          <w:rFonts w:asciiTheme="majorHAnsi" w:hAnsiTheme="majorHAnsi" w:cstheme="majorHAnsi"/>
        </w:rPr>
        <w:t>Akaike’s Information Criterion).</w:t>
      </w:r>
    </w:p>
    <w:p w:rsidR="00E464A2" w:rsidRPr="00A35477" w:rsidRDefault="00E464A2" w:rsidP="00E464A2">
      <w:pPr>
        <w:spacing w:after="0" w:line="240" w:lineRule="auto"/>
        <w:rPr>
          <w:rFonts w:asciiTheme="majorHAnsi" w:hAnsiTheme="majorHAnsi" w:cstheme="majorHAnsi"/>
        </w:rPr>
      </w:pPr>
    </w:p>
    <w:p w:rsidR="005367DC" w:rsidRPr="00A35477" w:rsidRDefault="007D0E56" w:rsidP="00E464A2">
      <w:pPr>
        <w:spacing w:after="0" w:line="240" w:lineRule="auto"/>
        <w:rPr>
          <w:rFonts w:asciiTheme="majorHAnsi" w:hAnsiTheme="majorHAnsi" w:cstheme="majorHAnsi"/>
          <w:u w:val="single"/>
        </w:rPr>
      </w:pPr>
      <w:r w:rsidRPr="00A35477">
        <w:rPr>
          <w:rFonts w:asciiTheme="majorHAnsi" w:hAnsiTheme="majorHAnsi" w:cstheme="majorHAnsi"/>
          <w:u w:val="single"/>
        </w:rPr>
        <w:t xml:space="preserve">Process-based: </w:t>
      </w:r>
      <w:r w:rsidR="005367DC" w:rsidRPr="00A35477">
        <w:rPr>
          <w:rFonts w:asciiTheme="majorHAnsi" w:hAnsiTheme="majorHAnsi" w:cstheme="majorHAnsi"/>
          <w:u w:val="single"/>
        </w:rPr>
        <w:t>GLM</w:t>
      </w:r>
    </w:p>
    <w:p w:rsidR="00960586" w:rsidRDefault="00D769B4" w:rsidP="00960586">
      <w:pPr>
        <w:pBdr>
          <w:top w:val="nil"/>
          <w:left w:val="nil"/>
          <w:bottom w:val="nil"/>
          <w:right w:val="nil"/>
          <w:between w:val="nil"/>
        </w:pBdr>
        <w:spacing w:line="240" w:lineRule="auto"/>
        <w:rPr>
          <w:rFonts w:asciiTheme="majorHAnsi" w:eastAsia="Times New Roman" w:hAnsiTheme="majorHAnsi" w:cstheme="majorHAnsi"/>
          <w:color w:val="000000"/>
        </w:rPr>
      </w:pPr>
      <w:r w:rsidRPr="00A35477">
        <w:rPr>
          <w:rFonts w:asciiTheme="majorHAnsi" w:hAnsiTheme="majorHAnsi" w:cstheme="majorHAnsi"/>
        </w:rPr>
        <w:t>We used the General Lake Model</w:t>
      </w:r>
      <w:r w:rsidR="00960586">
        <w:rPr>
          <w:rFonts w:asciiTheme="majorHAnsi" w:hAnsiTheme="majorHAnsi" w:cstheme="majorHAnsi"/>
        </w:rPr>
        <w:t xml:space="preserve"> </w:t>
      </w:r>
      <w:r w:rsidR="00F10C83">
        <w:rPr>
          <w:rFonts w:asciiTheme="majorHAnsi" w:hAnsiTheme="majorHAnsi" w:cstheme="majorHAnsi"/>
        </w:rPr>
        <w:fldChar w:fldCharType="begin"/>
      </w:r>
      <w:r w:rsidR="00F10C83">
        <w:rPr>
          <w:rFonts w:asciiTheme="majorHAnsi" w:hAnsiTheme="majorHAnsi" w:cstheme="majorHAnsi"/>
        </w:rPr>
        <w:instrText xml:space="preserve"> ADDIN ZOTERO_ITEM CSL_CITATION {"citationID":"Mj3kQQzf","properties":{"formattedCitation":"(Hipsey et al., 2019, 2017)","plainCitation":"(Hipsey et al., 2019, 2017)","noteIndex":0},"citationItems":[{"id":418,"uris":["http://zotero.org/users/local/H1qgsiu1/items/F6LC58AE"],"uri":["http://zotero.org/users/local/H1qgsiu1/items/F6LC58AE"],"itemData":{"id":418,"type":"article-journal","title":"A General Lake Model (GLM 3.0) for linking with high-frequency sensor data from the Global Lake Ecological Observatory Network (GLEON)","container-title":"Geoscientific Model Development; Katlenburg-Lindau","page":"473-523","volume":"12","issue":"1","source":"ProQuest","abstract":"The General Lake Model (GLM) is a one-dimensional open-source code designed to simulate the hydrodynamics of lakes, reservoirs, and wetlands. GLM was developed to support the science needs of the Global Lake Ecological Observatory Network (GLEON), a network of researchers using sensors to understand lake functioning and address questions about how lakes around the world respond to climate and land use change. The scale and diversity of lake types, locations, and sizes, and the expanding observational datasets created the need for a robust community model of lake dynamics with sufficient flexibility to accommodate a range of scientific and management questions relevant to the GLEON community. This paper summarizes the scientific basis and numerical implementation of the model algorithms, including details of sub-models that simulate surface heat exchange and ice cover dynamics, vertical mixing, and inflow–outflow dynamics. We demonstrate the suitability of the model for different lake types that vary substantially in their morphology, hydrology, and climatic conditions. GLM supports a dynamic coupling with biogeochemical and ecological modelling libraries for integrated simulations of water quality and ecosystem health, and options for integration with other environmental models are outlined. Finally, we discuss utilities for the analysis of model outputs and uncertainty assessments, model operation within a distributed cloud-computing environment, and as a tool to support the learning of network participants.","DOI":"http://dx.doi.org/10.5194/gmd-12-473-2019","ISSN":"1991962X","language":"English","author":[{"family":"Hipsey","given":"Matthew R."},{"family":"Bruce","given":"Louise C."},{"family":"Boon","given":"Casper"},{"family":"Busch","given":"Brendan"},{"family":"Carey","given":"Cayelan C."},{"family":"Hamilton","given":"David P."},{"family":"Hanson","given":"Paul C."},{"family":"Read","given":"Jordan S."},{"family":"Sousa","given":"Eduardo","non-dropping-particle":"de"},{"family":"Weber","given":"Michael"},{"family":"Winslow","given":"Luke A."}],"issued":{"date-parts":[["2019"]]}}},{"id":31,"uris":["http://zotero.org/users/local/H1qgsiu1/items/LRLD389N"],"uri":["http://zotero.org/users/local/H1qgsiu1/items/LRLD389N"],"itemData":{"id":31,"type":"article-journal","title":"A General Lake Model (GLM 2.4) for linking with high-frequency sensor data from the Global Lake Ecological Observatory Network (GLEON)","container-title":"Geoscientific Model Development Discussions","page":"1–60","issue":"November","abstract":"\\textlessp\\textgreaterThe General Lake Model (GLM) is a one-dimensional open-source model code designed to simulate the hydrodynamics of lakes, reservoirs and wetlands. GLM was developed to support the science needs of the Global Lake Ecological Observatory Network (GLEON), a network of lake sensors and researchers attempting to understand lake functioning and address questions about how lakes around the world vary in response to climate and land-use change. The scale and diversity of lake types, locations and sizes, as well as the observational data within GLEON, created the need for a robust community model of lake dynamics with sufficient flexibility to accommodate a range of scientific and management needs of the GLEON community. This paper summarises the scientific basis and numerical implementation of the model algorithms, including details of sub-models that simulate surface heat exchange and ice-cover dynamics, vertical mixing and inflow/outflow dynamics. A summary of typical parameter values for lakes and reservoirs collated from a range of sources is included. GLM supports a dynamic coupling with biogeochemical and ecological modelling libraries for integrated simulations of water quality and ecosystem health. An overview of approaches for integration with other models, and utilities for the analysis of model outputs and for undertaking sensitivity and uncertainty assessments is also provided. Finally, we discuss application of the model within a distributed cloud-computing environment, and as a tool to support learning of network participants.\\textless/p\\textgreater","DOI":"10.5194/gmd-2017-257","ISSN":"1991-962X","author":[{"family":"Hipsey","given":"Matthew R."},{"family":"Bruce","given":"Louise C."},{"family":"Boon","given":"Casper"},{"family":"Busch","given":"Brendan"},{"family":"Carey","given":"Cayelan C."},{"family":"Hamilton","given":"David P."},{"family":"Hanson","given":"Paul C."},{"family":"Read","given":"Jordan S."},{"family":"Sousa","given":"Eduardo","non-dropping-particle":"de"},{"family":"Weber","given":"Michael"},{"family":"Winslow","given":"Luke A."}],"issued":{"date-parts":[["2017"]]}}}],"schema":"https://github.com/citation-style-language/schema/raw/master/csl-citation.json"} </w:instrText>
      </w:r>
      <w:r w:rsidR="00F10C83">
        <w:rPr>
          <w:rFonts w:asciiTheme="majorHAnsi" w:hAnsiTheme="majorHAnsi" w:cstheme="majorHAnsi"/>
        </w:rPr>
        <w:fldChar w:fldCharType="separate"/>
      </w:r>
      <w:r w:rsidR="00F10C83" w:rsidRPr="00F10C83">
        <w:rPr>
          <w:rFonts w:ascii="Calibri Light" w:hAnsi="Calibri Light" w:cs="Calibri Light"/>
        </w:rPr>
        <w:t>(Hipsey et al., 2019, 2017)</w:t>
      </w:r>
      <w:r w:rsidR="00F10C83">
        <w:rPr>
          <w:rFonts w:asciiTheme="majorHAnsi" w:hAnsiTheme="majorHAnsi" w:cstheme="majorHAnsi"/>
        </w:rPr>
        <w:fldChar w:fldCharType="end"/>
      </w:r>
      <w:r w:rsidRPr="00A35477">
        <w:rPr>
          <w:rFonts w:asciiTheme="majorHAnsi" w:hAnsiTheme="majorHAnsi" w:cstheme="majorHAnsi"/>
        </w:rPr>
        <w:t xml:space="preserve">, </w:t>
      </w:r>
      <w:r w:rsidR="00960586">
        <w:rPr>
          <w:rFonts w:asciiTheme="majorHAnsi" w:hAnsiTheme="majorHAnsi" w:cstheme="majorHAnsi"/>
        </w:rPr>
        <w:t xml:space="preserve">coupled with </w:t>
      </w:r>
      <w:r w:rsidRPr="00A35477">
        <w:rPr>
          <w:rFonts w:asciiTheme="majorHAnsi" w:hAnsiTheme="majorHAnsi" w:cstheme="majorHAnsi"/>
        </w:rPr>
        <w:t>Aquatic</w:t>
      </w:r>
      <w:r w:rsidR="00960586">
        <w:rPr>
          <w:rFonts w:asciiTheme="majorHAnsi" w:hAnsiTheme="majorHAnsi" w:cstheme="majorHAnsi"/>
        </w:rPr>
        <w:br/>
      </w:r>
      <w:proofErr w:type="spellStart"/>
      <w:r w:rsidRPr="00A35477">
        <w:rPr>
          <w:rFonts w:asciiTheme="majorHAnsi" w:hAnsiTheme="majorHAnsi" w:cstheme="majorHAnsi"/>
        </w:rPr>
        <w:t>Ecodynamics</w:t>
      </w:r>
      <w:proofErr w:type="spellEnd"/>
      <w:r w:rsidR="00960586">
        <w:rPr>
          <w:rFonts w:asciiTheme="majorHAnsi" w:hAnsiTheme="majorHAnsi" w:cstheme="majorHAnsi"/>
        </w:rPr>
        <w:t xml:space="preserve"> (</w:t>
      </w:r>
      <w:proofErr w:type="spellStart"/>
      <w:r w:rsidR="00960586">
        <w:rPr>
          <w:rFonts w:asciiTheme="majorHAnsi" w:hAnsiTheme="majorHAnsi" w:cstheme="majorHAnsi"/>
        </w:rPr>
        <w:t>Hipsey</w:t>
      </w:r>
      <w:proofErr w:type="spellEnd"/>
      <w:r w:rsidR="00960586">
        <w:rPr>
          <w:rFonts w:asciiTheme="majorHAnsi" w:hAnsiTheme="majorHAnsi" w:cstheme="majorHAnsi"/>
        </w:rPr>
        <w:t xml:space="preserve"> et al.</w:t>
      </w:r>
      <w:r w:rsidR="005D2814">
        <w:rPr>
          <w:rFonts w:asciiTheme="majorHAnsi" w:hAnsiTheme="majorHAnsi" w:cstheme="majorHAnsi"/>
        </w:rPr>
        <w:t>,</w:t>
      </w:r>
      <w:r w:rsidR="00960586">
        <w:rPr>
          <w:rFonts w:asciiTheme="majorHAnsi" w:hAnsiTheme="majorHAnsi" w:cstheme="majorHAnsi"/>
        </w:rPr>
        <w:t xml:space="preserve"> 2013)</w:t>
      </w:r>
      <w:r w:rsidR="00815ECB">
        <w:rPr>
          <w:rFonts w:asciiTheme="majorHAnsi" w:hAnsiTheme="majorHAnsi" w:cstheme="majorHAnsi"/>
        </w:rPr>
        <w:t>,</w:t>
      </w:r>
      <w:r w:rsidRPr="00A35477">
        <w:rPr>
          <w:rFonts w:asciiTheme="majorHAnsi" w:hAnsiTheme="majorHAnsi" w:cstheme="majorHAnsi"/>
        </w:rPr>
        <w:t xml:space="preserve"> </w:t>
      </w:r>
      <w:r w:rsidR="00815ECB">
        <w:rPr>
          <w:rFonts w:asciiTheme="majorHAnsi" w:hAnsiTheme="majorHAnsi" w:cstheme="majorHAnsi"/>
        </w:rPr>
        <w:t xml:space="preserve">hereafter, </w:t>
      </w:r>
      <w:r w:rsidRPr="00A35477">
        <w:rPr>
          <w:rFonts w:asciiTheme="majorHAnsi" w:hAnsiTheme="majorHAnsi" w:cstheme="majorHAnsi"/>
        </w:rPr>
        <w:t>GLM-AED</w:t>
      </w:r>
      <w:r w:rsidR="00815ECB">
        <w:rPr>
          <w:rFonts w:asciiTheme="majorHAnsi" w:hAnsiTheme="majorHAnsi" w:cstheme="majorHAnsi"/>
        </w:rPr>
        <w:t xml:space="preserve">, </w:t>
      </w:r>
      <w:r w:rsidRPr="00A35477">
        <w:rPr>
          <w:rFonts w:asciiTheme="majorHAnsi" w:hAnsiTheme="majorHAnsi" w:cstheme="majorHAnsi"/>
        </w:rPr>
        <w:t xml:space="preserve">as our process-based model. </w:t>
      </w:r>
      <w:r w:rsidR="00960586">
        <w:rPr>
          <w:rFonts w:asciiTheme="majorHAnsi" w:hAnsiTheme="majorHAnsi" w:cstheme="majorHAnsi"/>
        </w:rPr>
        <w:t>GLM-AED is a 1-dimensional, open</w:t>
      </w:r>
      <w:r w:rsidR="00815ECB">
        <w:rPr>
          <w:rFonts w:asciiTheme="majorHAnsi" w:hAnsiTheme="majorHAnsi" w:cstheme="majorHAnsi"/>
        </w:rPr>
        <w:t>-</w:t>
      </w:r>
      <w:r w:rsidR="00960586">
        <w:rPr>
          <w:rFonts w:asciiTheme="majorHAnsi" w:hAnsiTheme="majorHAnsi" w:cstheme="majorHAnsi"/>
        </w:rPr>
        <w:t xml:space="preserve">source lake ecosystem model. GLM-AED requires a number of input data driver files, </w:t>
      </w:r>
      <w:r w:rsidR="00960586" w:rsidRPr="00960586">
        <w:rPr>
          <w:rFonts w:asciiTheme="majorHAnsi" w:eastAsia="Times New Roman" w:hAnsiTheme="majorHAnsi" w:cstheme="majorHAnsi"/>
          <w:color w:val="000000"/>
        </w:rPr>
        <w:t>including the hypsographic curve of the lake, initial physical, chemical, and biological conditions, daily stream inflow volume and water chemistry, and hourly weather. Hourly climate driver data from 2013-2017 were downloaded from the North American Land Data Assimilation System (NLDAS-2) website, and other driver data files were derived from the historical and sensor dataset for FCR.</w:t>
      </w:r>
      <w:r w:rsidR="00960586">
        <w:rPr>
          <w:rFonts w:asciiTheme="majorHAnsi" w:eastAsia="Times New Roman" w:hAnsiTheme="majorHAnsi" w:cstheme="majorHAnsi"/>
          <w:color w:val="000000"/>
        </w:rPr>
        <w:t xml:space="preserve"> </w:t>
      </w:r>
    </w:p>
    <w:p w:rsidR="00960586" w:rsidRPr="00960586" w:rsidRDefault="00960586" w:rsidP="00960586">
      <w:pPr>
        <w:pBdr>
          <w:top w:val="nil"/>
          <w:left w:val="nil"/>
          <w:bottom w:val="nil"/>
          <w:right w:val="nil"/>
          <w:between w:val="nil"/>
        </w:pBdr>
        <w:spacing w:line="240" w:lineRule="auto"/>
        <w:rPr>
          <w:rFonts w:asciiTheme="majorHAnsi" w:hAnsiTheme="majorHAnsi" w:cstheme="majorHAnsi"/>
        </w:rPr>
      </w:pPr>
      <w:r>
        <w:rPr>
          <w:rFonts w:asciiTheme="majorHAnsi" w:eastAsia="Times New Roman" w:hAnsiTheme="majorHAnsi" w:cstheme="majorHAnsi"/>
          <w:color w:val="000000"/>
        </w:rPr>
        <w:t>GLM-AED was calibrated to best fit phytoplankton dyn</w:t>
      </w:r>
      <w:r w:rsidRPr="00960586">
        <w:rPr>
          <w:rFonts w:asciiTheme="majorHAnsi" w:eastAsia="Times New Roman" w:hAnsiTheme="majorHAnsi" w:cstheme="majorHAnsi"/>
          <w:color w:val="000000"/>
        </w:rPr>
        <w:t xml:space="preserve">amics during the summer stratified period </w:t>
      </w:r>
      <w:r w:rsidR="00747860">
        <w:rPr>
          <w:rFonts w:asciiTheme="majorHAnsi" w:eastAsia="Times New Roman" w:hAnsiTheme="majorHAnsi" w:cstheme="majorHAnsi"/>
          <w:color w:val="000000"/>
        </w:rPr>
        <w:t>from</w:t>
      </w:r>
      <w:r w:rsidRPr="00960586">
        <w:rPr>
          <w:rFonts w:asciiTheme="majorHAnsi" w:eastAsia="Times New Roman" w:hAnsiTheme="majorHAnsi" w:cstheme="majorHAnsi"/>
          <w:color w:val="000000"/>
        </w:rPr>
        <w:t xml:space="preserve"> 2013-2016. Parameters were systematically adjusted to improve the model fit with observational data, first for temperature, then for dissolved oxygen, nitrogen, phosphorus, and carbon, and finally for phytoplankton (following </w:t>
      </w:r>
      <w:r w:rsidR="005D2814">
        <w:rPr>
          <w:rFonts w:asciiTheme="majorHAnsi" w:eastAsia="Times New Roman" w:hAnsiTheme="majorHAnsi" w:cstheme="majorHAnsi"/>
          <w:color w:val="000000"/>
        </w:rPr>
        <w:fldChar w:fldCharType="begin"/>
      </w:r>
      <w:r w:rsidR="005D2814">
        <w:rPr>
          <w:rFonts w:asciiTheme="majorHAnsi" w:eastAsia="Times New Roman" w:hAnsiTheme="majorHAnsi" w:cstheme="majorHAnsi"/>
          <w:color w:val="000000"/>
        </w:rPr>
        <w:instrText xml:space="preserve"> ADDIN ZOTERO_ITEM CSL_CITATION {"citationID":"MLHWTLRL","properties":{"formattedCitation":"(Bennett et al., 2013)","plainCitation":"(Bennett et al., 2013)","noteIndex":0},"citationItems":[{"id":58,"uris":["http://zotero.org/users/local/H1qgsiu1/items/A5KN3MDC"],"uri":["http://zotero.org/users/local/H1qgsiu1/items/A5KN3MDC"],"itemData":{"id":58,"type":"article-journal","title":"Characterising performance of environmental models","container-title":"Environmental Modelling and Software","page":"1–20","volume":"40","abstract":"In order to use environmental models effectively for management and decision-making, it is vital to establish an appropriate level of confidence in their performance. This paper reviews techniques available across various fields for characterising the performance of environmental models with focus on numerical, graphical and qualitative methods. General classes of direct value comparison, coupling real and modelled values, preserving data patterns, indirect metrics based on parameter values, and data transformations are discussed. In practice environmental modelling requires the use and implementation of workflows that combine several methods, tailored to the model purpose and dependent upon the data and information available. A five-step procedure for performance evaluation of models is suggested, with the key elements including: (i) (re)assessment of the model's aim, scale and scope; (ii) characterisation of the data for calibration and testing; (iii) visual and other analysis to detect under- or non-modelled behaviour and to gain an overview of overall performance; (iv) selection of basic performance criteria; and (v) consideration of more advanced methods to handle problems such as systematic divergence between modelled and observed values. © 2012 Elsevier Ltd.","DOI":"10.1016/j.envsoft.2012.09.011","ISSN":"13648152","note":"PMID: 84871801369","author":[{"family":"Bennett","given":"Neil D."},{"family":"Croke","given":"Barry F.W."},{"family":"Guariso","given":"Giorgio"},{"family":"Guillaume","given":"Joseph H.A."},{"family":"Hamilton","given":"Serena H."},{"family":"Jakeman","given":"Anthony J."},{"family":"Marsili-Libelli","given":"Stefano"},{"family":"Newham","given":"Lachlan T.H."},{"family":"Norton","given":"John P."},{"family":"Perrin","given":"Charles"},{"family":"Pierce","given":"Suzanne A."},{"family":"Robson","given":"Barbara"},{"family":"Seppelt","given":"Ralf"},{"family":"Voinov","given":"Alexey A."},{"family":"Fath","given":"Brian D."},{"family":"Andreassian","given":"Vazken"}],"issued":{"date-parts":[["2013"]]}}}],"schema":"https://github.com/citation-style-language/schema/raw/master/csl-citation.json"} </w:instrText>
      </w:r>
      <w:r w:rsidR="005D2814">
        <w:rPr>
          <w:rFonts w:asciiTheme="majorHAnsi" w:eastAsia="Times New Roman" w:hAnsiTheme="majorHAnsi" w:cstheme="majorHAnsi"/>
          <w:color w:val="000000"/>
        </w:rPr>
        <w:fldChar w:fldCharType="separate"/>
      </w:r>
      <w:r w:rsidR="005D2814" w:rsidRPr="005D2814">
        <w:rPr>
          <w:rFonts w:ascii="Calibri Light" w:hAnsi="Calibri Light" w:cs="Calibri Light"/>
        </w:rPr>
        <w:t>Bennett et al., 2013)</w:t>
      </w:r>
      <w:r w:rsidR="005D2814">
        <w:rPr>
          <w:rFonts w:asciiTheme="majorHAnsi" w:eastAsia="Times New Roman" w:hAnsiTheme="majorHAnsi" w:cstheme="majorHAnsi"/>
          <w:color w:val="000000"/>
        </w:rPr>
        <w:fldChar w:fldCharType="end"/>
      </w:r>
      <w:r w:rsidRPr="00960586">
        <w:rPr>
          <w:rFonts w:asciiTheme="majorHAnsi" w:eastAsia="Times New Roman" w:hAnsiTheme="majorHAnsi" w:cstheme="majorHAnsi"/>
          <w:color w:val="000000"/>
        </w:rPr>
        <w:t>.</w:t>
      </w:r>
    </w:p>
    <w:p w:rsidR="00E464A2" w:rsidRPr="00A35477" w:rsidRDefault="00E464A2" w:rsidP="00E464A2">
      <w:pPr>
        <w:spacing w:after="0" w:line="240" w:lineRule="auto"/>
        <w:rPr>
          <w:rFonts w:asciiTheme="majorHAnsi" w:hAnsiTheme="majorHAnsi" w:cstheme="majorHAnsi"/>
        </w:rPr>
      </w:pPr>
    </w:p>
    <w:p w:rsidR="00E464A2" w:rsidRPr="00A35477" w:rsidRDefault="00E464A2" w:rsidP="00E464A2">
      <w:pPr>
        <w:spacing w:after="0" w:line="240" w:lineRule="auto"/>
        <w:rPr>
          <w:rFonts w:asciiTheme="majorHAnsi" w:hAnsiTheme="majorHAnsi" w:cstheme="majorHAnsi"/>
          <w:u w:val="single"/>
        </w:rPr>
      </w:pPr>
      <w:r w:rsidRPr="00A35477">
        <w:rPr>
          <w:rFonts w:asciiTheme="majorHAnsi" w:hAnsiTheme="majorHAnsi" w:cstheme="majorHAnsi"/>
          <w:u w:val="single"/>
        </w:rPr>
        <w:t>Model Assessment</w:t>
      </w:r>
    </w:p>
    <w:p w:rsidR="00E464A2" w:rsidRPr="00A35477" w:rsidRDefault="00E464A2" w:rsidP="00E464A2">
      <w:pPr>
        <w:rPr>
          <w:rFonts w:asciiTheme="majorHAnsi" w:hAnsiTheme="majorHAnsi" w:cstheme="majorHAnsi"/>
        </w:rPr>
      </w:pPr>
      <w:r w:rsidRPr="00A35477">
        <w:rPr>
          <w:rFonts w:asciiTheme="majorHAnsi" w:hAnsiTheme="majorHAnsi" w:cstheme="majorHAnsi"/>
        </w:rPr>
        <w:t xml:space="preserve">Model performance will be assessed using a number of metrics currently being used in the ecological forecasting field. </w:t>
      </w:r>
      <w:r w:rsidR="00777140" w:rsidRPr="00A35477">
        <w:rPr>
          <w:rFonts w:asciiTheme="majorHAnsi" w:hAnsiTheme="majorHAnsi" w:cstheme="majorHAnsi"/>
        </w:rPr>
        <w:t>As one</w:t>
      </w:r>
      <w:r w:rsidRPr="00A35477">
        <w:rPr>
          <w:rFonts w:asciiTheme="majorHAnsi" w:hAnsiTheme="majorHAnsi" w:cstheme="majorHAnsi"/>
        </w:rPr>
        <w:t xml:space="preserve"> metric </w:t>
      </w:r>
      <w:r w:rsidR="00777140" w:rsidRPr="00A35477">
        <w:rPr>
          <w:rFonts w:asciiTheme="majorHAnsi" w:hAnsiTheme="majorHAnsi" w:cstheme="majorHAnsi"/>
        </w:rPr>
        <w:t>alone cannot</w:t>
      </w:r>
      <w:r w:rsidRPr="00A35477">
        <w:rPr>
          <w:rFonts w:asciiTheme="majorHAnsi" w:hAnsiTheme="majorHAnsi" w:cstheme="majorHAnsi"/>
        </w:rPr>
        <w:t xml:space="preserve"> </w:t>
      </w:r>
      <w:r w:rsidR="004E371C" w:rsidRPr="00A35477">
        <w:rPr>
          <w:rFonts w:asciiTheme="majorHAnsi" w:hAnsiTheme="majorHAnsi" w:cstheme="majorHAnsi"/>
        </w:rPr>
        <w:t xml:space="preserve">determine </w:t>
      </w:r>
      <w:r w:rsidR="00777140" w:rsidRPr="00A35477">
        <w:rPr>
          <w:rFonts w:asciiTheme="majorHAnsi" w:hAnsiTheme="majorHAnsi" w:cstheme="majorHAnsi"/>
        </w:rPr>
        <w:t xml:space="preserve">if a </w:t>
      </w:r>
      <w:r w:rsidR="004E371C" w:rsidRPr="00A35477">
        <w:rPr>
          <w:rFonts w:asciiTheme="majorHAnsi" w:hAnsiTheme="majorHAnsi" w:cstheme="majorHAnsi"/>
        </w:rPr>
        <w:t xml:space="preserve">model performs better than another, </w:t>
      </w:r>
      <w:r w:rsidR="00FA2450">
        <w:rPr>
          <w:rFonts w:asciiTheme="majorHAnsi" w:hAnsiTheme="majorHAnsi" w:cstheme="majorHAnsi"/>
        </w:rPr>
        <w:t xml:space="preserve">I will use </w:t>
      </w:r>
      <w:r w:rsidR="004E371C" w:rsidRPr="00A35477">
        <w:rPr>
          <w:rFonts w:asciiTheme="majorHAnsi" w:hAnsiTheme="majorHAnsi" w:cstheme="majorHAnsi"/>
        </w:rPr>
        <w:t xml:space="preserve">a holistic approach </w:t>
      </w:r>
      <w:r w:rsidR="00FA2450">
        <w:rPr>
          <w:rFonts w:asciiTheme="majorHAnsi" w:hAnsiTheme="majorHAnsi" w:cstheme="majorHAnsi"/>
        </w:rPr>
        <w:t>comparing</w:t>
      </w:r>
      <w:r w:rsidR="00FA2450" w:rsidRPr="00A35477">
        <w:rPr>
          <w:rFonts w:asciiTheme="majorHAnsi" w:hAnsiTheme="majorHAnsi" w:cstheme="majorHAnsi"/>
        </w:rPr>
        <w:t xml:space="preserve"> </w:t>
      </w:r>
      <w:r w:rsidR="004E371C" w:rsidRPr="00A35477">
        <w:rPr>
          <w:rFonts w:asciiTheme="majorHAnsi" w:hAnsiTheme="majorHAnsi" w:cstheme="majorHAnsi"/>
        </w:rPr>
        <w:t xml:space="preserve">several model performance metrics. </w:t>
      </w:r>
    </w:p>
    <w:p w:rsidR="00447A09" w:rsidRDefault="00E464A2" w:rsidP="00E464A2">
      <w:pPr>
        <w:rPr>
          <w:rFonts w:asciiTheme="majorHAnsi" w:hAnsiTheme="majorHAnsi" w:cstheme="majorHAnsi"/>
        </w:rPr>
      </w:pPr>
      <w:r w:rsidRPr="00A35477">
        <w:rPr>
          <w:rFonts w:asciiTheme="majorHAnsi" w:hAnsiTheme="majorHAnsi" w:cstheme="majorHAnsi"/>
        </w:rPr>
        <w:t>Comparisons of observed and model descriptors will include the mean, standard deviation, quantiles (</w:t>
      </w:r>
      <w:proofErr w:type="spellStart"/>
      <w:r w:rsidRPr="00A35477">
        <w:rPr>
          <w:rFonts w:asciiTheme="majorHAnsi" w:hAnsiTheme="majorHAnsi" w:cstheme="majorHAnsi"/>
        </w:rPr>
        <w:t>Dietze</w:t>
      </w:r>
      <w:proofErr w:type="spellEnd"/>
      <w:r w:rsidR="005D2814">
        <w:rPr>
          <w:rFonts w:asciiTheme="majorHAnsi" w:hAnsiTheme="majorHAnsi" w:cstheme="majorHAnsi"/>
        </w:rPr>
        <w:t>,</w:t>
      </w:r>
      <w:r w:rsidRPr="00A35477">
        <w:rPr>
          <w:rFonts w:asciiTheme="majorHAnsi" w:hAnsiTheme="majorHAnsi" w:cstheme="majorHAnsi"/>
        </w:rPr>
        <w:t xml:space="preserve"> </w:t>
      </w:r>
      <w:r w:rsidR="00777140" w:rsidRPr="00A35477">
        <w:rPr>
          <w:rFonts w:asciiTheme="majorHAnsi" w:hAnsiTheme="majorHAnsi" w:cstheme="majorHAnsi"/>
        </w:rPr>
        <w:t>2017</w:t>
      </w:r>
      <w:r w:rsidRPr="00A35477">
        <w:rPr>
          <w:rFonts w:asciiTheme="majorHAnsi" w:hAnsiTheme="majorHAnsi" w:cstheme="majorHAnsi"/>
        </w:rPr>
        <w:t>), and kurtosis (Bennett et al</w:t>
      </w:r>
      <w:r w:rsidR="007B3365" w:rsidRPr="00A35477">
        <w:rPr>
          <w:rFonts w:asciiTheme="majorHAnsi" w:hAnsiTheme="majorHAnsi" w:cstheme="majorHAnsi"/>
        </w:rPr>
        <w:t>.</w:t>
      </w:r>
      <w:r w:rsidR="005D2814">
        <w:rPr>
          <w:rFonts w:asciiTheme="majorHAnsi" w:hAnsiTheme="majorHAnsi" w:cstheme="majorHAnsi"/>
        </w:rPr>
        <w:t>,</w:t>
      </w:r>
      <w:r w:rsidRPr="00A35477">
        <w:rPr>
          <w:rFonts w:asciiTheme="majorHAnsi" w:hAnsiTheme="majorHAnsi" w:cstheme="majorHAnsi"/>
        </w:rPr>
        <w:t xml:space="preserve"> 2013). </w:t>
      </w:r>
      <w:r w:rsidR="00447A09">
        <w:rPr>
          <w:rFonts w:asciiTheme="majorHAnsi" w:hAnsiTheme="majorHAnsi" w:cstheme="majorHAnsi"/>
        </w:rPr>
        <w:t>M</w:t>
      </w:r>
      <w:r w:rsidR="00447A09" w:rsidRPr="00A35477">
        <w:rPr>
          <w:rFonts w:asciiTheme="majorHAnsi" w:hAnsiTheme="majorHAnsi" w:cstheme="majorHAnsi"/>
        </w:rPr>
        <w:t xml:space="preserve">odel performance will </w:t>
      </w:r>
      <w:r w:rsidR="00447A09">
        <w:rPr>
          <w:rFonts w:asciiTheme="majorHAnsi" w:hAnsiTheme="majorHAnsi" w:cstheme="majorHAnsi"/>
        </w:rPr>
        <w:t xml:space="preserve">also </w:t>
      </w:r>
      <w:r w:rsidR="00447A09" w:rsidRPr="00A35477">
        <w:rPr>
          <w:rFonts w:asciiTheme="majorHAnsi" w:hAnsiTheme="majorHAnsi" w:cstheme="majorHAnsi"/>
        </w:rPr>
        <w:t xml:space="preserve">be examined through visual assessment of </w:t>
      </w:r>
      <w:r w:rsidR="00447A09">
        <w:rPr>
          <w:rFonts w:asciiTheme="majorHAnsi" w:hAnsiTheme="majorHAnsi" w:cstheme="majorHAnsi"/>
        </w:rPr>
        <w:t>figures showing o</w:t>
      </w:r>
      <w:r w:rsidR="00447A09" w:rsidRPr="00447A09">
        <w:rPr>
          <w:rFonts w:asciiTheme="majorHAnsi" w:hAnsiTheme="majorHAnsi" w:cstheme="majorHAnsi"/>
        </w:rPr>
        <w:t>bserved and model predictions over time</w:t>
      </w:r>
      <w:r w:rsidR="00447A09">
        <w:rPr>
          <w:rFonts w:asciiTheme="majorHAnsi" w:hAnsiTheme="majorHAnsi" w:cstheme="majorHAnsi"/>
        </w:rPr>
        <w:t>, and p</w:t>
      </w:r>
      <w:r w:rsidR="00447A09" w:rsidRPr="00A35477">
        <w:rPr>
          <w:rFonts w:asciiTheme="majorHAnsi" w:hAnsiTheme="majorHAnsi" w:cstheme="majorHAnsi"/>
        </w:rPr>
        <w:t>redicted v</w:t>
      </w:r>
      <w:r w:rsidR="00447A09">
        <w:rPr>
          <w:rFonts w:asciiTheme="majorHAnsi" w:hAnsiTheme="majorHAnsi" w:cstheme="majorHAnsi"/>
        </w:rPr>
        <w:t>ersus</w:t>
      </w:r>
      <w:r w:rsidR="00447A09" w:rsidRPr="00A35477">
        <w:rPr>
          <w:rFonts w:asciiTheme="majorHAnsi" w:hAnsiTheme="majorHAnsi" w:cstheme="majorHAnsi"/>
        </w:rPr>
        <w:t xml:space="preserve"> observed </w:t>
      </w:r>
      <w:r w:rsidR="00447A09">
        <w:rPr>
          <w:rFonts w:asciiTheme="majorHAnsi" w:hAnsiTheme="majorHAnsi" w:cstheme="majorHAnsi"/>
        </w:rPr>
        <w:t xml:space="preserve">data </w:t>
      </w:r>
      <w:r w:rsidR="00447A09" w:rsidRPr="00A35477">
        <w:rPr>
          <w:rFonts w:asciiTheme="majorHAnsi" w:hAnsiTheme="majorHAnsi" w:cstheme="majorHAnsi"/>
        </w:rPr>
        <w:t>(</w:t>
      </w:r>
      <w:proofErr w:type="spellStart"/>
      <w:r w:rsidR="00447A09" w:rsidRPr="00A35477">
        <w:rPr>
          <w:rFonts w:asciiTheme="majorHAnsi" w:hAnsiTheme="majorHAnsi" w:cstheme="majorHAnsi"/>
        </w:rPr>
        <w:t>Dietze</w:t>
      </w:r>
      <w:proofErr w:type="spellEnd"/>
      <w:r w:rsidR="005D2814">
        <w:rPr>
          <w:rFonts w:asciiTheme="majorHAnsi" w:hAnsiTheme="majorHAnsi" w:cstheme="majorHAnsi"/>
        </w:rPr>
        <w:t>,</w:t>
      </w:r>
      <w:r w:rsidR="00447A09" w:rsidRPr="00A35477">
        <w:rPr>
          <w:rFonts w:asciiTheme="majorHAnsi" w:hAnsiTheme="majorHAnsi" w:cstheme="majorHAnsi"/>
        </w:rPr>
        <w:t xml:space="preserve"> 2017)</w:t>
      </w:r>
      <w:r w:rsidR="00447A09">
        <w:rPr>
          <w:rFonts w:asciiTheme="majorHAnsi" w:hAnsiTheme="majorHAnsi" w:cstheme="majorHAnsi"/>
        </w:rPr>
        <w:t xml:space="preserve">. </w:t>
      </w:r>
      <w:r w:rsidRPr="00A35477">
        <w:rPr>
          <w:rFonts w:asciiTheme="majorHAnsi" w:hAnsiTheme="majorHAnsi" w:cstheme="majorHAnsi"/>
        </w:rPr>
        <w:t xml:space="preserve">Model outputs will </w:t>
      </w:r>
      <w:r w:rsidR="00747860">
        <w:rPr>
          <w:rFonts w:asciiTheme="majorHAnsi" w:hAnsiTheme="majorHAnsi" w:cstheme="majorHAnsi"/>
        </w:rPr>
        <w:t xml:space="preserve">also </w:t>
      </w:r>
      <w:r w:rsidRPr="00A35477">
        <w:rPr>
          <w:rFonts w:asciiTheme="majorHAnsi" w:hAnsiTheme="majorHAnsi" w:cstheme="majorHAnsi"/>
        </w:rPr>
        <w:t>be compared with each other using the performance metrics</w:t>
      </w:r>
      <w:r w:rsidR="00177E62">
        <w:rPr>
          <w:rFonts w:asciiTheme="majorHAnsi" w:hAnsiTheme="majorHAnsi" w:cstheme="majorHAnsi"/>
        </w:rPr>
        <w:t xml:space="preserve"> found in Table 2.</w:t>
      </w:r>
    </w:p>
    <w:tbl>
      <w:tblPr>
        <w:tblStyle w:val="TableGrid"/>
        <w:tblW w:w="0" w:type="auto"/>
        <w:tblLook w:val="04A0" w:firstRow="1" w:lastRow="0" w:firstColumn="1" w:lastColumn="0" w:noHBand="0" w:noVBand="1"/>
      </w:tblPr>
      <w:tblGrid>
        <w:gridCol w:w="1879"/>
        <w:gridCol w:w="4297"/>
        <w:gridCol w:w="3174"/>
      </w:tblGrid>
      <w:tr w:rsidR="00747860" w:rsidTr="004B2343">
        <w:tc>
          <w:tcPr>
            <w:tcW w:w="9350" w:type="dxa"/>
            <w:gridSpan w:val="3"/>
            <w:shd w:val="clear" w:color="auto" w:fill="A6A6A6" w:themeFill="background1" w:themeFillShade="A6"/>
          </w:tcPr>
          <w:p w:rsidR="00747860" w:rsidRPr="00747860" w:rsidRDefault="00747860" w:rsidP="00E464A2">
            <w:pPr>
              <w:rPr>
                <w:rFonts w:asciiTheme="majorHAnsi" w:hAnsiTheme="majorHAnsi" w:cstheme="majorHAnsi"/>
                <w:b/>
              </w:rPr>
            </w:pPr>
            <w:r w:rsidRPr="00747860">
              <w:rPr>
                <w:rFonts w:asciiTheme="majorHAnsi" w:hAnsiTheme="majorHAnsi" w:cstheme="majorHAnsi"/>
                <w:b/>
              </w:rPr>
              <w:t>Table 2. Model Assessment Metrics for comparing forecast model outputs</w:t>
            </w:r>
          </w:p>
        </w:tc>
      </w:tr>
      <w:tr w:rsidR="00913655" w:rsidTr="00913655">
        <w:tc>
          <w:tcPr>
            <w:tcW w:w="1879" w:type="dxa"/>
          </w:tcPr>
          <w:p w:rsidR="00913655" w:rsidRPr="006F45C4" w:rsidRDefault="00913655" w:rsidP="00E464A2">
            <w:pPr>
              <w:rPr>
                <w:rFonts w:asciiTheme="majorHAnsi" w:hAnsiTheme="majorHAnsi" w:cstheme="majorHAnsi"/>
                <w:b/>
              </w:rPr>
            </w:pPr>
            <w:r w:rsidRPr="006F45C4">
              <w:rPr>
                <w:rFonts w:asciiTheme="majorHAnsi" w:hAnsiTheme="majorHAnsi" w:cstheme="majorHAnsi"/>
                <w:b/>
              </w:rPr>
              <w:t>Metric</w:t>
            </w:r>
          </w:p>
        </w:tc>
        <w:tc>
          <w:tcPr>
            <w:tcW w:w="4297" w:type="dxa"/>
          </w:tcPr>
          <w:p w:rsidR="00913655" w:rsidRPr="006F45C4" w:rsidRDefault="00913655" w:rsidP="00E464A2">
            <w:pPr>
              <w:rPr>
                <w:rFonts w:asciiTheme="majorHAnsi" w:hAnsiTheme="majorHAnsi" w:cstheme="majorHAnsi"/>
                <w:b/>
              </w:rPr>
            </w:pPr>
            <w:r w:rsidRPr="006F45C4">
              <w:rPr>
                <w:rFonts w:asciiTheme="majorHAnsi" w:hAnsiTheme="majorHAnsi" w:cstheme="majorHAnsi"/>
                <w:b/>
              </w:rPr>
              <w:t>Equation</w:t>
            </w:r>
          </w:p>
        </w:tc>
        <w:tc>
          <w:tcPr>
            <w:tcW w:w="3174" w:type="dxa"/>
          </w:tcPr>
          <w:p w:rsidR="00913655" w:rsidRPr="006F45C4" w:rsidRDefault="00913655" w:rsidP="00E464A2">
            <w:pPr>
              <w:rPr>
                <w:rFonts w:asciiTheme="majorHAnsi" w:hAnsiTheme="majorHAnsi" w:cstheme="majorHAnsi"/>
                <w:b/>
              </w:rPr>
            </w:pPr>
            <w:r w:rsidRPr="006F45C4">
              <w:rPr>
                <w:rFonts w:asciiTheme="majorHAnsi" w:hAnsiTheme="majorHAnsi" w:cstheme="majorHAnsi"/>
                <w:b/>
              </w:rPr>
              <w:t>Ideal Value</w:t>
            </w:r>
          </w:p>
        </w:tc>
      </w:tr>
      <w:tr w:rsidR="00913655" w:rsidTr="00913655">
        <w:tc>
          <w:tcPr>
            <w:tcW w:w="1879" w:type="dxa"/>
          </w:tcPr>
          <w:p w:rsidR="00913655" w:rsidRDefault="00913655" w:rsidP="00E464A2">
            <w:pPr>
              <w:rPr>
                <w:rFonts w:asciiTheme="majorHAnsi" w:hAnsiTheme="majorHAnsi" w:cstheme="majorHAnsi"/>
              </w:rPr>
            </w:pPr>
            <w:r>
              <w:rPr>
                <w:rFonts w:asciiTheme="majorHAnsi" w:hAnsiTheme="majorHAnsi" w:cstheme="majorHAnsi"/>
              </w:rPr>
              <w:t>RMSE (root mean squared error)</w:t>
            </w:r>
          </w:p>
        </w:tc>
        <w:tc>
          <w:tcPr>
            <w:tcW w:w="4297" w:type="dxa"/>
          </w:tcPr>
          <w:p w:rsidR="00913655" w:rsidRDefault="009F41EB" w:rsidP="00085A6B">
            <w:pPr>
              <w:spacing w:before="240" w:after="240"/>
              <w:rPr>
                <w:rFonts w:asciiTheme="majorHAnsi" w:hAnsiTheme="majorHAnsi" w:cstheme="majorHAnsi"/>
              </w:rPr>
            </w:pPr>
            <m:oMathPara>
              <m:oMath>
                <m:rad>
                  <m:radPr>
                    <m:degHide m:val="1"/>
                    <m:ctrlPr>
                      <w:rPr>
                        <w:rFonts w:ascii="Cambria Math" w:hAnsi="Cambria Math" w:cstheme="majorHAnsi"/>
                        <w:i/>
                      </w:rPr>
                    </m:ctrlPr>
                  </m:radPr>
                  <m:deg/>
                  <m:e>
                    <m:f>
                      <m:fPr>
                        <m:ctrlPr>
                          <w:rPr>
                            <w:rFonts w:ascii="Cambria Math" w:hAnsi="Cambria Math" w:cstheme="majorHAnsi"/>
                            <w:i/>
                          </w:rPr>
                        </m:ctrlPr>
                      </m:fPr>
                      <m:num>
                        <m:r>
                          <w:rPr>
                            <w:rFonts w:ascii="Cambria Math" w:hAnsi="Cambria Math" w:cstheme="majorHAnsi"/>
                          </w:rPr>
                          <m:t>1</m:t>
                        </m:r>
                      </m:num>
                      <m:den>
                        <m:r>
                          <w:rPr>
                            <w:rFonts w:ascii="Cambria Math" w:hAnsi="Cambria Math" w:cstheme="majorHAnsi"/>
                          </w:rPr>
                          <m:t>n</m:t>
                        </m:r>
                      </m:den>
                    </m:f>
                    <m:sSup>
                      <m:sSupPr>
                        <m:ctrlPr>
                          <w:rPr>
                            <w:rFonts w:ascii="Cambria Math" w:hAnsi="Cambria Math" w:cstheme="majorHAnsi"/>
                            <w:i/>
                          </w:rPr>
                        </m:ctrlPr>
                      </m:sSupPr>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 xml:space="preserve">model </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data</m:t>
                                </m:r>
                              </m:sub>
                            </m:sSub>
                          </m:e>
                        </m:d>
                      </m:e>
                      <m:sup>
                        <m:r>
                          <w:rPr>
                            <w:rFonts w:ascii="Cambria Math" w:hAnsi="Cambria Math" w:cstheme="majorHAnsi"/>
                          </w:rPr>
                          <m:t>2</m:t>
                        </m:r>
                      </m:sup>
                    </m:sSup>
                  </m:e>
                </m:rad>
              </m:oMath>
            </m:oMathPara>
          </w:p>
        </w:tc>
        <w:tc>
          <w:tcPr>
            <w:tcW w:w="3174" w:type="dxa"/>
          </w:tcPr>
          <w:p w:rsidR="00913655" w:rsidRPr="00DE1A1F" w:rsidRDefault="006F45C4" w:rsidP="00085A6B">
            <w:pPr>
              <w:spacing w:before="480"/>
              <w:jc w:val="center"/>
              <w:rPr>
                <w:rFonts w:ascii="Calibri Light" w:eastAsia="Calibri" w:hAnsi="Calibri Light" w:cs="Calibri Light"/>
              </w:rPr>
            </w:pPr>
            <w:r>
              <w:rPr>
                <w:rFonts w:ascii="Calibri Light" w:eastAsia="Calibri" w:hAnsi="Calibri Light" w:cs="Calibri Light"/>
              </w:rPr>
              <w:t>0</w:t>
            </w:r>
          </w:p>
        </w:tc>
      </w:tr>
      <w:tr w:rsidR="00913655" w:rsidTr="00913655">
        <w:tc>
          <w:tcPr>
            <w:tcW w:w="1879" w:type="dxa"/>
          </w:tcPr>
          <w:p w:rsidR="00913655" w:rsidRDefault="00913655" w:rsidP="00E464A2">
            <w:pPr>
              <w:rPr>
                <w:rFonts w:asciiTheme="majorHAnsi" w:hAnsiTheme="majorHAnsi" w:cstheme="majorHAnsi"/>
              </w:rPr>
            </w:pPr>
            <w:r>
              <w:rPr>
                <w:rFonts w:asciiTheme="majorHAnsi" w:hAnsiTheme="majorHAnsi" w:cstheme="majorHAnsi"/>
              </w:rPr>
              <w:t>R</w:t>
            </w:r>
            <w:r w:rsidRPr="00A35477">
              <w:rPr>
                <w:rFonts w:asciiTheme="majorHAnsi" w:hAnsiTheme="majorHAnsi" w:cstheme="majorHAnsi"/>
                <w:vertAlign w:val="superscript"/>
              </w:rPr>
              <w:t>2</w:t>
            </w:r>
            <w:r w:rsidRPr="00A35477">
              <w:rPr>
                <w:rFonts w:asciiTheme="majorHAnsi" w:hAnsiTheme="majorHAnsi" w:cstheme="majorHAnsi"/>
              </w:rPr>
              <w:t xml:space="preserve"> (variation from the 1:1 line)</w:t>
            </w:r>
          </w:p>
        </w:tc>
        <w:tc>
          <w:tcPr>
            <w:tcW w:w="4297" w:type="dxa"/>
          </w:tcPr>
          <w:p w:rsidR="00913655" w:rsidRDefault="00913655" w:rsidP="00085A6B">
            <w:pPr>
              <w:spacing w:before="240" w:after="240"/>
              <w:jc w:val="center"/>
              <w:rPr>
                <w:rFonts w:asciiTheme="majorHAnsi" w:hAnsiTheme="majorHAnsi" w:cstheme="majorHAnsi"/>
              </w:rPr>
            </w:pPr>
            <m:oMathPara>
              <m:oMath>
                <m:r>
                  <w:rPr>
                    <w:rFonts w:ascii="Cambria Math" w:hAnsi="Cambria Math" w:cstheme="majorHAnsi"/>
                  </w:rPr>
                  <m:t xml:space="preserve">1- </m:t>
                </m:r>
                <m:f>
                  <m:fPr>
                    <m:ctrlPr>
                      <w:rPr>
                        <w:rFonts w:ascii="Cambria Math" w:hAnsi="Cambria Math" w:cstheme="majorHAnsi"/>
                        <w:i/>
                      </w:rPr>
                    </m:ctrlPr>
                  </m:fPr>
                  <m:num>
                    <m:r>
                      <w:rPr>
                        <w:rFonts w:ascii="Cambria Math" w:hAnsi="Cambria Math" w:cstheme="majorHAnsi"/>
                      </w:rPr>
                      <m:t>Σ</m:t>
                    </m:r>
                    <m:sSup>
                      <m:sSupPr>
                        <m:ctrlPr>
                          <w:rPr>
                            <w:rFonts w:ascii="Cambria Math" w:hAnsi="Cambria Math" w:cstheme="majorHAnsi"/>
                            <w:i/>
                          </w:rPr>
                        </m:ctrlPr>
                      </m:sSupPr>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model</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data</m:t>
                                </m:r>
                              </m:sub>
                            </m:sSub>
                          </m:e>
                        </m:d>
                      </m:e>
                      <m:sup>
                        <m:r>
                          <w:rPr>
                            <w:rFonts w:ascii="Cambria Math" w:hAnsi="Cambria Math" w:cstheme="majorHAnsi"/>
                          </w:rPr>
                          <m:t>2</m:t>
                        </m:r>
                      </m:sup>
                    </m:sSup>
                  </m:num>
                  <m:den>
                    <m:r>
                      <w:rPr>
                        <w:rFonts w:ascii="Cambria Math" w:hAnsi="Cambria Math" w:cstheme="majorHAnsi"/>
                      </w:rPr>
                      <m:t>Σ</m:t>
                    </m:r>
                    <m:sSup>
                      <m:sSupPr>
                        <m:ctrlPr>
                          <w:rPr>
                            <w:rFonts w:ascii="Cambria Math" w:hAnsi="Cambria Math" w:cstheme="majorHAnsi"/>
                            <w:i/>
                          </w:rPr>
                        </m:ctrlPr>
                      </m:sSupPr>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data</m:t>
                                </m:r>
                              </m:sub>
                            </m:sSub>
                            <m:r>
                              <w:rPr>
                                <w:rFonts w:ascii="Cambria Math" w:hAnsi="Cambria Math" w:cstheme="majorHAnsi"/>
                              </w:rPr>
                              <m:t xml:space="preserve">- </m:t>
                            </m:r>
                            <m:acc>
                              <m:accPr>
                                <m:chr m:val="̅"/>
                                <m:ctrlPr>
                                  <w:rPr>
                                    <w:rFonts w:ascii="Cambria Math" w:hAnsi="Cambria Math" w:cstheme="majorHAnsi"/>
                                    <w:i/>
                                  </w:rPr>
                                </m:ctrlPr>
                              </m:acc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data</m:t>
                                    </m:r>
                                  </m:sub>
                                </m:sSub>
                              </m:e>
                            </m:acc>
                          </m:e>
                        </m:d>
                      </m:e>
                      <m:sup>
                        <m:r>
                          <w:rPr>
                            <w:rFonts w:ascii="Cambria Math" w:hAnsi="Cambria Math" w:cstheme="majorHAnsi"/>
                          </w:rPr>
                          <m:t>2</m:t>
                        </m:r>
                      </m:sup>
                    </m:sSup>
                  </m:den>
                </m:f>
              </m:oMath>
            </m:oMathPara>
          </w:p>
        </w:tc>
        <w:tc>
          <w:tcPr>
            <w:tcW w:w="3174" w:type="dxa"/>
          </w:tcPr>
          <w:p w:rsidR="00913655" w:rsidRDefault="006F45C4" w:rsidP="00085A6B">
            <w:pPr>
              <w:spacing w:before="240" w:after="240"/>
              <w:jc w:val="center"/>
              <w:rPr>
                <w:rFonts w:ascii="Calibri Light" w:eastAsia="Calibri" w:hAnsi="Calibri Light" w:cs="Calibri Light"/>
              </w:rPr>
            </w:pPr>
            <w:r>
              <w:rPr>
                <w:rFonts w:ascii="Calibri Light" w:eastAsia="Calibri" w:hAnsi="Calibri Light" w:cs="Calibri Light"/>
              </w:rPr>
              <w:t>1</w:t>
            </w:r>
          </w:p>
        </w:tc>
      </w:tr>
      <w:tr w:rsidR="00913655" w:rsidTr="00085A6B">
        <w:trPr>
          <w:trHeight w:val="629"/>
        </w:trPr>
        <w:tc>
          <w:tcPr>
            <w:tcW w:w="1879" w:type="dxa"/>
          </w:tcPr>
          <w:p w:rsidR="00913655" w:rsidRDefault="00913655" w:rsidP="00E464A2">
            <w:pPr>
              <w:rPr>
                <w:rFonts w:asciiTheme="majorHAnsi" w:hAnsiTheme="majorHAnsi" w:cstheme="majorHAnsi"/>
              </w:rPr>
            </w:pPr>
            <w:r>
              <w:rPr>
                <w:rFonts w:asciiTheme="majorHAnsi" w:hAnsiTheme="majorHAnsi" w:cstheme="majorHAnsi"/>
              </w:rPr>
              <w:t>Bias</w:t>
            </w:r>
          </w:p>
        </w:tc>
        <w:tc>
          <w:tcPr>
            <w:tcW w:w="4297" w:type="dxa"/>
          </w:tcPr>
          <w:p w:rsidR="00913655" w:rsidRDefault="009F41EB" w:rsidP="00085A6B">
            <w:pPr>
              <w:spacing w:before="120"/>
              <w:jc w:val="center"/>
              <w:rPr>
                <w:rFonts w:asciiTheme="majorHAnsi" w:hAnsiTheme="majorHAnsi" w:cstheme="majorHAnsi"/>
              </w:rPr>
            </w:pPr>
            <m:oMathPara>
              <m:oMath>
                <m:f>
                  <m:fPr>
                    <m:type m:val="lin"/>
                    <m:ctrlPr>
                      <w:rPr>
                        <w:rFonts w:ascii="Cambria Math" w:hAnsi="Cambria Math" w:cstheme="majorHAnsi"/>
                        <w:i/>
                      </w:rPr>
                    </m:ctrlPr>
                  </m:fPr>
                  <m:num>
                    <m:r>
                      <w:rPr>
                        <w:rFonts w:ascii="Cambria Math" w:hAnsi="Cambria Math" w:cstheme="majorHAnsi"/>
                      </w:rPr>
                      <m:t>SD[</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model</m:t>
                        </m:r>
                      </m:sub>
                    </m:sSub>
                    <m:r>
                      <w:rPr>
                        <w:rFonts w:ascii="Cambria Math" w:hAnsi="Cambria Math" w:cstheme="majorHAnsi"/>
                      </w:rPr>
                      <m:t>]</m:t>
                    </m:r>
                  </m:num>
                  <m:den>
                    <m:r>
                      <w:rPr>
                        <w:rFonts w:ascii="Cambria Math" w:hAnsi="Cambria Math" w:cstheme="majorHAnsi"/>
                      </w:rPr>
                      <m:t>SD[</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data</m:t>
                        </m:r>
                      </m:sub>
                    </m:sSub>
                    <m:r>
                      <w:rPr>
                        <w:rFonts w:ascii="Cambria Math" w:hAnsi="Cambria Math" w:cstheme="majorHAnsi"/>
                      </w:rPr>
                      <m:t>]</m:t>
                    </m:r>
                  </m:den>
                </m:f>
              </m:oMath>
            </m:oMathPara>
          </w:p>
        </w:tc>
        <w:tc>
          <w:tcPr>
            <w:tcW w:w="3174" w:type="dxa"/>
          </w:tcPr>
          <w:p w:rsidR="00913655" w:rsidRPr="00626DB2" w:rsidRDefault="006F45C4" w:rsidP="00085A6B">
            <w:pPr>
              <w:spacing w:before="120"/>
              <w:jc w:val="center"/>
              <w:rPr>
                <w:rFonts w:ascii="Calibri Light" w:eastAsia="Calibri" w:hAnsi="Calibri Light" w:cs="Calibri Light"/>
              </w:rPr>
            </w:pPr>
            <w:r>
              <w:rPr>
                <w:rFonts w:ascii="Calibri Light" w:eastAsia="Calibri" w:hAnsi="Calibri Light" w:cs="Calibri Light"/>
              </w:rPr>
              <w:t>1</w:t>
            </w:r>
          </w:p>
        </w:tc>
      </w:tr>
      <w:tr w:rsidR="00913655" w:rsidTr="00913655">
        <w:tc>
          <w:tcPr>
            <w:tcW w:w="1879" w:type="dxa"/>
          </w:tcPr>
          <w:p w:rsidR="00913655" w:rsidRDefault="00913655" w:rsidP="00E464A2">
            <w:pPr>
              <w:rPr>
                <w:rFonts w:asciiTheme="majorHAnsi" w:hAnsiTheme="majorHAnsi" w:cstheme="majorHAnsi"/>
              </w:rPr>
            </w:pPr>
            <w:r>
              <w:rPr>
                <w:rFonts w:asciiTheme="majorHAnsi" w:hAnsiTheme="majorHAnsi" w:cstheme="majorHAnsi"/>
              </w:rPr>
              <w:t>Probability of bloom</w:t>
            </w:r>
            <w:r w:rsidR="006F45C4">
              <w:rPr>
                <w:rFonts w:asciiTheme="majorHAnsi" w:hAnsiTheme="majorHAnsi" w:cstheme="majorHAnsi"/>
              </w:rPr>
              <w:t xml:space="preserve"> detection</w:t>
            </w:r>
          </w:p>
        </w:tc>
        <w:tc>
          <w:tcPr>
            <w:tcW w:w="4297" w:type="dxa"/>
          </w:tcPr>
          <w:p w:rsidR="00913655" w:rsidRDefault="009F41EB" w:rsidP="00085A6B">
            <w:pPr>
              <w:spacing w:before="120" w:after="240"/>
              <w:jc w:val="center"/>
              <w:rPr>
                <w:rFonts w:asciiTheme="majorHAnsi" w:hAnsiTheme="majorHAnsi" w:cstheme="majorHAnsi"/>
              </w:rPr>
            </w:pPr>
            <m:oMathPara>
              <m:oMath>
                <m:f>
                  <m:fPr>
                    <m:ctrlPr>
                      <w:rPr>
                        <w:rFonts w:ascii="Cambria Math" w:hAnsi="Cambria Math" w:cstheme="majorHAnsi"/>
                        <w:i/>
                      </w:rPr>
                    </m:ctrlPr>
                  </m:fPr>
                  <m:num>
                    <m:r>
                      <w:rPr>
                        <w:rFonts w:ascii="Cambria Math" w:hAnsi="Cambria Math" w:cstheme="majorHAnsi"/>
                      </w:rPr>
                      <m:t>hits</m:t>
                    </m:r>
                  </m:num>
                  <m:den>
                    <m:r>
                      <w:rPr>
                        <w:rFonts w:ascii="Cambria Math" w:hAnsi="Cambria Math" w:cstheme="majorHAnsi"/>
                      </w:rPr>
                      <m:t>hits+misses</m:t>
                    </m:r>
                  </m:den>
                </m:f>
              </m:oMath>
            </m:oMathPara>
          </w:p>
        </w:tc>
        <w:tc>
          <w:tcPr>
            <w:tcW w:w="3174" w:type="dxa"/>
          </w:tcPr>
          <w:p w:rsidR="00913655" w:rsidRDefault="006F45C4" w:rsidP="00085A6B">
            <w:pPr>
              <w:spacing w:before="240"/>
              <w:jc w:val="center"/>
              <w:rPr>
                <w:rFonts w:asciiTheme="majorHAnsi" w:hAnsiTheme="majorHAnsi" w:cstheme="majorHAnsi"/>
              </w:rPr>
            </w:pPr>
            <w:r>
              <w:rPr>
                <w:rFonts w:asciiTheme="majorHAnsi" w:hAnsiTheme="majorHAnsi" w:cstheme="majorHAnsi"/>
              </w:rPr>
              <w:t>1</w:t>
            </w:r>
          </w:p>
        </w:tc>
      </w:tr>
      <w:tr w:rsidR="00913655" w:rsidTr="00913655">
        <w:tc>
          <w:tcPr>
            <w:tcW w:w="1879" w:type="dxa"/>
          </w:tcPr>
          <w:p w:rsidR="00913655" w:rsidRDefault="006F45C4" w:rsidP="00E464A2">
            <w:pPr>
              <w:rPr>
                <w:rFonts w:asciiTheme="majorHAnsi" w:hAnsiTheme="majorHAnsi" w:cstheme="majorHAnsi"/>
              </w:rPr>
            </w:pPr>
            <w:r>
              <w:rPr>
                <w:rFonts w:asciiTheme="majorHAnsi" w:hAnsiTheme="majorHAnsi" w:cstheme="majorHAnsi"/>
              </w:rPr>
              <w:t xml:space="preserve">Probability </w:t>
            </w:r>
            <w:r w:rsidR="00213C82">
              <w:rPr>
                <w:rFonts w:asciiTheme="majorHAnsi" w:hAnsiTheme="majorHAnsi" w:cstheme="majorHAnsi"/>
              </w:rPr>
              <w:t>of false</w:t>
            </w:r>
            <w:r w:rsidR="00811BDB">
              <w:rPr>
                <w:rFonts w:asciiTheme="majorHAnsi" w:hAnsiTheme="majorHAnsi" w:cstheme="majorHAnsi"/>
              </w:rPr>
              <w:t xml:space="preserve"> bloom</w:t>
            </w:r>
            <w:r w:rsidR="00213C82">
              <w:rPr>
                <w:rFonts w:asciiTheme="majorHAnsi" w:hAnsiTheme="majorHAnsi" w:cstheme="majorHAnsi"/>
              </w:rPr>
              <w:t xml:space="preserve"> detection (false alarm rate)</w:t>
            </w:r>
          </w:p>
        </w:tc>
        <w:tc>
          <w:tcPr>
            <w:tcW w:w="4297" w:type="dxa"/>
          </w:tcPr>
          <w:p w:rsidR="00913655" w:rsidRDefault="009F41EB" w:rsidP="00556ED0">
            <w:pPr>
              <w:spacing w:before="120"/>
              <w:jc w:val="center"/>
              <w:rPr>
                <w:rFonts w:asciiTheme="majorHAnsi" w:hAnsiTheme="majorHAnsi" w:cstheme="majorHAnsi"/>
              </w:rPr>
            </w:pPr>
            <m:oMathPara>
              <m:oMath>
                <m:f>
                  <m:fPr>
                    <m:ctrlPr>
                      <w:rPr>
                        <w:rFonts w:ascii="Cambria Math" w:hAnsi="Cambria Math" w:cstheme="majorHAnsi"/>
                        <w:i/>
                      </w:rPr>
                    </m:ctrlPr>
                  </m:fPr>
                  <m:num>
                    <m:r>
                      <w:rPr>
                        <w:rFonts w:ascii="Cambria Math" w:hAnsi="Cambria Math" w:cstheme="majorHAnsi"/>
                      </w:rPr>
                      <m:t>false alarms</m:t>
                    </m:r>
                  </m:num>
                  <m:den>
                    <m:r>
                      <w:rPr>
                        <w:rFonts w:ascii="Cambria Math" w:hAnsi="Cambria Math" w:cstheme="majorHAnsi"/>
                      </w:rPr>
                      <m:t>correct negatives+false alarms</m:t>
                    </m:r>
                  </m:den>
                </m:f>
              </m:oMath>
            </m:oMathPara>
          </w:p>
        </w:tc>
        <w:tc>
          <w:tcPr>
            <w:tcW w:w="3174" w:type="dxa"/>
          </w:tcPr>
          <w:p w:rsidR="00913655" w:rsidRDefault="00213C82" w:rsidP="00556ED0">
            <w:pPr>
              <w:spacing w:before="240"/>
              <w:jc w:val="center"/>
              <w:rPr>
                <w:rFonts w:asciiTheme="majorHAnsi" w:hAnsiTheme="majorHAnsi" w:cstheme="majorHAnsi"/>
              </w:rPr>
            </w:pPr>
            <w:r>
              <w:rPr>
                <w:rFonts w:asciiTheme="majorHAnsi" w:hAnsiTheme="majorHAnsi" w:cstheme="majorHAnsi"/>
              </w:rPr>
              <w:t>0</w:t>
            </w:r>
          </w:p>
        </w:tc>
      </w:tr>
    </w:tbl>
    <w:p w:rsidR="00E464A2" w:rsidRDefault="00E464A2" w:rsidP="00E464A2">
      <w:pPr>
        <w:spacing w:after="0" w:line="240" w:lineRule="auto"/>
        <w:rPr>
          <w:rFonts w:asciiTheme="majorHAnsi" w:hAnsiTheme="majorHAnsi" w:cstheme="majorHAnsi"/>
        </w:rPr>
      </w:pPr>
    </w:p>
    <w:p w:rsidR="00447A09" w:rsidRPr="00A35477" w:rsidRDefault="00447A09" w:rsidP="00E464A2">
      <w:pPr>
        <w:spacing w:after="0" w:line="240" w:lineRule="auto"/>
        <w:rPr>
          <w:rFonts w:asciiTheme="majorHAnsi" w:hAnsiTheme="majorHAnsi" w:cstheme="majorHAnsi"/>
        </w:rPr>
      </w:pPr>
    </w:p>
    <w:p w:rsidR="005367DC" w:rsidRPr="00A35477" w:rsidRDefault="005367DC" w:rsidP="004E371C">
      <w:pPr>
        <w:spacing w:after="0" w:line="240" w:lineRule="auto"/>
        <w:rPr>
          <w:rFonts w:asciiTheme="majorHAnsi" w:hAnsiTheme="majorHAnsi" w:cstheme="majorHAnsi"/>
          <w:i/>
        </w:rPr>
      </w:pPr>
      <w:r w:rsidRPr="00A35477">
        <w:rPr>
          <w:rFonts w:asciiTheme="majorHAnsi" w:hAnsiTheme="majorHAnsi" w:cstheme="majorHAnsi"/>
          <w:i/>
        </w:rPr>
        <w:t>Forecasting Framework: FLARE</w:t>
      </w:r>
      <w:r w:rsidR="004B2343">
        <w:rPr>
          <w:rFonts w:asciiTheme="majorHAnsi" w:hAnsiTheme="majorHAnsi" w:cstheme="majorHAnsi"/>
          <w:i/>
        </w:rPr>
        <w:t>—Question 2:</w:t>
      </w:r>
      <w:r w:rsidR="004B2343" w:rsidRPr="004B2343">
        <w:rPr>
          <w:rFonts w:asciiTheme="majorHAnsi" w:hAnsiTheme="majorHAnsi" w:cstheme="majorHAnsi"/>
          <w:i/>
        </w:rPr>
        <w:t xml:space="preserve"> How well can an empirical model and a process-based model forecast near-term phytoplankton dynamics over a 16-day period?</w:t>
      </w:r>
    </w:p>
    <w:p w:rsidR="00ED4E84" w:rsidRPr="00A35477" w:rsidRDefault="00794C52" w:rsidP="004E371C">
      <w:pPr>
        <w:spacing w:after="0" w:line="240" w:lineRule="auto"/>
        <w:rPr>
          <w:rFonts w:asciiTheme="majorHAnsi" w:hAnsiTheme="majorHAnsi" w:cstheme="majorHAnsi"/>
          <w:b/>
        </w:rPr>
      </w:pPr>
      <w:r w:rsidRPr="00A35477">
        <w:rPr>
          <w:rFonts w:asciiTheme="majorHAnsi" w:hAnsiTheme="majorHAnsi" w:cstheme="majorHAnsi"/>
        </w:rPr>
        <w:t>After addressing Question 1, b</w:t>
      </w:r>
      <w:r w:rsidR="007D0E56" w:rsidRPr="00A35477">
        <w:rPr>
          <w:rFonts w:asciiTheme="majorHAnsi" w:hAnsiTheme="majorHAnsi" w:cstheme="majorHAnsi"/>
        </w:rPr>
        <w:t>oth models will be integrated i</w:t>
      </w:r>
      <w:r w:rsidR="002B10E7" w:rsidRPr="00A35477">
        <w:rPr>
          <w:rFonts w:asciiTheme="majorHAnsi" w:hAnsiTheme="majorHAnsi" w:cstheme="majorHAnsi"/>
        </w:rPr>
        <w:t xml:space="preserve">nto an existing forecasting framework, </w:t>
      </w:r>
      <w:r w:rsidR="005367DC" w:rsidRPr="00A35477">
        <w:rPr>
          <w:rFonts w:asciiTheme="majorHAnsi" w:hAnsiTheme="majorHAnsi" w:cstheme="majorHAnsi"/>
        </w:rPr>
        <w:t>Forecasting Lake and Reservoir Ecosystems (FLARE)</w:t>
      </w:r>
      <w:r w:rsidR="002B10E7" w:rsidRPr="00A35477">
        <w:rPr>
          <w:rFonts w:asciiTheme="majorHAnsi" w:hAnsiTheme="majorHAnsi" w:cstheme="majorHAnsi"/>
        </w:rPr>
        <w:t xml:space="preserve">, to produce iterative near-term 16-day forecasts of </w:t>
      </w:r>
      <w:r w:rsidR="004E037D">
        <w:rPr>
          <w:rFonts w:asciiTheme="majorHAnsi" w:hAnsiTheme="majorHAnsi" w:cstheme="majorHAnsi"/>
        </w:rPr>
        <w:t>chlorophyll-a</w:t>
      </w:r>
      <w:r w:rsidRPr="00A35477">
        <w:rPr>
          <w:rFonts w:asciiTheme="majorHAnsi" w:hAnsiTheme="majorHAnsi" w:cstheme="majorHAnsi"/>
        </w:rPr>
        <w:t xml:space="preserve"> (Thomas et al</w:t>
      </w:r>
      <w:r w:rsidR="00B40CF5">
        <w:rPr>
          <w:rFonts w:asciiTheme="majorHAnsi" w:hAnsiTheme="majorHAnsi" w:cstheme="majorHAnsi"/>
        </w:rPr>
        <w:t>.</w:t>
      </w:r>
      <w:r w:rsidRPr="00A35477">
        <w:rPr>
          <w:rFonts w:asciiTheme="majorHAnsi" w:hAnsiTheme="majorHAnsi" w:cstheme="majorHAnsi"/>
        </w:rPr>
        <w:t>, in prep)</w:t>
      </w:r>
      <w:r w:rsidR="002B10E7" w:rsidRPr="00A35477">
        <w:rPr>
          <w:rFonts w:asciiTheme="majorHAnsi" w:hAnsiTheme="majorHAnsi" w:cstheme="majorHAnsi"/>
        </w:rPr>
        <w:t xml:space="preserve">. </w:t>
      </w:r>
      <w:r w:rsidR="00E741C4" w:rsidRPr="00A35477">
        <w:rPr>
          <w:rFonts w:asciiTheme="majorHAnsi" w:hAnsiTheme="majorHAnsi" w:cstheme="majorHAnsi"/>
        </w:rPr>
        <w:t>FLARE is designed to pull</w:t>
      </w:r>
      <w:r w:rsidR="00ED4E84" w:rsidRPr="00A35477">
        <w:rPr>
          <w:rFonts w:asciiTheme="majorHAnsi" w:hAnsiTheme="majorHAnsi" w:cstheme="majorHAnsi"/>
        </w:rPr>
        <w:t xml:space="preserve"> 2-week weather predictions from the National Oceanic and Atmospheric Administration (NOAA) </w:t>
      </w:r>
      <w:r w:rsidRPr="00A35477">
        <w:rPr>
          <w:rFonts w:asciiTheme="majorHAnsi" w:hAnsiTheme="majorHAnsi" w:cstheme="majorHAnsi"/>
        </w:rPr>
        <w:t xml:space="preserve">GEFS server </w:t>
      </w:r>
      <w:r w:rsidR="00ED4E84" w:rsidRPr="00A35477">
        <w:rPr>
          <w:rFonts w:asciiTheme="majorHAnsi" w:hAnsiTheme="majorHAnsi" w:cstheme="majorHAnsi"/>
        </w:rPr>
        <w:t>to force both ARIMA and GLM-AED</w:t>
      </w:r>
      <w:r w:rsidRPr="00A35477">
        <w:rPr>
          <w:rFonts w:asciiTheme="majorHAnsi" w:hAnsiTheme="majorHAnsi" w:cstheme="majorHAnsi"/>
        </w:rPr>
        <w:t xml:space="preserve"> on a daily time step</w:t>
      </w:r>
      <w:r w:rsidR="00ED4E84" w:rsidRPr="00A35477">
        <w:rPr>
          <w:rFonts w:asciiTheme="majorHAnsi" w:hAnsiTheme="majorHAnsi" w:cstheme="majorHAnsi"/>
        </w:rPr>
        <w:t xml:space="preserve">. Additionally, ARIMA’s autoregressive term will be </w:t>
      </w:r>
      <w:r w:rsidR="00AE00B1">
        <w:rPr>
          <w:rFonts w:asciiTheme="majorHAnsi" w:hAnsiTheme="majorHAnsi" w:cstheme="majorHAnsi"/>
        </w:rPr>
        <w:t>determined</w:t>
      </w:r>
      <w:r w:rsidR="00AE00B1" w:rsidRPr="00A35477">
        <w:rPr>
          <w:rFonts w:asciiTheme="majorHAnsi" w:hAnsiTheme="majorHAnsi" w:cstheme="majorHAnsi"/>
        </w:rPr>
        <w:t xml:space="preserve"> </w:t>
      </w:r>
      <w:r w:rsidR="00AE00B1">
        <w:rPr>
          <w:rFonts w:asciiTheme="majorHAnsi" w:hAnsiTheme="majorHAnsi" w:cstheme="majorHAnsi"/>
        </w:rPr>
        <w:t xml:space="preserve">from measured </w:t>
      </w:r>
      <w:r w:rsidR="004E037D">
        <w:rPr>
          <w:rFonts w:asciiTheme="majorHAnsi" w:hAnsiTheme="majorHAnsi" w:cstheme="majorHAnsi"/>
        </w:rPr>
        <w:t>chlorophyll-a</w:t>
      </w:r>
      <w:r w:rsidR="00AE00B1">
        <w:rPr>
          <w:rFonts w:asciiTheme="majorHAnsi" w:hAnsiTheme="majorHAnsi" w:cstheme="majorHAnsi"/>
        </w:rPr>
        <w:t xml:space="preserve"> </w:t>
      </w:r>
      <w:r w:rsidR="00DC0F17">
        <w:rPr>
          <w:rFonts w:asciiTheme="majorHAnsi" w:hAnsiTheme="majorHAnsi" w:cstheme="majorHAnsi"/>
        </w:rPr>
        <w:t>streamed via our</w:t>
      </w:r>
      <w:r w:rsidR="00ED4E84" w:rsidRPr="00A35477">
        <w:rPr>
          <w:rFonts w:asciiTheme="majorHAnsi" w:hAnsiTheme="majorHAnsi" w:cstheme="majorHAnsi"/>
        </w:rPr>
        <w:t xml:space="preserve"> sensor-cloud network to provide yesterday’s </w:t>
      </w:r>
      <w:r w:rsidR="004E037D">
        <w:rPr>
          <w:rFonts w:asciiTheme="majorHAnsi" w:hAnsiTheme="majorHAnsi" w:cstheme="majorHAnsi"/>
        </w:rPr>
        <w:t>chlorophyll-a</w:t>
      </w:r>
      <w:r w:rsidR="00ED4E84" w:rsidRPr="00A35477">
        <w:rPr>
          <w:rFonts w:asciiTheme="majorHAnsi" w:hAnsiTheme="majorHAnsi" w:cstheme="majorHAnsi"/>
        </w:rPr>
        <w:t xml:space="preserve"> concentration</w:t>
      </w:r>
      <w:r w:rsidRPr="00A35477">
        <w:rPr>
          <w:rFonts w:asciiTheme="majorHAnsi" w:hAnsiTheme="majorHAnsi" w:cstheme="majorHAnsi"/>
        </w:rPr>
        <w:t xml:space="preserve"> as well as for comparison with the previous days’ forecasts</w:t>
      </w:r>
      <w:r w:rsidR="00ED4E84" w:rsidRPr="00A35477">
        <w:rPr>
          <w:rFonts w:asciiTheme="majorHAnsi" w:hAnsiTheme="majorHAnsi" w:cstheme="majorHAnsi"/>
        </w:rPr>
        <w:t xml:space="preserve">. Lastly, </w:t>
      </w:r>
      <w:r w:rsidR="0095464C" w:rsidRPr="00A35477">
        <w:rPr>
          <w:rFonts w:asciiTheme="majorHAnsi" w:hAnsiTheme="majorHAnsi" w:cstheme="majorHAnsi"/>
        </w:rPr>
        <w:t xml:space="preserve">inflow discharge data for </w:t>
      </w:r>
      <w:r w:rsidR="00ED4E84" w:rsidRPr="00A35477">
        <w:rPr>
          <w:rFonts w:asciiTheme="majorHAnsi" w:hAnsiTheme="majorHAnsi" w:cstheme="majorHAnsi"/>
        </w:rPr>
        <w:t xml:space="preserve">both models will be </w:t>
      </w:r>
      <w:r w:rsidR="00E741C4" w:rsidRPr="00A35477">
        <w:rPr>
          <w:rFonts w:asciiTheme="majorHAnsi" w:hAnsiTheme="majorHAnsi" w:cstheme="majorHAnsi"/>
        </w:rPr>
        <w:t>estimated</w:t>
      </w:r>
      <w:r w:rsidR="00ED4E84" w:rsidRPr="00A35477">
        <w:rPr>
          <w:rFonts w:asciiTheme="majorHAnsi" w:hAnsiTheme="majorHAnsi" w:cstheme="majorHAnsi"/>
        </w:rPr>
        <w:t xml:space="preserve"> using </w:t>
      </w:r>
      <w:r w:rsidR="0095464C" w:rsidRPr="00A35477">
        <w:rPr>
          <w:rFonts w:asciiTheme="majorHAnsi" w:hAnsiTheme="majorHAnsi" w:cstheme="majorHAnsi"/>
        </w:rPr>
        <w:t xml:space="preserve">an autoregressive linear model of discharge based on the previous day’s mean discharge at the major inflow to the reservoir.  </w:t>
      </w:r>
      <w:r w:rsidR="00ED4E84" w:rsidRPr="00A35477">
        <w:rPr>
          <w:rFonts w:asciiTheme="majorHAnsi" w:hAnsiTheme="majorHAnsi" w:cstheme="majorHAnsi"/>
        </w:rPr>
        <w:t xml:space="preserve">Driver uncertainty will be calculated for both ARIMA and GLM-AED forecasts </w:t>
      </w:r>
      <w:r w:rsidR="007B341F" w:rsidRPr="00A35477">
        <w:rPr>
          <w:rFonts w:asciiTheme="majorHAnsi" w:hAnsiTheme="majorHAnsi" w:cstheme="majorHAnsi"/>
        </w:rPr>
        <w:t>by prop</w:t>
      </w:r>
      <w:r w:rsidR="00E741C4" w:rsidRPr="00A35477">
        <w:rPr>
          <w:rFonts w:asciiTheme="majorHAnsi" w:hAnsiTheme="majorHAnsi" w:cstheme="majorHAnsi"/>
        </w:rPr>
        <w:t>a</w:t>
      </w:r>
      <w:r w:rsidR="007B341F" w:rsidRPr="00A35477">
        <w:rPr>
          <w:rFonts w:asciiTheme="majorHAnsi" w:hAnsiTheme="majorHAnsi" w:cstheme="majorHAnsi"/>
        </w:rPr>
        <w:t>gating</w:t>
      </w:r>
      <w:r w:rsidR="00ED4E84" w:rsidRPr="00A35477">
        <w:rPr>
          <w:rFonts w:asciiTheme="majorHAnsi" w:hAnsiTheme="majorHAnsi" w:cstheme="majorHAnsi"/>
        </w:rPr>
        <w:t xml:space="preserve"> the uncertainty associated with the NOAA weather forecasts. Parameter uncertainties for both ARIMA and GLM-AED will be calculated by sampling from a distribution of </w:t>
      </w:r>
      <w:r w:rsidR="00205CF5" w:rsidRPr="00A35477">
        <w:rPr>
          <w:rFonts w:asciiTheme="majorHAnsi" w:hAnsiTheme="majorHAnsi" w:cstheme="majorHAnsi"/>
        </w:rPr>
        <w:t xml:space="preserve">key </w:t>
      </w:r>
      <w:r w:rsidR="00ED4E84" w:rsidRPr="00A35477">
        <w:rPr>
          <w:rFonts w:asciiTheme="majorHAnsi" w:hAnsiTheme="majorHAnsi" w:cstheme="majorHAnsi"/>
        </w:rPr>
        <w:t>parameters within each model.</w:t>
      </w:r>
      <w:r w:rsidR="007B341F" w:rsidRPr="00A35477">
        <w:rPr>
          <w:rFonts w:asciiTheme="majorHAnsi" w:hAnsiTheme="majorHAnsi" w:cstheme="majorHAnsi"/>
        </w:rPr>
        <w:t xml:space="preserve"> </w:t>
      </w:r>
      <w:r w:rsidR="00ED4E84" w:rsidRPr="00A35477">
        <w:rPr>
          <w:rFonts w:asciiTheme="majorHAnsi" w:hAnsiTheme="majorHAnsi" w:cstheme="majorHAnsi"/>
        </w:rPr>
        <w:t xml:space="preserve">Forecast effectiveness will be assessed using a suite of performance metrics calculated by comparing the forecast model outputs to the observed high-frequency </w:t>
      </w:r>
      <w:r w:rsidR="004E037D">
        <w:rPr>
          <w:rFonts w:asciiTheme="majorHAnsi" w:hAnsiTheme="majorHAnsi" w:cstheme="majorHAnsi"/>
        </w:rPr>
        <w:t>chlorophyll-a</w:t>
      </w:r>
      <w:r w:rsidR="00ED4E84" w:rsidRPr="00A35477">
        <w:rPr>
          <w:rFonts w:asciiTheme="majorHAnsi" w:hAnsiTheme="majorHAnsi" w:cstheme="majorHAnsi"/>
        </w:rPr>
        <w:t xml:space="preserve"> sensor in FCR</w:t>
      </w:r>
      <w:r w:rsidR="00BF17A8">
        <w:rPr>
          <w:rFonts w:asciiTheme="majorHAnsi" w:hAnsiTheme="majorHAnsi" w:cstheme="majorHAnsi"/>
        </w:rPr>
        <w:t xml:space="preserve"> (Table 2)</w:t>
      </w:r>
      <w:r w:rsidR="00ED4E84" w:rsidRPr="00A35477">
        <w:rPr>
          <w:rFonts w:asciiTheme="majorHAnsi" w:hAnsiTheme="majorHAnsi" w:cstheme="majorHAnsi"/>
        </w:rPr>
        <w:t>. Assessment metrics will be calculated for various conditions (</w:t>
      </w:r>
      <w:r w:rsidR="00234D13">
        <w:rPr>
          <w:rFonts w:asciiTheme="majorHAnsi" w:hAnsiTheme="majorHAnsi" w:cstheme="majorHAnsi"/>
        </w:rPr>
        <w:t xml:space="preserve">e.g., </w:t>
      </w:r>
      <w:r w:rsidR="00ED4E84" w:rsidRPr="00A35477">
        <w:rPr>
          <w:rFonts w:asciiTheme="majorHAnsi" w:hAnsiTheme="majorHAnsi" w:cstheme="majorHAnsi"/>
        </w:rPr>
        <w:t xml:space="preserve">summer stratified period, fall mixed period, winter ice period, and following storm events) to determine which approach is most robust under different </w:t>
      </w:r>
      <w:r w:rsidR="00E31B5B" w:rsidRPr="00A35477">
        <w:rPr>
          <w:rFonts w:asciiTheme="majorHAnsi" w:hAnsiTheme="majorHAnsi" w:cstheme="majorHAnsi"/>
        </w:rPr>
        <w:t xml:space="preserve">reservoir and meteorological </w:t>
      </w:r>
      <w:r w:rsidR="00ED4E84" w:rsidRPr="00A35477">
        <w:rPr>
          <w:rFonts w:asciiTheme="majorHAnsi" w:hAnsiTheme="majorHAnsi" w:cstheme="majorHAnsi"/>
        </w:rPr>
        <w:t xml:space="preserve">conditions.  </w:t>
      </w:r>
    </w:p>
    <w:p w:rsidR="004E371C" w:rsidRPr="00A35477" w:rsidRDefault="004E371C" w:rsidP="004E371C">
      <w:pPr>
        <w:spacing w:after="0" w:line="240" w:lineRule="auto"/>
        <w:rPr>
          <w:rFonts w:asciiTheme="majorHAnsi" w:hAnsiTheme="majorHAnsi" w:cstheme="majorHAnsi"/>
          <w:b/>
        </w:rPr>
      </w:pPr>
    </w:p>
    <w:p w:rsidR="002B10E7" w:rsidRPr="00A35477" w:rsidRDefault="002B10E7" w:rsidP="004E371C">
      <w:pPr>
        <w:spacing w:after="0" w:line="240" w:lineRule="auto"/>
        <w:rPr>
          <w:rFonts w:asciiTheme="majorHAnsi" w:hAnsiTheme="majorHAnsi" w:cstheme="majorHAnsi"/>
          <w:i/>
        </w:rPr>
      </w:pPr>
      <w:r w:rsidRPr="00A35477">
        <w:rPr>
          <w:rFonts w:asciiTheme="majorHAnsi" w:hAnsiTheme="majorHAnsi" w:cstheme="majorHAnsi"/>
          <w:i/>
        </w:rPr>
        <w:t>Integrated Model Averaging</w:t>
      </w:r>
      <w:r w:rsidR="004B2343">
        <w:rPr>
          <w:rFonts w:asciiTheme="majorHAnsi" w:hAnsiTheme="majorHAnsi" w:cstheme="majorHAnsi"/>
          <w:i/>
        </w:rPr>
        <w:t xml:space="preserve">—Question 3: </w:t>
      </w:r>
      <w:r w:rsidR="004B2343" w:rsidRPr="004B2343">
        <w:rPr>
          <w:rFonts w:asciiTheme="majorHAnsi" w:hAnsiTheme="majorHAnsi" w:cstheme="majorHAnsi"/>
          <w:i/>
        </w:rPr>
        <w:t>How does an ensemble model approach improve 16-day forecasts of phytoplankton over a single model approach?</w:t>
      </w:r>
    </w:p>
    <w:p w:rsidR="004E371C" w:rsidDel="009B6AB4" w:rsidRDefault="00234D13" w:rsidP="004E371C">
      <w:pPr>
        <w:rPr>
          <w:del w:id="27" w:author="Cayelan C. Carey" w:date="2019-04-29T14:58:00Z"/>
          <w:rFonts w:asciiTheme="majorHAnsi" w:hAnsiTheme="majorHAnsi" w:cstheme="majorHAnsi"/>
          <w:b/>
          <w:sz w:val="24"/>
          <w:szCs w:val="24"/>
        </w:rPr>
      </w:pPr>
      <w:r>
        <w:rPr>
          <w:rFonts w:asciiTheme="majorHAnsi" w:hAnsiTheme="majorHAnsi" w:cstheme="majorHAnsi"/>
        </w:rPr>
        <w:t>To</w:t>
      </w:r>
      <w:r w:rsidR="00E741C4" w:rsidRPr="00A35477">
        <w:rPr>
          <w:rFonts w:asciiTheme="majorHAnsi" w:hAnsiTheme="majorHAnsi" w:cstheme="majorHAnsi"/>
        </w:rPr>
        <w:t xml:space="preserve"> develop the most informative forecast of </w:t>
      </w:r>
      <w:r w:rsidR="004E037D">
        <w:rPr>
          <w:rFonts w:asciiTheme="majorHAnsi" w:hAnsiTheme="majorHAnsi" w:cstheme="majorHAnsi"/>
        </w:rPr>
        <w:t>chlorophyll-a</w:t>
      </w:r>
      <w:r w:rsidR="00E741C4" w:rsidRPr="00A35477">
        <w:rPr>
          <w:rFonts w:asciiTheme="majorHAnsi" w:hAnsiTheme="majorHAnsi" w:cstheme="majorHAnsi"/>
        </w:rPr>
        <w:t xml:space="preserve">, we will </w:t>
      </w:r>
      <w:r w:rsidR="00447A09">
        <w:rPr>
          <w:rFonts w:asciiTheme="majorHAnsi" w:hAnsiTheme="majorHAnsi" w:cstheme="majorHAnsi"/>
        </w:rPr>
        <w:t>explore the use of a weighted model integration that can include b</w:t>
      </w:r>
      <w:r w:rsidR="004E371C" w:rsidRPr="00A35477">
        <w:rPr>
          <w:rFonts w:asciiTheme="majorHAnsi" w:hAnsiTheme="majorHAnsi" w:cstheme="majorHAnsi"/>
        </w:rPr>
        <w:t>oth empirical and process-based model output</w:t>
      </w:r>
      <w:r w:rsidR="00885E10">
        <w:rPr>
          <w:rFonts w:asciiTheme="majorHAnsi" w:hAnsiTheme="majorHAnsi" w:cstheme="majorHAnsi"/>
        </w:rPr>
        <w:t>s</w:t>
      </w:r>
      <w:r w:rsidR="00E741C4" w:rsidRPr="00885E10">
        <w:rPr>
          <w:rFonts w:asciiTheme="majorHAnsi" w:hAnsiTheme="majorHAnsi" w:cstheme="majorHAnsi"/>
        </w:rPr>
        <w:t xml:space="preserve">. </w:t>
      </w:r>
      <w:r>
        <w:rPr>
          <w:rFonts w:asciiTheme="majorHAnsi" w:hAnsiTheme="majorHAnsi" w:cstheme="majorHAnsi"/>
        </w:rPr>
        <w:t>This third question is motivated by the preliminary finding that w</w:t>
      </w:r>
      <w:r w:rsidR="00885E10" w:rsidRPr="00885E10">
        <w:rPr>
          <w:rFonts w:asciiTheme="majorHAnsi" w:hAnsiTheme="majorHAnsi" w:cstheme="majorHAnsi"/>
        </w:rPr>
        <w:t xml:space="preserve">hile both of our current model outputs capture observed </w:t>
      </w:r>
      <w:r w:rsidR="004E037D">
        <w:rPr>
          <w:rFonts w:asciiTheme="majorHAnsi" w:hAnsiTheme="majorHAnsi" w:cstheme="majorHAnsi"/>
        </w:rPr>
        <w:t>chlorophyll-a</w:t>
      </w:r>
      <w:r w:rsidR="00885E10" w:rsidRPr="00885E10">
        <w:rPr>
          <w:rFonts w:asciiTheme="majorHAnsi" w:hAnsiTheme="majorHAnsi" w:cstheme="majorHAnsi"/>
        </w:rPr>
        <w:t xml:space="preserve"> dynamics at lower concentrations, bloom events are often underestimated, leading to a “false negative” </w:t>
      </w:r>
      <w:r>
        <w:rPr>
          <w:rFonts w:asciiTheme="majorHAnsi" w:hAnsiTheme="majorHAnsi" w:cstheme="majorHAnsi"/>
        </w:rPr>
        <w:t xml:space="preserve">(see Preliminary Results section below). </w:t>
      </w:r>
      <w:r w:rsidR="00885E10" w:rsidRPr="00885E10">
        <w:rPr>
          <w:rFonts w:asciiTheme="majorHAnsi" w:hAnsiTheme="majorHAnsi" w:cstheme="majorHAnsi"/>
        </w:rPr>
        <w:t xml:space="preserve">This </w:t>
      </w:r>
      <w:r>
        <w:rPr>
          <w:rFonts w:asciiTheme="majorHAnsi" w:hAnsiTheme="majorHAnsi" w:cstheme="majorHAnsi"/>
        </w:rPr>
        <w:t xml:space="preserve">result </w:t>
      </w:r>
      <w:r w:rsidR="00885E10" w:rsidRPr="00885E10">
        <w:rPr>
          <w:rFonts w:asciiTheme="majorHAnsi" w:hAnsiTheme="majorHAnsi" w:cstheme="majorHAnsi"/>
        </w:rPr>
        <w:t xml:space="preserve">strongly suggests that a weighted average of two or more models may lead to a forecast that is able to more accurately predict when large bloom events are likely to occur. The use of integrated model averaging, or “ensemble” modeling, which has been adopted in the field of weather forecasting, may be a more effective way </w:t>
      </w:r>
      <w:r>
        <w:rPr>
          <w:rFonts w:asciiTheme="majorHAnsi" w:hAnsiTheme="majorHAnsi" w:cstheme="majorHAnsi"/>
        </w:rPr>
        <w:t>to</w:t>
      </w:r>
      <w:r w:rsidRPr="00885E10">
        <w:rPr>
          <w:rFonts w:asciiTheme="majorHAnsi" w:hAnsiTheme="majorHAnsi" w:cstheme="majorHAnsi"/>
        </w:rPr>
        <w:t xml:space="preserve"> </w:t>
      </w:r>
      <w:r w:rsidR="00885E10" w:rsidRPr="00885E10">
        <w:rPr>
          <w:rFonts w:asciiTheme="majorHAnsi" w:hAnsiTheme="majorHAnsi" w:cstheme="majorHAnsi"/>
        </w:rPr>
        <w:t xml:space="preserve">forecast water quality because of its ability to capitalize on the different strengths of each model type.  </w:t>
      </w:r>
      <w:r w:rsidR="00E741C4" w:rsidRPr="00885E10">
        <w:rPr>
          <w:rFonts w:asciiTheme="majorHAnsi" w:hAnsiTheme="majorHAnsi" w:cstheme="majorHAnsi"/>
        </w:rPr>
        <w:t xml:space="preserve">This will allow the </w:t>
      </w:r>
      <w:r w:rsidR="00E31B5B" w:rsidRPr="00885E10">
        <w:rPr>
          <w:rFonts w:asciiTheme="majorHAnsi" w:hAnsiTheme="majorHAnsi" w:cstheme="majorHAnsi"/>
        </w:rPr>
        <w:t xml:space="preserve">ensemble </w:t>
      </w:r>
      <w:r w:rsidR="00E741C4" w:rsidRPr="00885E10">
        <w:rPr>
          <w:rFonts w:asciiTheme="majorHAnsi" w:hAnsiTheme="majorHAnsi" w:cstheme="majorHAnsi"/>
        </w:rPr>
        <w:t xml:space="preserve">forecast to capture as much variability as possible in </w:t>
      </w:r>
      <w:r w:rsidR="004E037D">
        <w:rPr>
          <w:rFonts w:asciiTheme="majorHAnsi" w:hAnsiTheme="majorHAnsi" w:cstheme="majorHAnsi"/>
        </w:rPr>
        <w:t>chlorophyll-a</w:t>
      </w:r>
      <w:r w:rsidR="00E31B5B" w:rsidRPr="00885E10">
        <w:rPr>
          <w:rFonts w:asciiTheme="majorHAnsi" w:hAnsiTheme="majorHAnsi" w:cstheme="majorHAnsi"/>
        </w:rPr>
        <w:t xml:space="preserve"> and the different strengths of the two models</w:t>
      </w:r>
      <w:r w:rsidR="00E31B5B" w:rsidRPr="005D2814">
        <w:rPr>
          <w:rFonts w:asciiTheme="majorHAnsi" w:hAnsiTheme="majorHAnsi" w:cstheme="majorHAnsi"/>
        </w:rPr>
        <w:t>.</w:t>
      </w:r>
      <w:r w:rsidR="00E741C4" w:rsidRPr="00A35477">
        <w:rPr>
          <w:rFonts w:asciiTheme="majorHAnsi" w:hAnsiTheme="majorHAnsi" w:cstheme="majorHAnsi"/>
          <w:b/>
        </w:rPr>
        <w:t xml:space="preserve"> </w:t>
      </w:r>
      <w:r w:rsidR="00E31B5B" w:rsidRPr="00A35477">
        <w:rPr>
          <w:rFonts w:asciiTheme="majorHAnsi" w:hAnsiTheme="majorHAnsi" w:cstheme="majorHAnsi"/>
        </w:rPr>
        <w:t xml:space="preserve">I anticipate that </w:t>
      </w:r>
      <w:r w:rsidR="00BB3FD1" w:rsidRPr="00A35477">
        <w:rPr>
          <w:rFonts w:asciiTheme="majorHAnsi" w:hAnsiTheme="majorHAnsi" w:cstheme="majorHAnsi"/>
        </w:rPr>
        <w:t>for low probability yet high impact events such as phytoplankton</w:t>
      </w:r>
      <w:r w:rsidR="00E31B5B" w:rsidRPr="00A35477">
        <w:rPr>
          <w:rFonts w:asciiTheme="majorHAnsi" w:hAnsiTheme="majorHAnsi" w:cstheme="majorHAnsi"/>
        </w:rPr>
        <w:t xml:space="preserve"> blooms</w:t>
      </w:r>
      <w:r w:rsidR="00BB3FD1" w:rsidRPr="00A35477">
        <w:rPr>
          <w:rFonts w:asciiTheme="majorHAnsi" w:hAnsiTheme="majorHAnsi" w:cstheme="majorHAnsi"/>
        </w:rPr>
        <w:t>,</w:t>
      </w:r>
      <w:r w:rsidR="00E53830" w:rsidRPr="00A35477">
        <w:rPr>
          <w:rFonts w:asciiTheme="majorHAnsi" w:hAnsiTheme="majorHAnsi" w:cstheme="majorHAnsi"/>
        </w:rPr>
        <w:t xml:space="preserve"> </w:t>
      </w:r>
      <w:r w:rsidR="004E371C" w:rsidRPr="00A35477">
        <w:rPr>
          <w:rFonts w:asciiTheme="majorHAnsi" w:hAnsiTheme="majorHAnsi" w:cstheme="majorHAnsi"/>
        </w:rPr>
        <w:t>a</w:t>
      </w:r>
      <w:r w:rsidR="00E31B5B" w:rsidRPr="00A35477">
        <w:rPr>
          <w:rFonts w:asciiTheme="majorHAnsi" w:hAnsiTheme="majorHAnsi" w:cstheme="majorHAnsi"/>
        </w:rPr>
        <w:t>n ensemble approach</w:t>
      </w:r>
      <w:r w:rsidR="004E371C" w:rsidRPr="00A35477">
        <w:rPr>
          <w:rFonts w:asciiTheme="majorHAnsi" w:hAnsiTheme="majorHAnsi" w:cstheme="majorHAnsi"/>
        </w:rPr>
        <w:t xml:space="preserve"> may be necessary to capture these peaks in phytoplankton concentration that may operate under different mechanisms. Incorporating multiple models</w:t>
      </w:r>
      <w:r w:rsidR="00E53830" w:rsidRPr="00A35477">
        <w:rPr>
          <w:rFonts w:asciiTheme="majorHAnsi" w:hAnsiTheme="majorHAnsi" w:cstheme="majorHAnsi"/>
        </w:rPr>
        <w:t xml:space="preserve"> will enable us to</w:t>
      </w:r>
      <w:r w:rsidR="00BB3FD1" w:rsidRPr="00A35477">
        <w:rPr>
          <w:rFonts w:asciiTheme="majorHAnsi" w:hAnsiTheme="majorHAnsi" w:cstheme="majorHAnsi"/>
        </w:rPr>
        <w:t xml:space="preserve"> develop an early-warning system which will alert users when conditions that indicate a peak in phytoplankton is likely to </w:t>
      </w:r>
      <w:commentRangeStart w:id="28"/>
      <w:r w:rsidR="00BB3FD1" w:rsidRPr="00A35477">
        <w:rPr>
          <w:rFonts w:asciiTheme="majorHAnsi" w:hAnsiTheme="majorHAnsi" w:cstheme="majorHAnsi"/>
        </w:rPr>
        <w:t>occur</w:t>
      </w:r>
      <w:commentRangeEnd w:id="28"/>
      <w:r w:rsidR="009B6AB4">
        <w:rPr>
          <w:rStyle w:val="CommentReference"/>
        </w:rPr>
        <w:commentReference w:id="28"/>
      </w:r>
      <w:r w:rsidR="00BB3FD1" w:rsidRPr="00A35477">
        <w:rPr>
          <w:rFonts w:asciiTheme="majorHAnsi" w:hAnsiTheme="majorHAnsi" w:cstheme="majorHAnsi"/>
        </w:rPr>
        <w:t>.</w:t>
      </w:r>
    </w:p>
    <w:p w:rsidR="009B6AB4" w:rsidRPr="007664F4" w:rsidRDefault="009B6AB4" w:rsidP="004E371C">
      <w:pPr>
        <w:rPr>
          <w:ins w:id="29" w:author="Cayelan C. Carey" w:date="2019-04-29T14:58:00Z"/>
          <w:rFonts w:asciiTheme="majorHAnsi" w:hAnsiTheme="majorHAnsi" w:cstheme="majorHAnsi"/>
        </w:rPr>
      </w:pPr>
    </w:p>
    <w:p w:rsidR="00747860" w:rsidDel="009B6AB4" w:rsidRDefault="00747860" w:rsidP="004E371C">
      <w:pPr>
        <w:rPr>
          <w:del w:id="30" w:author="Cayelan C. Carey" w:date="2019-04-29T14:58:00Z"/>
          <w:rFonts w:asciiTheme="majorHAnsi" w:hAnsiTheme="majorHAnsi" w:cstheme="majorHAnsi"/>
          <w:b/>
          <w:sz w:val="24"/>
          <w:szCs w:val="24"/>
        </w:rPr>
      </w:pPr>
    </w:p>
    <w:p w:rsidR="00747860" w:rsidRDefault="00747860" w:rsidP="004E371C">
      <w:pPr>
        <w:rPr>
          <w:rFonts w:asciiTheme="majorHAnsi" w:hAnsiTheme="majorHAnsi" w:cstheme="majorHAnsi"/>
          <w:b/>
          <w:sz w:val="24"/>
          <w:szCs w:val="24"/>
        </w:rPr>
      </w:pPr>
    </w:p>
    <w:p w:rsidR="0030717F" w:rsidRPr="00A35477" w:rsidRDefault="0030717F" w:rsidP="004E371C">
      <w:pPr>
        <w:rPr>
          <w:rFonts w:asciiTheme="majorHAnsi" w:hAnsiTheme="majorHAnsi" w:cstheme="majorHAnsi"/>
          <w:b/>
          <w:sz w:val="24"/>
          <w:szCs w:val="24"/>
        </w:rPr>
      </w:pPr>
      <w:r w:rsidRPr="00A35477">
        <w:rPr>
          <w:rFonts w:asciiTheme="majorHAnsi" w:hAnsiTheme="majorHAnsi" w:cstheme="majorHAnsi"/>
          <w:b/>
          <w:sz w:val="24"/>
          <w:szCs w:val="24"/>
        </w:rPr>
        <w:t>Preliminary Results</w:t>
      </w:r>
    </w:p>
    <w:p w:rsidR="000E2224" w:rsidRPr="00A35477" w:rsidRDefault="00E31B5B" w:rsidP="00C864F5">
      <w:pPr>
        <w:rPr>
          <w:rFonts w:asciiTheme="majorHAnsi" w:hAnsiTheme="majorHAnsi" w:cstheme="majorHAnsi"/>
          <w:u w:val="single"/>
        </w:rPr>
      </w:pPr>
      <w:r w:rsidRPr="00A35477">
        <w:rPr>
          <w:rFonts w:asciiTheme="majorHAnsi" w:hAnsiTheme="majorHAnsi" w:cstheme="majorHAnsi"/>
          <w:u w:val="single"/>
        </w:rPr>
        <w:t xml:space="preserve">Question 1: </w:t>
      </w:r>
      <w:r w:rsidR="009C41E3" w:rsidRPr="00A35477">
        <w:rPr>
          <w:rFonts w:asciiTheme="majorHAnsi" w:hAnsiTheme="majorHAnsi" w:cstheme="majorHAnsi"/>
          <w:u w:val="single"/>
        </w:rPr>
        <w:t>H</w:t>
      </w:r>
      <w:r w:rsidR="000E2224" w:rsidRPr="00A35477">
        <w:rPr>
          <w:rFonts w:asciiTheme="majorHAnsi" w:hAnsiTheme="majorHAnsi" w:cstheme="majorHAnsi"/>
          <w:u w:val="single"/>
        </w:rPr>
        <w:t>indcasts of</w:t>
      </w:r>
      <w:r w:rsidR="009C41E3" w:rsidRPr="00A35477">
        <w:rPr>
          <w:rFonts w:asciiTheme="majorHAnsi" w:hAnsiTheme="majorHAnsi" w:cstheme="majorHAnsi"/>
          <w:u w:val="single"/>
        </w:rPr>
        <w:t xml:space="preserve"> </w:t>
      </w:r>
      <w:r w:rsidR="004E037D">
        <w:rPr>
          <w:rFonts w:asciiTheme="majorHAnsi" w:hAnsiTheme="majorHAnsi" w:cstheme="majorHAnsi"/>
          <w:u w:val="single"/>
        </w:rPr>
        <w:t>chlorophyll-a</w:t>
      </w:r>
    </w:p>
    <w:p w:rsidR="00885E10" w:rsidRDefault="00C864F5" w:rsidP="00C864F5">
      <w:pPr>
        <w:rPr>
          <w:rFonts w:asciiTheme="majorHAnsi" w:hAnsiTheme="majorHAnsi" w:cstheme="majorHAnsi"/>
        </w:rPr>
      </w:pPr>
      <w:r w:rsidRPr="00A35477">
        <w:rPr>
          <w:rFonts w:asciiTheme="majorHAnsi" w:hAnsiTheme="majorHAnsi" w:cstheme="majorHAnsi"/>
        </w:rPr>
        <w:t>Using the summer period of 2013-201</w:t>
      </w:r>
      <w:r w:rsidR="00737A58">
        <w:rPr>
          <w:rFonts w:asciiTheme="majorHAnsi" w:hAnsiTheme="majorHAnsi" w:cstheme="majorHAnsi"/>
        </w:rPr>
        <w:t>6</w:t>
      </w:r>
      <w:r w:rsidR="00C40407" w:rsidRPr="00A35477">
        <w:rPr>
          <w:rFonts w:asciiTheme="majorHAnsi" w:hAnsiTheme="majorHAnsi" w:cstheme="majorHAnsi"/>
        </w:rPr>
        <w:t xml:space="preserve"> </w:t>
      </w:r>
      <w:r w:rsidRPr="00A35477">
        <w:rPr>
          <w:rFonts w:asciiTheme="majorHAnsi" w:hAnsiTheme="majorHAnsi" w:cstheme="majorHAnsi"/>
        </w:rPr>
        <w:t xml:space="preserve">as our training period, </w:t>
      </w:r>
      <w:r w:rsidR="00C40407" w:rsidRPr="00A35477">
        <w:rPr>
          <w:rFonts w:asciiTheme="majorHAnsi" w:hAnsiTheme="majorHAnsi" w:cstheme="majorHAnsi"/>
        </w:rPr>
        <w:t>we developed and calibrated both an empirical</w:t>
      </w:r>
      <w:r w:rsidR="00E31B5B" w:rsidRPr="00A35477">
        <w:rPr>
          <w:rFonts w:asciiTheme="majorHAnsi" w:hAnsiTheme="majorHAnsi" w:cstheme="majorHAnsi"/>
        </w:rPr>
        <w:t xml:space="preserve"> model (</w:t>
      </w:r>
      <w:r w:rsidR="00C40407" w:rsidRPr="00A35477">
        <w:rPr>
          <w:rFonts w:asciiTheme="majorHAnsi" w:hAnsiTheme="majorHAnsi" w:cstheme="majorHAnsi"/>
        </w:rPr>
        <w:t>ARIMA</w:t>
      </w:r>
      <w:r w:rsidR="00E31B5B" w:rsidRPr="00A35477">
        <w:rPr>
          <w:rFonts w:asciiTheme="majorHAnsi" w:hAnsiTheme="majorHAnsi" w:cstheme="majorHAnsi"/>
        </w:rPr>
        <w:t>)</w:t>
      </w:r>
      <w:r w:rsidR="00C40407" w:rsidRPr="00A35477">
        <w:rPr>
          <w:rFonts w:asciiTheme="majorHAnsi" w:hAnsiTheme="majorHAnsi" w:cstheme="majorHAnsi"/>
        </w:rPr>
        <w:t xml:space="preserve"> and process-based model</w:t>
      </w:r>
      <w:r w:rsidR="00E31B5B" w:rsidRPr="00A35477">
        <w:rPr>
          <w:rFonts w:asciiTheme="majorHAnsi" w:hAnsiTheme="majorHAnsi" w:cstheme="majorHAnsi"/>
        </w:rPr>
        <w:t xml:space="preserve"> (</w:t>
      </w:r>
      <w:r w:rsidR="00C40407" w:rsidRPr="00A35477">
        <w:rPr>
          <w:rFonts w:asciiTheme="majorHAnsi" w:hAnsiTheme="majorHAnsi" w:cstheme="majorHAnsi"/>
        </w:rPr>
        <w:t>GLM-AED</w:t>
      </w:r>
      <w:r w:rsidR="00E31B5B" w:rsidRPr="00A35477">
        <w:rPr>
          <w:rFonts w:asciiTheme="majorHAnsi" w:hAnsiTheme="majorHAnsi" w:cstheme="majorHAnsi"/>
        </w:rPr>
        <w:t>)</w:t>
      </w:r>
      <w:r w:rsidR="00C40407" w:rsidRPr="00A35477">
        <w:rPr>
          <w:rFonts w:asciiTheme="majorHAnsi" w:hAnsiTheme="majorHAnsi" w:cstheme="majorHAnsi"/>
        </w:rPr>
        <w:t>. O</w:t>
      </w:r>
      <w:r w:rsidRPr="00A35477">
        <w:rPr>
          <w:rFonts w:asciiTheme="majorHAnsi" w:hAnsiTheme="majorHAnsi" w:cstheme="majorHAnsi"/>
        </w:rPr>
        <w:t>ur best-fitting ARIMA model</w:t>
      </w:r>
      <w:r w:rsidR="00C40407" w:rsidRPr="00A35477">
        <w:rPr>
          <w:rFonts w:asciiTheme="majorHAnsi" w:hAnsiTheme="majorHAnsi" w:cstheme="majorHAnsi"/>
        </w:rPr>
        <w:t xml:space="preserve"> over 2013-2016</w:t>
      </w:r>
      <w:r w:rsidRPr="00A35477">
        <w:rPr>
          <w:rFonts w:asciiTheme="majorHAnsi" w:hAnsiTheme="majorHAnsi" w:cstheme="majorHAnsi"/>
        </w:rPr>
        <w:t xml:space="preserve"> included discharge to the reservoir and shortwave radiation</w:t>
      </w:r>
      <w:r w:rsidR="00567923">
        <w:rPr>
          <w:rFonts w:asciiTheme="majorHAnsi" w:hAnsiTheme="majorHAnsi" w:cstheme="majorHAnsi"/>
        </w:rPr>
        <w:t>, where ‘t’ is the current timestep and ‘t-1’ is the previous timestep</w:t>
      </w:r>
      <w:r w:rsidR="00234D13">
        <w:rPr>
          <w:rFonts w:asciiTheme="majorHAnsi" w:hAnsiTheme="majorHAnsi" w:cstheme="majorHAnsi"/>
        </w:rPr>
        <w:t xml:space="preserve">, </w:t>
      </w:r>
      <w:r w:rsidR="00234D13" w:rsidRPr="00B40CF5">
        <w:rPr>
          <w:rFonts w:asciiTheme="majorHAnsi" w:hAnsiTheme="majorHAnsi" w:cstheme="majorHAnsi"/>
        </w:rPr>
        <w:t>with 1 standard error of each parameter term included</w:t>
      </w:r>
      <w:r w:rsidR="00567923" w:rsidRPr="00B40CF5">
        <w:rPr>
          <w:rFonts w:asciiTheme="majorHAnsi" w:hAnsiTheme="majorHAnsi" w:cstheme="majorHAnsi"/>
        </w:rPr>
        <w:t>:</w:t>
      </w:r>
    </w:p>
    <w:p w:rsidR="00234D13" w:rsidRDefault="004E037D" w:rsidP="00885E10">
      <w:pPr>
        <w:jc w:val="center"/>
        <w:rPr>
          <w:rFonts w:asciiTheme="majorHAnsi" w:hAnsiTheme="majorHAnsi" w:cstheme="majorHAnsi"/>
          <w:b/>
        </w:rPr>
      </w:pPr>
      <w:r>
        <w:rPr>
          <w:rFonts w:asciiTheme="majorHAnsi" w:hAnsiTheme="majorHAnsi" w:cstheme="majorHAnsi"/>
          <w:b/>
        </w:rPr>
        <w:t>Chlorophyll-a</w:t>
      </w:r>
      <w:r w:rsidR="00885E10" w:rsidRPr="00567923">
        <w:rPr>
          <w:rFonts w:asciiTheme="majorHAnsi" w:hAnsiTheme="majorHAnsi" w:cstheme="majorHAnsi"/>
          <w:b/>
          <w:vertAlign w:val="subscript"/>
        </w:rPr>
        <w:t>t</w:t>
      </w:r>
      <w:r w:rsidR="00885E10" w:rsidRPr="00567923">
        <w:rPr>
          <w:rFonts w:asciiTheme="majorHAnsi" w:hAnsiTheme="majorHAnsi" w:cstheme="majorHAnsi"/>
          <w:b/>
        </w:rPr>
        <w:t xml:space="preserve"> = 1.65</w:t>
      </w:r>
      <w:r w:rsidR="00234D13">
        <w:rPr>
          <w:rFonts w:asciiTheme="majorHAnsi" w:hAnsiTheme="majorHAnsi" w:cstheme="majorHAnsi"/>
          <w:b/>
        </w:rPr>
        <w:t>(</w:t>
      </w:r>
      <w:r w:rsidR="00234D13">
        <w:rPr>
          <w:rFonts w:ascii="Calibri Light" w:hAnsi="Calibri Light" w:cs="Calibri Light"/>
          <w:b/>
        </w:rPr>
        <w:t>±</w:t>
      </w:r>
      <w:r w:rsidR="004E49E3">
        <w:rPr>
          <w:rFonts w:asciiTheme="majorHAnsi" w:hAnsiTheme="majorHAnsi" w:cstheme="majorHAnsi"/>
          <w:b/>
        </w:rPr>
        <w:t>0.26</w:t>
      </w:r>
      <w:r w:rsidR="00234D13">
        <w:rPr>
          <w:rFonts w:asciiTheme="majorHAnsi" w:hAnsiTheme="majorHAnsi" w:cstheme="majorHAnsi"/>
          <w:b/>
        </w:rPr>
        <w:t>)</w:t>
      </w:r>
      <w:r w:rsidR="00885E10" w:rsidRPr="00567923">
        <w:rPr>
          <w:rFonts w:asciiTheme="majorHAnsi" w:hAnsiTheme="majorHAnsi" w:cstheme="majorHAnsi"/>
          <w:b/>
        </w:rPr>
        <w:t xml:space="preserve"> + </w:t>
      </w:r>
      <w:r w:rsidR="005D2814">
        <w:rPr>
          <w:rFonts w:asciiTheme="majorHAnsi" w:hAnsiTheme="majorHAnsi" w:cstheme="majorHAnsi"/>
          <w:b/>
        </w:rPr>
        <w:t>0.45(</w:t>
      </w:r>
      <w:r w:rsidR="00234D13">
        <w:rPr>
          <w:rFonts w:ascii="Calibri Light" w:hAnsi="Calibri Light" w:cs="Calibri Light"/>
          <w:b/>
        </w:rPr>
        <w:t>±</w:t>
      </w:r>
      <w:r w:rsidR="004E49E3">
        <w:rPr>
          <w:rFonts w:asciiTheme="majorHAnsi" w:hAnsiTheme="majorHAnsi" w:cstheme="majorHAnsi"/>
          <w:b/>
        </w:rPr>
        <w:t>0.</w:t>
      </w:r>
      <w:proofErr w:type="gramStart"/>
      <w:r w:rsidR="004E49E3">
        <w:rPr>
          <w:rFonts w:asciiTheme="majorHAnsi" w:hAnsiTheme="majorHAnsi" w:cstheme="majorHAnsi"/>
          <w:b/>
        </w:rPr>
        <w:t>08</w:t>
      </w:r>
      <w:r w:rsidR="00234D13">
        <w:rPr>
          <w:rFonts w:asciiTheme="majorHAnsi" w:hAnsiTheme="majorHAnsi" w:cstheme="majorHAnsi"/>
          <w:b/>
        </w:rPr>
        <w:t>)</w:t>
      </w:r>
      <w:r w:rsidR="00885E10" w:rsidRPr="00567923">
        <w:rPr>
          <w:rFonts w:asciiTheme="majorHAnsi" w:hAnsiTheme="majorHAnsi" w:cstheme="majorHAnsi"/>
          <w:b/>
        </w:rPr>
        <w:t>Chlorophyll</w:t>
      </w:r>
      <w:proofErr w:type="gramEnd"/>
      <w:r w:rsidR="00885E10" w:rsidRPr="00567923">
        <w:rPr>
          <w:rFonts w:asciiTheme="majorHAnsi" w:hAnsiTheme="majorHAnsi" w:cstheme="majorHAnsi"/>
          <w:b/>
        </w:rPr>
        <w:t>-a</w:t>
      </w:r>
      <w:r w:rsidR="00885E10" w:rsidRPr="00567923">
        <w:rPr>
          <w:rFonts w:asciiTheme="majorHAnsi" w:hAnsiTheme="majorHAnsi" w:cstheme="majorHAnsi"/>
          <w:b/>
          <w:vertAlign w:val="subscript"/>
        </w:rPr>
        <w:t>t-1</w:t>
      </w:r>
      <w:r w:rsidR="00885E10" w:rsidRPr="00567923">
        <w:rPr>
          <w:rFonts w:asciiTheme="majorHAnsi" w:hAnsiTheme="majorHAnsi" w:cstheme="majorHAnsi"/>
          <w:b/>
        </w:rPr>
        <w:t xml:space="preserve"> – 3.05</w:t>
      </w:r>
      <w:r w:rsidR="00234D13">
        <w:rPr>
          <w:rFonts w:asciiTheme="majorHAnsi" w:hAnsiTheme="majorHAnsi" w:cstheme="majorHAnsi"/>
          <w:b/>
        </w:rPr>
        <w:t>(</w:t>
      </w:r>
      <w:r w:rsidR="00234D13">
        <w:rPr>
          <w:rFonts w:ascii="Calibri Light" w:hAnsi="Calibri Light" w:cs="Calibri Light"/>
          <w:b/>
        </w:rPr>
        <w:t>±</w:t>
      </w:r>
      <w:r w:rsidR="004E49E3">
        <w:rPr>
          <w:rFonts w:asciiTheme="majorHAnsi" w:hAnsiTheme="majorHAnsi" w:cstheme="majorHAnsi"/>
          <w:b/>
        </w:rPr>
        <w:t>1.39</w:t>
      </w:r>
      <w:r w:rsidR="00234D13">
        <w:rPr>
          <w:rFonts w:asciiTheme="majorHAnsi" w:hAnsiTheme="majorHAnsi" w:cstheme="majorHAnsi"/>
          <w:b/>
        </w:rPr>
        <w:t>)</w:t>
      </w:r>
      <w:proofErr w:type="spellStart"/>
      <w:r w:rsidR="00885E10" w:rsidRPr="00567923">
        <w:rPr>
          <w:rFonts w:asciiTheme="majorHAnsi" w:hAnsiTheme="majorHAnsi" w:cstheme="majorHAnsi"/>
          <w:b/>
        </w:rPr>
        <w:t>Discharge</w:t>
      </w:r>
      <w:r w:rsidR="00885E10" w:rsidRPr="00567923">
        <w:rPr>
          <w:rFonts w:asciiTheme="majorHAnsi" w:hAnsiTheme="majorHAnsi" w:cstheme="majorHAnsi"/>
          <w:b/>
          <w:vertAlign w:val="subscript"/>
        </w:rPr>
        <w:t>t</w:t>
      </w:r>
      <w:proofErr w:type="spellEnd"/>
      <w:r w:rsidR="00885E10" w:rsidRPr="00567923">
        <w:rPr>
          <w:rFonts w:asciiTheme="majorHAnsi" w:hAnsiTheme="majorHAnsi" w:cstheme="majorHAnsi"/>
          <w:b/>
        </w:rPr>
        <w:t xml:space="preserve"> </w:t>
      </w:r>
    </w:p>
    <w:p w:rsidR="00885E10" w:rsidRPr="00567923" w:rsidRDefault="00885E10" w:rsidP="00885E10">
      <w:pPr>
        <w:jc w:val="center"/>
        <w:rPr>
          <w:rFonts w:asciiTheme="majorHAnsi" w:hAnsiTheme="majorHAnsi" w:cstheme="majorHAnsi"/>
          <w:b/>
        </w:rPr>
      </w:pPr>
      <w:r w:rsidRPr="00567923">
        <w:rPr>
          <w:rFonts w:asciiTheme="majorHAnsi" w:hAnsiTheme="majorHAnsi" w:cstheme="majorHAnsi"/>
          <w:b/>
        </w:rPr>
        <w:t>– 0.0025</w:t>
      </w:r>
      <w:r w:rsidR="00234D13">
        <w:rPr>
          <w:rFonts w:asciiTheme="majorHAnsi" w:hAnsiTheme="majorHAnsi" w:cstheme="majorHAnsi"/>
          <w:b/>
        </w:rPr>
        <w:t>(</w:t>
      </w:r>
      <w:proofErr w:type="gramStart"/>
      <w:r w:rsidR="00234D13">
        <w:rPr>
          <w:rFonts w:ascii="Calibri Light" w:hAnsi="Calibri Light" w:cs="Calibri Light"/>
          <w:b/>
        </w:rPr>
        <w:t>±</w:t>
      </w:r>
      <w:r w:rsidR="00234D13">
        <w:rPr>
          <w:rFonts w:asciiTheme="majorHAnsi" w:hAnsiTheme="majorHAnsi" w:cstheme="majorHAnsi"/>
          <w:b/>
        </w:rPr>
        <w:t>)</w:t>
      </w:r>
      <w:proofErr w:type="spellStart"/>
      <w:r w:rsidRPr="00567923">
        <w:rPr>
          <w:rFonts w:asciiTheme="majorHAnsi" w:hAnsiTheme="majorHAnsi" w:cstheme="majorHAnsi"/>
          <w:b/>
        </w:rPr>
        <w:t>Shortwave</w:t>
      </w:r>
      <w:r w:rsidRPr="00567923">
        <w:rPr>
          <w:rFonts w:asciiTheme="majorHAnsi" w:hAnsiTheme="majorHAnsi" w:cstheme="majorHAnsi"/>
          <w:b/>
          <w:vertAlign w:val="subscript"/>
        </w:rPr>
        <w:t>t</w:t>
      </w:r>
      <w:proofErr w:type="spellEnd"/>
      <w:proofErr w:type="gramEnd"/>
      <w:r w:rsidRPr="00567923">
        <w:rPr>
          <w:rFonts w:asciiTheme="majorHAnsi" w:hAnsiTheme="majorHAnsi" w:cstheme="majorHAnsi"/>
          <w:b/>
        </w:rPr>
        <w:t xml:space="preserve"> + </w:t>
      </w:r>
      <w:r w:rsidR="00567923" w:rsidRPr="00567923">
        <w:rPr>
          <w:rFonts w:asciiTheme="majorHAnsi" w:hAnsiTheme="majorHAnsi" w:cstheme="majorHAnsi"/>
          <w:b/>
        </w:rPr>
        <w:t>Ɛ</w:t>
      </w:r>
      <w:r w:rsidR="00234D13">
        <w:rPr>
          <w:rFonts w:asciiTheme="majorHAnsi" w:hAnsiTheme="majorHAnsi" w:cstheme="majorHAnsi"/>
          <w:b/>
        </w:rPr>
        <w:tab/>
      </w:r>
      <w:r w:rsidR="00234D13" w:rsidRPr="005D2814">
        <w:rPr>
          <w:rFonts w:asciiTheme="majorHAnsi" w:hAnsiTheme="majorHAnsi" w:cstheme="majorHAnsi"/>
        </w:rPr>
        <w:t>(eqn. 1)</w:t>
      </w:r>
    </w:p>
    <w:p w:rsidR="00567923" w:rsidRDefault="00567923" w:rsidP="00567923">
      <w:pPr>
        <w:rPr>
          <w:rFonts w:asciiTheme="majorHAnsi" w:hAnsiTheme="majorHAnsi" w:cstheme="majorHAnsi"/>
        </w:rPr>
      </w:pPr>
    </w:p>
    <w:p w:rsidR="007664F4" w:rsidRDefault="00C864F5" w:rsidP="00567923">
      <w:pPr>
        <w:rPr>
          <w:rFonts w:asciiTheme="majorHAnsi" w:hAnsiTheme="majorHAnsi" w:cstheme="majorHAnsi"/>
        </w:rPr>
      </w:pPr>
      <w:r w:rsidRPr="00A35477">
        <w:rPr>
          <w:rFonts w:asciiTheme="majorHAnsi" w:hAnsiTheme="majorHAnsi" w:cstheme="majorHAnsi"/>
        </w:rPr>
        <w:t>ARIMA hindcasted chlorophyll-a over 2013-2016 with an R</w:t>
      </w:r>
      <w:r w:rsidRPr="00A35477">
        <w:rPr>
          <w:rFonts w:asciiTheme="majorHAnsi" w:hAnsiTheme="majorHAnsi" w:cstheme="majorHAnsi"/>
          <w:vertAlign w:val="superscript"/>
        </w:rPr>
        <w:t>2</w:t>
      </w:r>
      <w:r w:rsidRPr="00A35477">
        <w:rPr>
          <w:rFonts w:asciiTheme="majorHAnsi" w:hAnsiTheme="majorHAnsi" w:cstheme="majorHAnsi"/>
        </w:rPr>
        <w:t xml:space="preserve"> = 0.4</w:t>
      </w:r>
      <w:r w:rsidR="005D2814">
        <w:rPr>
          <w:rFonts w:asciiTheme="majorHAnsi" w:hAnsiTheme="majorHAnsi" w:cstheme="majorHAnsi"/>
        </w:rPr>
        <w:t>9</w:t>
      </w:r>
      <w:r w:rsidRPr="00A35477">
        <w:rPr>
          <w:rFonts w:asciiTheme="majorHAnsi" w:hAnsiTheme="majorHAnsi" w:cstheme="majorHAnsi"/>
        </w:rPr>
        <w:t xml:space="preserve"> and RMSE = 1.71 ug/L. The ARIMA model was able to </w:t>
      </w:r>
      <w:r w:rsidR="000A6831" w:rsidRPr="00A35477">
        <w:rPr>
          <w:rFonts w:asciiTheme="majorHAnsi" w:hAnsiTheme="majorHAnsi" w:cstheme="majorHAnsi"/>
        </w:rPr>
        <w:t xml:space="preserve">successfully </w:t>
      </w:r>
      <w:r w:rsidRPr="00A35477">
        <w:rPr>
          <w:rFonts w:asciiTheme="majorHAnsi" w:hAnsiTheme="majorHAnsi" w:cstheme="majorHAnsi"/>
        </w:rPr>
        <w:t>capture</w:t>
      </w:r>
      <w:r w:rsidR="000E2224" w:rsidRPr="00A35477">
        <w:rPr>
          <w:rFonts w:asciiTheme="majorHAnsi" w:hAnsiTheme="majorHAnsi" w:cstheme="majorHAnsi"/>
        </w:rPr>
        <w:t xml:space="preserve"> </w:t>
      </w:r>
      <w:r w:rsidR="000A6831" w:rsidRPr="00A35477">
        <w:rPr>
          <w:rFonts w:asciiTheme="majorHAnsi" w:hAnsiTheme="majorHAnsi" w:cstheme="majorHAnsi"/>
        </w:rPr>
        <w:t>fluctuations</w:t>
      </w:r>
      <w:r w:rsidR="000E2224" w:rsidRPr="00A35477">
        <w:rPr>
          <w:rFonts w:asciiTheme="majorHAnsi" w:hAnsiTheme="majorHAnsi" w:cstheme="majorHAnsi"/>
        </w:rPr>
        <w:t xml:space="preserve"> at lower chlorophyll-a concentrations (&lt;10 ug/L</w:t>
      </w:r>
      <w:r w:rsidRPr="00A35477">
        <w:rPr>
          <w:rFonts w:asciiTheme="majorHAnsi" w:hAnsiTheme="majorHAnsi" w:cstheme="majorHAnsi"/>
        </w:rPr>
        <w:t>)</w:t>
      </w:r>
      <w:r w:rsidR="00C40407" w:rsidRPr="00A35477">
        <w:rPr>
          <w:rFonts w:asciiTheme="majorHAnsi" w:hAnsiTheme="majorHAnsi" w:cstheme="majorHAnsi"/>
        </w:rPr>
        <w:t xml:space="preserve"> (Figure </w:t>
      </w:r>
      <w:r w:rsidR="00BE0607" w:rsidRPr="00A35477">
        <w:rPr>
          <w:rFonts w:asciiTheme="majorHAnsi" w:hAnsiTheme="majorHAnsi" w:cstheme="majorHAnsi"/>
        </w:rPr>
        <w:t>2</w:t>
      </w:r>
      <w:r w:rsidR="00C40407" w:rsidRPr="00A35477">
        <w:rPr>
          <w:rFonts w:asciiTheme="majorHAnsi" w:hAnsiTheme="majorHAnsi" w:cstheme="majorHAnsi"/>
        </w:rPr>
        <w:t>).</w:t>
      </w:r>
      <w:r w:rsidRPr="00A35477">
        <w:rPr>
          <w:rFonts w:asciiTheme="majorHAnsi" w:hAnsiTheme="majorHAnsi" w:cstheme="majorHAnsi"/>
        </w:rPr>
        <w:t xml:space="preserve"> However, when chlorophyll-a reached values above ~10 ug/L, the model the model was unable to recreate these </w:t>
      </w:r>
      <w:r w:rsidR="00BB3FD1" w:rsidRPr="00A35477">
        <w:rPr>
          <w:rFonts w:asciiTheme="majorHAnsi" w:hAnsiTheme="majorHAnsi" w:cstheme="majorHAnsi"/>
        </w:rPr>
        <w:t xml:space="preserve">observed </w:t>
      </w:r>
      <w:r w:rsidRPr="00A35477">
        <w:rPr>
          <w:rFonts w:asciiTheme="majorHAnsi" w:hAnsiTheme="majorHAnsi" w:cstheme="majorHAnsi"/>
        </w:rPr>
        <w:t xml:space="preserve">dynamics. </w:t>
      </w:r>
      <w:r w:rsidR="00C40407" w:rsidRPr="00A35477">
        <w:rPr>
          <w:rFonts w:asciiTheme="majorHAnsi" w:hAnsiTheme="majorHAnsi" w:cstheme="majorHAnsi"/>
        </w:rPr>
        <w:t>GLM-AED was calibrated over 2013-</w:t>
      </w:r>
      <w:r w:rsidR="000A6831" w:rsidRPr="00A35477">
        <w:rPr>
          <w:rFonts w:asciiTheme="majorHAnsi" w:hAnsiTheme="majorHAnsi" w:cstheme="majorHAnsi"/>
        </w:rPr>
        <w:t xml:space="preserve">2016 </w:t>
      </w:r>
      <w:r w:rsidR="00C40407" w:rsidRPr="00A35477">
        <w:rPr>
          <w:rFonts w:asciiTheme="majorHAnsi" w:hAnsiTheme="majorHAnsi" w:cstheme="majorHAnsi"/>
        </w:rPr>
        <w:t xml:space="preserve">and hindcasted chlorophyll-a with </w:t>
      </w:r>
      <w:r w:rsidR="00747860">
        <w:rPr>
          <w:rFonts w:asciiTheme="majorHAnsi" w:hAnsiTheme="majorHAnsi" w:cstheme="majorHAnsi"/>
        </w:rPr>
        <w:t xml:space="preserve">an </w:t>
      </w:r>
      <w:r w:rsidR="00C40407" w:rsidRPr="00A35477">
        <w:rPr>
          <w:rFonts w:asciiTheme="majorHAnsi" w:hAnsiTheme="majorHAnsi" w:cstheme="majorHAnsi"/>
        </w:rPr>
        <w:t>R</w:t>
      </w:r>
      <w:r w:rsidR="00C40407" w:rsidRPr="00737A58">
        <w:rPr>
          <w:rFonts w:asciiTheme="majorHAnsi" w:hAnsiTheme="majorHAnsi" w:cstheme="majorHAnsi"/>
          <w:vertAlign w:val="superscript"/>
        </w:rPr>
        <w:t>2</w:t>
      </w:r>
      <w:r w:rsidR="00C40407" w:rsidRPr="00A35477">
        <w:rPr>
          <w:rFonts w:asciiTheme="majorHAnsi" w:hAnsiTheme="majorHAnsi" w:cstheme="majorHAnsi"/>
        </w:rPr>
        <w:t xml:space="preserve"> = </w:t>
      </w:r>
      <w:r w:rsidR="005D2814">
        <w:rPr>
          <w:rFonts w:asciiTheme="majorHAnsi" w:hAnsiTheme="majorHAnsi" w:cstheme="majorHAnsi"/>
        </w:rPr>
        <w:t>0.05</w:t>
      </w:r>
      <w:r w:rsidR="00C40407" w:rsidRPr="00A35477">
        <w:rPr>
          <w:rFonts w:asciiTheme="majorHAnsi" w:hAnsiTheme="majorHAnsi" w:cstheme="majorHAnsi"/>
        </w:rPr>
        <w:t xml:space="preserve"> and RMSE = </w:t>
      </w:r>
      <w:r w:rsidR="005D2814">
        <w:rPr>
          <w:rFonts w:asciiTheme="majorHAnsi" w:hAnsiTheme="majorHAnsi" w:cstheme="majorHAnsi"/>
        </w:rPr>
        <w:t>3.07</w:t>
      </w:r>
      <w:r w:rsidR="00C40407" w:rsidRPr="00A35477">
        <w:rPr>
          <w:rFonts w:asciiTheme="majorHAnsi" w:hAnsiTheme="majorHAnsi" w:cstheme="majorHAnsi"/>
        </w:rPr>
        <w:t xml:space="preserve">.  </w:t>
      </w:r>
      <w:r w:rsidR="00BB3FD1" w:rsidRPr="00A35477">
        <w:rPr>
          <w:rFonts w:asciiTheme="majorHAnsi" w:hAnsiTheme="majorHAnsi" w:cstheme="majorHAnsi"/>
        </w:rPr>
        <w:t xml:space="preserve">While GLM-AED does not capture </w:t>
      </w:r>
      <w:r w:rsidR="005A39CC" w:rsidRPr="00A35477">
        <w:rPr>
          <w:rFonts w:asciiTheme="majorHAnsi" w:hAnsiTheme="majorHAnsi" w:cstheme="majorHAnsi"/>
        </w:rPr>
        <w:t>the same fluctuations</w:t>
      </w:r>
      <w:r w:rsidR="00BB3FD1" w:rsidRPr="00A35477">
        <w:rPr>
          <w:rFonts w:asciiTheme="majorHAnsi" w:hAnsiTheme="majorHAnsi" w:cstheme="majorHAnsi"/>
        </w:rPr>
        <w:t xml:space="preserve"> in chlorophyll-a dynamics</w:t>
      </w:r>
      <w:r w:rsidR="005A39CC" w:rsidRPr="00A35477">
        <w:rPr>
          <w:rFonts w:asciiTheme="majorHAnsi" w:hAnsiTheme="majorHAnsi" w:cstheme="majorHAnsi"/>
        </w:rPr>
        <w:t xml:space="preserve"> as the empirical model</w:t>
      </w:r>
      <w:r w:rsidR="00BB3FD1" w:rsidRPr="00A35477">
        <w:rPr>
          <w:rFonts w:asciiTheme="majorHAnsi" w:hAnsiTheme="majorHAnsi" w:cstheme="majorHAnsi"/>
        </w:rPr>
        <w:t xml:space="preserve">, it does capture some large peaks in chlorophyll-a that </w:t>
      </w:r>
      <w:r w:rsidR="005A39CC" w:rsidRPr="00A35477">
        <w:rPr>
          <w:rFonts w:asciiTheme="majorHAnsi" w:hAnsiTheme="majorHAnsi" w:cstheme="majorHAnsi"/>
        </w:rPr>
        <w:t xml:space="preserve">the </w:t>
      </w:r>
      <w:r w:rsidR="00BB3FD1" w:rsidRPr="00A35477">
        <w:rPr>
          <w:rFonts w:asciiTheme="majorHAnsi" w:hAnsiTheme="majorHAnsi" w:cstheme="majorHAnsi"/>
        </w:rPr>
        <w:t xml:space="preserve">ARIMA does not. </w:t>
      </w:r>
    </w:p>
    <w:p w:rsidR="00BE0607" w:rsidRPr="00A35477" w:rsidRDefault="00567923" w:rsidP="00567923">
      <w:pPr>
        <w:jc w:val="center"/>
        <w:rPr>
          <w:rFonts w:asciiTheme="majorHAnsi" w:hAnsiTheme="majorHAnsi" w:cstheme="majorHAnsi"/>
        </w:rPr>
      </w:pPr>
      <w:commentRangeStart w:id="31"/>
      <w:r>
        <w:rPr>
          <w:rFonts w:asciiTheme="majorHAnsi" w:hAnsiTheme="majorHAnsi" w:cstheme="majorHAnsi"/>
          <w:noProof/>
        </w:rPr>
        <w:drawing>
          <wp:inline distT="0" distB="0" distL="0" distR="0" wp14:anchorId="63A4AA3A" wp14:editId="3F23566D">
            <wp:extent cx="5443235" cy="384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4282" cy="3862979"/>
                    </a:xfrm>
                    <a:prstGeom prst="rect">
                      <a:avLst/>
                    </a:prstGeom>
                    <a:noFill/>
                  </pic:spPr>
                </pic:pic>
              </a:graphicData>
            </a:graphic>
          </wp:inline>
        </w:drawing>
      </w:r>
      <w:commentRangeEnd w:id="31"/>
      <w:r w:rsidR="009B6AB4">
        <w:rPr>
          <w:rStyle w:val="CommentReference"/>
        </w:rPr>
        <w:commentReference w:id="31"/>
      </w:r>
    </w:p>
    <w:p w:rsidR="007269B9" w:rsidDel="000219FF" w:rsidRDefault="007269B9" w:rsidP="00A04A63">
      <w:pPr>
        <w:rPr>
          <w:del w:id="32" w:author="Cayelan C. Carey" w:date="2019-04-29T15:10:00Z"/>
          <w:rFonts w:asciiTheme="majorHAnsi" w:hAnsiTheme="majorHAnsi" w:cstheme="majorHAnsi"/>
        </w:rPr>
      </w:pPr>
    </w:p>
    <w:p w:rsidR="000219FF" w:rsidRDefault="000219FF" w:rsidP="00A04A63">
      <w:pPr>
        <w:rPr>
          <w:ins w:id="33" w:author="Cayelan C. Carey" w:date="2019-04-29T15:11:00Z"/>
          <w:rFonts w:asciiTheme="majorHAnsi" w:hAnsiTheme="majorHAnsi" w:cstheme="majorHAnsi"/>
        </w:rPr>
      </w:pPr>
    </w:p>
    <w:p w:rsidR="007269B9" w:rsidDel="000219FF" w:rsidRDefault="007269B9" w:rsidP="00A04A63">
      <w:pPr>
        <w:rPr>
          <w:del w:id="34" w:author="Cayelan C. Carey" w:date="2019-04-29T15:10:00Z"/>
          <w:rFonts w:asciiTheme="majorHAnsi" w:hAnsiTheme="majorHAnsi" w:cstheme="majorHAnsi"/>
        </w:rPr>
      </w:pPr>
    </w:p>
    <w:p w:rsidR="007269B9" w:rsidRDefault="007269B9" w:rsidP="00A04A63">
      <w:pPr>
        <w:rPr>
          <w:rFonts w:asciiTheme="majorHAnsi" w:hAnsiTheme="majorHAnsi" w:cstheme="majorHAnsi"/>
        </w:rPr>
      </w:pPr>
    </w:p>
    <w:p w:rsidR="00E7692C" w:rsidRPr="00A35477" w:rsidRDefault="00AB0F13" w:rsidP="00A04A63">
      <w:pPr>
        <w:rPr>
          <w:rFonts w:asciiTheme="majorHAnsi" w:hAnsiTheme="majorHAnsi" w:cstheme="majorHAnsi"/>
        </w:rPr>
      </w:pPr>
      <w:r w:rsidRPr="00A35477">
        <w:rPr>
          <w:rFonts w:asciiTheme="majorHAnsi" w:hAnsiTheme="majorHAnsi" w:cstheme="majorHAnsi"/>
        </w:rPr>
        <w:t xml:space="preserve">Table </w:t>
      </w:r>
      <w:r w:rsidR="00177E62">
        <w:rPr>
          <w:rFonts w:asciiTheme="majorHAnsi" w:hAnsiTheme="majorHAnsi" w:cstheme="majorHAnsi"/>
        </w:rPr>
        <w:t>3</w:t>
      </w:r>
      <w:r w:rsidRPr="00A35477">
        <w:rPr>
          <w:rFonts w:asciiTheme="majorHAnsi" w:hAnsiTheme="majorHAnsi" w:cstheme="majorHAnsi"/>
        </w:rPr>
        <w:t xml:space="preserve"> shows the proposed timeline of remaining steps to finish work required for Chapter 1 and to address the steps needed to address Questions 2 and 3. </w:t>
      </w:r>
    </w:p>
    <w:tbl>
      <w:tblPr>
        <w:tblStyle w:val="TableGrid"/>
        <w:tblW w:w="10075" w:type="dxa"/>
        <w:tblLook w:val="04A0" w:firstRow="1" w:lastRow="0" w:firstColumn="1" w:lastColumn="0" w:noHBand="0" w:noVBand="1"/>
      </w:tblPr>
      <w:tblGrid>
        <w:gridCol w:w="3595"/>
        <w:gridCol w:w="1080"/>
        <w:gridCol w:w="1350"/>
        <w:gridCol w:w="1530"/>
        <w:gridCol w:w="1129"/>
        <w:gridCol w:w="1391"/>
      </w:tblGrid>
      <w:tr w:rsidR="007F6DA5" w:rsidRPr="00A35477" w:rsidTr="00C43697">
        <w:tc>
          <w:tcPr>
            <w:tcW w:w="10075" w:type="dxa"/>
            <w:gridSpan w:val="6"/>
          </w:tcPr>
          <w:p w:rsidR="007F6DA5" w:rsidRPr="00A35477" w:rsidRDefault="007F6DA5" w:rsidP="00A04A63">
            <w:pPr>
              <w:rPr>
                <w:rFonts w:asciiTheme="majorHAnsi" w:hAnsiTheme="majorHAnsi" w:cstheme="majorHAnsi"/>
              </w:rPr>
            </w:pPr>
            <w:r w:rsidRPr="00A35477">
              <w:rPr>
                <w:rFonts w:asciiTheme="majorHAnsi" w:hAnsiTheme="majorHAnsi" w:cstheme="majorHAnsi"/>
                <w:b/>
              </w:rPr>
              <w:t xml:space="preserve">Table </w:t>
            </w:r>
            <w:r w:rsidR="00177E62">
              <w:rPr>
                <w:rFonts w:asciiTheme="majorHAnsi" w:hAnsiTheme="majorHAnsi" w:cstheme="majorHAnsi"/>
                <w:b/>
              </w:rPr>
              <w:t>3</w:t>
            </w:r>
            <w:r w:rsidRPr="00A35477">
              <w:rPr>
                <w:rFonts w:asciiTheme="majorHAnsi" w:hAnsiTheme="majorHAnsi" w:cstheme="majorHAnsi"/>
                <w:b/>
              </w:rPr>
              <w:t>. Proposed timeline for Chapter 1</w:t>
            </w:r>
            <w:r w:rsidRPr="00A35477">
              <w:rPr>
                <w:rFonts w:asciiTheme="majorHAnsi" w:hAnsiTheme="majorHAnsi" w:cstheme="majorHAnsi"/>
              </w:rPr>
              <w:br/>
            </w:r>
            <w:r w:rsidRPr="00A35477">
              <w:rPr>
                <w:rFonts w:asciiTheme="majorHAnsi" w:hAnsiTheme="majorHAnsi" w:cstheme="majorHAnsi"/>
                <w:i/>
              </w:rPr>
              <w:t xml:space="preserve">Black boxes </w:t>
            </w:r>
            <w:proofErr w:type="gramStart"/>
            <w:r w:rsidRPr="00A35477">
              <w:rPr>
                <w:rFonts w:asciiTheme="majorHAnsi" w:hAnsiTheme="majorHAnsi" w:cstheme="majorHAnsi"/>
                <w:i/>
              </w:rPr>
              <w:t>indicate</w:t>
            </w:r>
            <w:proofErr w:type="gramEnd"/>
            <w:r w:rsidRPr="00A35477">
              <w:rPr>
                <w:rFonts w:asciiTheme="majorHAnsi" w:hAnsiTheme="majorHAnsi" w:cstheme="majorHAnsi"/>
                <w:i/>
              </w:rPr>
              <w:t xml:space="preserve"> completed tasks, gray boxes indicate proposed completion</w:t>
            </w:r>
          </w:p>
        </w:tc>
      </w:tr>
      <w:tr w:rsidR="00DD2314" w:rsidRPr="00A35477" w:rsidTr="00F222C1">
        <w:tc>
          <w:tcPr>
            <w:tcW w:w="3595" w:type="dxa"/>
          </w:tcPr>
          <w:p w:rsidR="00DD2314" w:rsidRPr="00A35477" w:rsidRDefault="00DD2314" w:rsidP="00A04A63">
            <w:pPr>
              <w:rPr>
                <w:rFonts w:asciiTheme="majorHAnsi" w:hAnsiTheme="majorHAnsi" w:cstheme="majorHAnsi"/>
              </w:rPr>
            </w:pPr>
          </w:p>
        </w:tc>
        <w:tc>
          <w:tcPr>
            <w:tcW w:w="1080"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Fall 2018</w:t>
            </w:r>
          </w:p>
        </w:tc>
        <w:tc>
          <w:tcPr>
            <w:tcW w:w="1350"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Spring 2019</w:t>
            </w:r>
          </w:p>
        </w:tc>
        <w:tc>
          <w:tcPr>
            <w:tcW w:w="1530"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Summer 2019</w:t>
            </w:r>
          </w:p>
        </w:tc>
        <w:tc>
          <w:tcPr>
            <w:tcW w:w="1129"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Fall 2019</w:t>
            </w:r>
          </w:p>
        </w:tc>
        <w:tc>
          <w:tcPr>
            <w:tcW w:w="1391"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Spring 2020</w:t>
            </w:r>
          </w:p>
        </w:tc>
      </w:tr>
      <w:tr w:rsidR="00DD2314" w:rsidRPr="00A35477" w:rsidTr="00F222C1">
        <w:tc>
          <w:tcPr>
            <w:tcW w:w="3595"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Develop ARIMA GLM-AED</w:t>
            </w:r>
          </w:p>
        </w:tc>
        <w:tc>
          <w:tcPr>
            <w:tcW w:w="1080" w:type="dxa"/>
            <w:shd w:val="clear" w:color="auto" w:fill="0D0D0D" w:themeFill="text1" w:themeFillTint="F2"/>
          </w:tcPr>
          <w:p w:rsidR="00DD2314" w:rsidRPr="00A35477" w:rsidRDefault="00DD2314" w:rsidP="00A04A63">
            <w:pPr>
              <w:rPr>
                <w:rFonts w:asciiTheme="majorHAnsi" w:hAnsiTheme="majorHAnsi" w:cstheme="majorHAnsi"/>
              </w:rPr>
            </w:pPr>
          </w:p>
        </w:tc>
        <w:tc>
          <w:tcPr>
            <w:tcW w:w="1350" w:type="dxa"/>
          </w:tcPr>
          <w:p w:rsidR="00DD2314" w:rsidRPr="00A35477" w:rsidRDefault="00DD2314" w:rsidP="00A04A63">
            <w:pPr>
              <w:rPr>
                <w:rFonts w:asciiTheme="majorHAnsi" w:hAnsiTheme="majorHAnsi" w:cstheme="majorHAnsi"/>
              </w:rPr>
            </w:pPr>
          </w:p>
        </w:tc>
        <w:tc>
          <w:tcPr>
            <w:tcW w:w="1530" w:type="dxa"/>
          </w:tcPr>
          <w:p w:rsidR="00DD2314" w:rsidRPr="00A35477" w:rsidRDefault="00DD2314" w:rsidP="00A04A63">
            <w:pPr>
              <w:rPr>
                <w:rFonts w:asciiTheme="majorHAnsi" w:hAnsiTheme="majorHAnsi" w:cstheme="majorHAnsi"/>
              </w:rPr>
            </w:pPr>
          </w:p>
        </w:tc>
        <w:tc>
          <w:tcPr>
            <w:tcW w:w="1129" w:type="dxa"/>
          </w:tcPr>
          <w:p w:rsidR="00DD2314" w:rsidRPr="00A35477" w:rsidRDefault="00DD2314" w:rsidP="00A04A63">
            <w:pPr>
              <w:rPr>
                <w:rFonts w:asciiTheme="majorHAnsi" w:hAnsiTheme="majorHAnsi" w:cstheme="majorHAnsi"/>
              </w:rPr>
            </w:pPr>
          </w:p>
        </w:tc>
        <w:tc>
          <w:tcPr>
            <w:tcW w:w="1391" w:type="dxa"/>
          </w:tcPr>
          <w:p w:rsidR="00DD2314" w:rsidRPr="00A35477" w:rsidRDefault="00DD2314" w:rsidP="00A04A63">
            <w:pPr>
              <w:rPr>
                <w:rFonts w:asciiTheme="majorHAnsi" w:hAnsiTheme="majorHAnsi" w:cstheme="majorHAnsi"/>
              </w:rPr>
            </w:pPr>
          </w:p>
        </w:tc>
      </w:tr>
      <w:tr w:rsidR="00BB3FD1" w:rsidRPr="00A35477" w:rsidTr="00F222C1">
        <w:tc>
          <w:tcPr>
            <w:tcW w:w="3595" w:type="dxa"/>
          </w:tcPr>
          <w:p w:rsidR="00BB3FD1" w:rsidRPr="00A35477" w:rsidRDefault="00BB3FD1" w:rsidP="00A04A63">
            <w:pPr>
              <w:rPr>
                <w:rFonts w:asciiTheme="majorHAnsi" w:hAnsiTheme="majorHAnsi" w:cstheme="majorHAnsi"/>
              </w:rPr>
            </w:pPr>
            <w:r w:rsidRPr="00A35477">
              <w:rPr>
                <w:rFonts w:asciiTheme="majorHAnsi" w:hAnsiTheme="majorHAnsi" w:cstheme="majorHAnsi"/>
              </w:rPr>
              <w:t>Calibrate GLM-AED</w:t>
            </w:r>
          </w:p>
        </w:tc>
        <w:tc>
          <w:tcPr>
            <w:tcW w:w="1080" w:type="dxa"/>
            <w:shd w:val="clear" w:color="auto" w:fill="0D0D0D" w:themeFill="text1" w:themeFillTint="F2"/>
          </w:tcPr>
          <w:p w:rsidR="00BB3FD1" w:rsidRPr="00A35477" w:rsidRDefault="00BB3FD1" w:rsidP="00A04A63">
            <w:pPr>
              <w:rPr>
                <w:rFonts w:asciiTheme="majorHAnsi" w:hAnsiTheme="majorHAnsi" w:cstheme="majorHAnsi"/>
              </w:rPr>
            </w:pPr>
          </w:p>
        </w:tc>
        <w:tc>
          <w:tcPr>
            <w:tcW w:w="1350" w:type="dxa"/>
          </w:tcPr>
          <w:p w:rsidR="00BB3FD1" w:rsidRPr="00A35477" w:rsidRDefault="00BB3FD1" w:rsidP="00A04A63">
            <w:pPr>
              <w:rPr>
                <w:rFonts w:asciiTheme="majorHAnsi" w:hAnsiTheme="majorHAnsi" w:cstheme="majorHAnsi"/>
              </w:rPr>
            </w:pPr>
          </w:p>
        </w:tc>
        <w:tc>
          <w:tcPr>
            <w:tcW w:w="1530" w:type="dxa"/>
          </w:tcPr>
          <w:p w:rsidR="00BB3FD1" w:rsidRPr="00A35477" w:rsidRDefault="00BB3FD1" w:rsidP="00A04A63">
            <w:pPr>
              <w:rPr>
                <w:rFonts w:asciiTheme="majorHAnsi" w:hAnsiTheme="majorHAnsi" w:cstheme="majorHAnsi"/>
              </w:rPr>
            </w:pPr>
          </w:p>
        </w:tc>
        <w:tc>
          <w:tcPr>
            <w:tcW w:w="1129" w:type="dxa"/>
          </w:tcPr>
          <w:p w:rsidR="00BB3FD1" w:rsidRPr="00A35477" w:rsidRDefault="00BB3FD1" w:rsidP="00A04A63">
            <w:pPr>
              <w:rPr>
                <w:rFonts w:asciiTheme="majorHAnsi" w:hAnsiTheme="majorHAnsi" w:cstheme="majorHAnsi"/>
              </w:rPr>
            </w:pPr>
          </w:p>
        </w:tc>
        <w:tc>
          <w:tcPr>
            <w:tcW w:w="1391" w:type="dxa"/>
          </w:tcPr>
          <w:p w:rsidR="00BB3FD1" w:rsidRPr="00A35477" w:rsidRDefault="00BB3FD1" w:rsidP="00A04A63">
            <w:pPr>
              <w:rPr>
                <w:rFonts w:asciiTheme="majorHAnsi" w:hAnsiTheme="majorHAnsi" w:cstheme="majorHAnsi"/>
              </w:rPr>
            </w:pPr>
          </w:p>
        </w:tc>
      </w:tr>
      <w:tr w:rsidR="00BB3FD1" w:rsidRPr="00A35477" w:rsidTr="00F222C1">
        <w:tc>
          <w:tcPr>
            <w:tcW w:w="3595" w:type="dxa"/>
          </w:tcPr>
          <w:p w:rsidR="00BB3FD1" w:rsidRPr="00A35477" w:rsidRDefault="00BB3FD1" w:rsidP="00A04A63">
            <w:pPr>
              <w:rPr>
                <w:rFonts w:asciiTheme="majorHAnsi" w:hAnsiTheme="majorHAnsi" w:cstheme="majorHAnsi"/>
              </w:rPr>
            </w:pPr>
            <w:r w:rsidRPr="00A35477">
              <w:rPr>
                <w:rFonts w:asciiTheme="majorHAnsi" w:hAnsiTheme="majorHAnsi" w:cstheme="majorHAnsi"/>
              </w:rPr>
              <w:t>Produce hindcasts</w:t>
            </w:r>
            <w:r w:rsidR="000A6831" w:rsidRPr="00A35477">
              <w:rPr>
                <w:rFonts w:asciiTheme="majorHAnsi" w:hAnsiTheme="majorHAnsi" w:cstheme="majorHAnsi"/>
              </w:rPr>
              <w:t xml:space="preserve"> </w:t>
            </w:r>
          </w:p>
        </w:tc>
        <w:tc>
          <w:tcPr>
            <w:tcW w:w="1080" w:type="dxa"/>
            <w:shd w:val="clear" w:color="auto" w:fill="0D0D0D" w:themeFill="text1" w:themeFillTint="F2"/>
          </w:tcPr>
          <w:p w:rsidR="00BB3FD1" w:rsidRPr="00A35477" w:rsidRDefault="00BB3FD1" w:rsidP="00A04A63">
            <w:pPr>
              <w:rPr>
                <w:rFonts w:asciiTheme="majorHAnsi" w:hAnsiTheme="majorHAnsi" w:cstheme="majorHAnsi"/>
              </w:rPr>
            </w:pPr>
          </w:p>
        </w:tc>
        <w:tc>
          <w:tcPr>
            <w:tcW w:w="1350" w:type="dxa"/>
          </w:tcPr>
          <w:p w:rsidR="00BB3FD1" w:rsidRPr="00A35477" w:rsidRDefault="00BB3FD1" w:rsidP="00A04A63">
            <w:pPr>
              <w:rPr>
                <w:rFonts w:asciiTheme="majorHAnsi" w:hAnsiTheme="majorHAnsi" w:cstheme="majorHAnsi"/>
              </w:rPr>
            </w:pPr>
          </w:p>
        </w:tc>
        <w:tc>
          <w:tcPr>
            <w:tcW w:w="1530" w:type="dxa"/>
          </w:tcPr>
          <w:p w:rsidR="00BB3FD1" w:rsidRPr="00A35477" w:rsidRDefault="00BB3FD1" w:rsidP="00A04A63">
            <w:pPr>
              <w:rPr>
                <w:rFonts w:asciiTheme="majorHAnsi" w:hAnsiTheme="majorHAnsi" w:cstheme="majorHAnsi"/>
              </w:rPr>
            </w:pPr>
          </w:p>
        </w:tc>
        <w:tc>
          <w:tcPr>
            <w:tcW w:w="1129" w:type="dxa"/>
          </w:tcPr>
          <w:p w:rsidR="00BB3FD1" w:rsidRPr="00A35477" w:rsidRDefault="00BB3FD1" w:rsidP="00A04A63">
            <w:pPr>
              <w:rPr>
                <w:rFonts w:asciiTheme="majorHAnsi" w:hAnsiTheme="majorHAnsi" w:cstheme="majorHAnsi"/>
              </w:rPr>
            </w:pPr>
          </w:p>
        </w:tc>
        <w:tc>
          <w:tcPr>
            <w:tcW w:w="1391" w:type="dxa"/>
          </w:tcPr>
          <w:p w:rsidR="00BB3FD1" w:rsidRPr="00A35477" w:rsidRDefault="00BB3FD1" w:rsidP="00A04A63">
            <w:pPr>
              <w:rPr>
                <w:rFonts w:asciiTheme="majorHAnsi" w:hAnsiTheme="majorHAnsi" w:cstheme="majorHAnsi"/>
              </w:rPr>
            </w:pPr>
          </w:p>
        </w:tc>
      </w:tr>
      <w:tr w:rsidR="00BB3FD1" w:rsidRPr="00A35477" w:rsidTr="00F222C1">
        <w:tc>
          <w:tcPr>
            <w:tcW w:w="3595" w:type="dxa"/>
          </w:tcPr>
          <w:p w:rsidR="00BB3FD1" w:rsidRPr="00A35477" w:rsidRDefault="00BB3FD1" w:rsidP="00A04A63">
            <w:pPr>
              <w:rPr>
                <w:rFonts w:asciiTheme="majorHAnsi" w:hAnsiTheme="majorHAnsi" w:cstheme="majorHAnsi"/>
              </w:rPr>
            </w:pPr>
            <w:r w:rsidRPr="00A35477">
              <w:rPr>
                <w:rFonts w:asciiTheme="majorHAnsi" w:hAnsiTheme="majorHAnsi" w:cstheme="majorHAnsi"/>
              </w:rPr>
              <w:t>Validate model</w:t>
            </w:r>
            <w:r w:rsidR="000A6831" w:rsidRPr="00A35477">
              <w:rPr>
                <w:rFonts w:asciiTheme="majorHAnsi" w:hAnsiTheme="majorHAnsi" w:cstheme="majorHAnsi"/>
              </w:rPr>
              <w:t xml:space="preserve"> (Q1)</w:t>
            </w:r>
          </w:p>
        </w:tc>
        <w:tc>
          <w:tcPr>
            <w:tcW w:w="1080" w:type="dxa"/>
            <w:shd w:val="clear" w:color="auto" w:fill="FFFFFF" w:themeFill="background1"/>
          </w:tcPr>
          <w:p w:rsidR="00BB3FD1" w:rsidRPr="00A35477" w:rsidRDefault="00BB3FD1" w:rsidP="00A04A63">
            <w:pPr>
              <w:rPr>
                <w:rFonts w:asciiTheme="majorHAnsi" w:hAnsiTheme="majorHAnsi" w:cstheme="majorHAnsi"/>
              </w:rPr>
            </w:pPr>
          </w:p>
        </w:tc>
        <w:tc>
          <w:tcPr>
            <w:tcW w:w="1350" w:type="dxa"/>
            <w:shd w:val="clear" w:color="auto" w:fill="A6A6A6" w:themeFill="background1" w:themeFillShade="A6"/>
          </w:tcPr>
          <w:p w:rsidR="00BB3FD1" w:rsidRPr="00A35477" w:rsidRDefault="00BB3FD1" w:rsidP="00A04A63">
            <w:pPr>
              <w:rPr>
                <w:rFonts w:asciiTheme="majorHAnsi" w:hAnsiTheme="majorHAnsi" w:cstheme="majorHAnsi"/>
              </w:rPr>
            </w:pPr>
          </w:p>
        </w:tc>
        <w:tc>
          <w:tcPr>
            <w:tcW w:w="1530" w:type="dxa"/>
          </w:tcPr>
          <w:p w:rsidR="00BB3FD1" w:rsidRPr="00A35477" w:rsidRDefault="00BB3FD1" w:rsidP="00A04A63">
            <w:pPr>
              <w:rPr>
                <w:rFonts w:asciiTheme="majorHAnsi" w:hAnsiTheme="majorHAnsi" w:cstheme="majorHAnsi"/>
              </w:rPr>
            </w:pPr>
          </w:p>
        </w:tc>
        <w:tc>
          <w:tcPr>
            <w:tcW w:w="1129" w:type="dxa"/>
          </w:tcPr>
          <w:p w:rsidR="00BB3FD1" w:rsidRPr="00A35477" w:rsidRDefault="00BB3FD1" w:rsidP="00A04A63">
            <w:pPr>
              <w:rPr>
                <w:rFonts w:asciiTheme="majorHAnsi" w:hAnsiTheme="majorHAnsi" w:cstheme="majorHAnsi"/>
              </w:rPr>
            </w:pPr>
          </w:p>
        </w:tc>
        <w:tc>
          <w:tcPr>
            <w:tcW w:w="1391" w:type="dxa"/>
          </w:tcPr>
          <w:p w:rsidR="00BB3FD1" w:rsidRPr="00A35477" w:rsidRDefault="00BB3FD1" w:rsidP="00A04A63">
            <w:pPr>
              <w:rPr>
                <w:rFonts w:asciiTheme="majorHAnsi" w:hAnsiTheme="majorHAnsi" w:cstheme="majorHAnsi"/>
              </w:rPr>
            </w:pPr>
          </w:p>
        </w:tc>
      </w:tr>
      <w:tr w:rsidR="00F222C1" w:rsidRPr="00A35477" w:rsidTr="00F222C1">
        <w:tc>
          <w:tcPr>
            <w:tcW w:w="3595" w:type="dxa"/>
          </w:tcPr>
          <w:p w:rsidR="00F222C1" w:rsidRPr="00A35477" w:rsidRDefault="00F222C1" w:rsidP="00A04A63">
            <w:pPr>
              <w:rPr>
                <w:rFonts w:asciiTheme="majorHAnsi" w:hAnsiTheme="majorHAnsi" w:cstheme="majorHAnsi"/>
              </w:rPr>
            </w:pPr>
            <w:r w:rsidRPr="00A35477">
              <w:rPr>
                <w:rFonts w:asciiTheme="majorHAnsi" w:hAnsiTheme="majorHAnsi" w:cstheme="majorHAnsi"/>
              </w:rPr>
              <w:t>Adapt FLARE code for ARIMA (Q2)</w:t>
            </w:r>
          </w:p>
        </w:tc>
        <w:tc>
          <w:tcPr>
            <w:tcW w:w="1080" w:type="dxa"/>
          </w:tcPr>
          <w:p w:rsidR="00F222C1" w:rsidRPr="00A35477" w:rsidRDefault="00F222C1" w:rsidP="00A04A63">
            <w:pPr>
              <w:rPr>
                <w:rFonts w:asciiTheme="majorHAnsi" w:hAnsiTheme="majorHAnsi" w:cstheme="majorHAnsi"/>
              </w:rPr>
            </w:pPr>
          </w:p>
        </w:tc>
        <w:tc>
          <w:tcPr>
            <w:tcW w:w="1350" w:type="dxa"/>
            <w:shd w:val="clear" w:color="auto" w:fill="A6A6A6" w:themeFill="background1" w:themeFillShade="A6"/>
          </w:tcPr>
          <w:p w:rsidR="00F222C1" w:rsidRPr="00A35477" w:rsidRDefault="00F222C1" w:rsidP="00A04A63">
            <w:pPr>
              <w:rPr>
                <w:rFonts w:asciiTheme="majorHAnsi" w:hAnsiTheme="majorHAnsi" w:cstheme="majorHAnsi"/>
              </w:rPr>
            </w:pPr>
          </w:p>
        </w:tc>
        <w:tc>
          <w:tcPr>
            <w:tcW w:w="1530" w:type="dxa"/>
            <w:shd w:val="clear" w:color="auto" w:fill="FFFFFF" w:themeFill="background1"/>
          </w:tcPr>
          <w:p w:rsidR="00F222C1" w:rsidRPr="00A35477" w:rsidRDefault="00F222C1" w:rsidP="00A04A63">
            <w:pPr>
              <w:rPr>
                <w:rFonts w:asciiTheme="majorHAnsi" w:hAnsiTheme="majorHAnsi" w:cstheme="majorHAnsi"/>
              </w:rPr>
            </w:pPr>
          </w:p>
        </w:tc>
        <w:tc>
          <w:tcPr>
            <w:tcW w:w="1129" w:type="dxa"/>
          </w:tcPr>
          <w:p w:rsidR="00F222C1" w:rsidRPr="00A35477" w:rsidRDefault="00F222C1" w:rsidP="00A04A63">
            <w:pPr>
              <w:rPr>
                <w:rFonts w:asciiTheme="majorHAnsi" w:hAnsiTheme="majorHAnsi" w:cstheme="majorHAnsi"/>
              </w:rPr>
            </w:pPr>
          </w:p>
        </w:tc>
        <w:tc>
          <w:tcPr>
            <w:tcW w:w="1391" w:type="dxa"/>
          </w:tcPr>
          <w:p w:rsidR="00F222C1" w:rsidRPr="00A35477" w:rsidRDefault="00F222C1" w:rsidP="00A04A63">
            <w:pPr>
              <w:rPr>
                <w:rFonts w:asciiTheme="majorHAnsi" w:hAnsiTheme="majorHAnsi" w:cstheme="majorHAnsi"/>
              </w:rPr>
            </w:pPr>
          </w:p>
        </w:tc>
      </w:tr>
      <w:tr w:rsidR="00DD2314" w:rsidRPr="00A35477" w:rsidTr="00F222C1">
        <w:tc>
          <w:tcPr>
            <w:tcW w:w="3595"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 xml:space="preserve">Create integrated model </w:t>
            </w:r>
            <w:r w:rsidR="00F222C1" w:rsidRPr="00A35477">
              <w:rPr>
                <w:rFonts w:asciiTheme="majorHAnsi" w:hAnsiTheme="majorHAnsi" w:cstheme="majorHAnsi"/>
              </w:rPr>
              <w:t xml:space="preserve">average </w:t>
            </w:r>
            <w:r w:rsidR="000A6831" w:rsidRPr="00A35477">
              <w:rPr>
                <w:rFonts w:asciiTheme="majorHAnsi" w:hAnsiTheme="majorHAnsi" w:cstheme="majorHAnsi"/>
              </w:rPr>
              <w:t>(Q3)</w:t>
            </w:r>
          </w:p>
        </w:tc>
        <w:tc>
          <w:tcPr>
            <w:tcW w:w="1080" w:type="dxa"/>
          </w:tcPr>
          <w:p w:rsidR="00DD2314" w:rsidRPr="00A35477" w:rsidRDefault="00DD2314" w:rsidP="00A04A63">
            <w:pPr>
              <w:rPr>
                <w:rFonts w:asciiTheme="majorHAnsi" w:hAnsiTheme="majorHAnsi" w:cstheme="majorHAnsi"/>
              </w:rPr>
            </w:pPr>
          </w:p>
        </w:tc>
        <w:tc>
          <w:tcPr>
            <w:tcW w:w="1350" w:type="dxa"/>
            <w:shd w:val="clear" w:color="auto" w:fill="A6A6A6" w:themeFill="background1" w:themeFillShade="A6"/>
          </w:tcPr>
          <w:p w:rsidR="00DD2314" w:rsidRPr="00A35477" w:rsidRDefault="00DD2314" w:rsidP="00A04A63">
            <w:pPr>
              <w:rPr>
                <w:rFonts w:asciiTheme="majorHAnsi" w:hAnsiTheme="majorHAnsi" w:cstheme="majorHAnsi"/>
              </w:rPr>
            </w:pPr>
          </w:p>
        </w:tc>
        <w:tc>
          <w:tcPr>
            <w:tcW w:w="1530" w:type="dxa"/>
            <w:shd w:val="clear" w:color="auto" w:fill="A6A6A6" w:themeFill="background1" w:themeFillShade="A6"/>
          </w:tcPr>
          <w:p w:rsidR="00DD2314" w:rsidRPr="00A35477" w:rsidRDefault="00DD2314" w:rsidP="00A04A63">
            <w:pPr>
              <w:rPr>
                <w:rFonts w:asciiTheme="majorHAnsi" w:hAnsiTheme="majorHAnsi" w:cstheme="majorHAnsi"/>
              </w:rPr>
            </w:pPr>
          </w:p>
        </w:tc>
        <w:tc>
          <w:tcPr>
            <w:tcW w:w="1129" w:type="dxa"/>
          </w:tcPr>
          <w:p w:rsidR="00DD2314" w:rsidRPr="00A35477" w:rsidRDefault="00DD2314" w:rsidP="00A04A63">
            <w:pPr>
              <w:rPr>
                <w:rFonts w:asciiTheme="majorHAnsi" w:hAnsiTheme="majorHAnsi" w:cstheme="majorHAnsi"/>
              </w:rPr>
            </w:pPr>
          </w:p>
        </w:tc>
        <w:tc>
          <w:tcPr>
            <w:tcW w:w="1391" w:type="dxa"/>
          </w:tcPr>
          <w:p w:rsidR="00DD2314" w:rsidRPr="00A35477" w:rsidRDefault="00DD2314" w:rsidP="00A04A63">
            <w:pPr>
              <w:rPr>
                <w:rFonts w:asciiTheme="majorHAnsi" w:hAnsiTheme="majorHAnsi" w:cstheme="majorHAnsi"/>
              </w:rPr>
            </w:pPr>
          </w:p>
        </w:tc>
      </w:tr>
      <w:tr w:rsidR="00DD2314" w:rsidRPr="00A35477" w:rsidTr="00F222C1">
        <w:tc>
          <w:tcPr>
            <w:tcW w:w="3595"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Run forecasts in FLARE</w:t>
            </w:r>
          </w:p>
        </w:tc>
        <w:tc>
          <w:tcPr>
            <w:tcW w:w="1080" w:type="dxa"/>
          </w:tcPr>
          <w:p w:rsidR="00DD2314" w:rsidRPr="00A35477" w:rsidRDefault="00DD2314" w:rsidP="00A04A63">
            <w:pPr>
              <w:rPr>
                <w:rFonts w:asciiTheme="majorHAnsi" w:hAnsiTheme="majorHAnsi" w:cstheme="majorHAnsi"/>
              </w:rPr>
            </w:pPr>
          </w:p>
        </w:tc>
        <w:tc>
          <w:tcPr>
            <w:tcW w:w="1350" w:type="dxa"/>
          </w:tcPr>
          <w:p w:rsidR="00DD2314" w:rsidRPr="00A35477" w:rsidRDefault="00DD2314" w:rsidP="00A04A63">
            <w:pPr>
              <w:rPr>
                <w:rFonts w:asciiTheme="majorHAnsi" w:hAnsiTheme="majorHAnsi" w:cstheme="majorHAnsi"/>
              </w:rPr>
            </w:pPr>
          </w:p>
        </w:tc>
        <w:tc>
          <w:tcPr>
            <w:tcW w:w="1530" w:type="dxa"/>
            <w:shd w:val="clear" w:color="auto" w:fill="A6A6A6" w:themeFill="background1" w:themeFillShade="A6"/>
          </w:tcPr>
          <w:p w:rsidR="00DD2314" w:rsidRPr="00A35477" w:rsidRDefault="00DD2314" w:rsidP="00A04A63">
            <w:pPr>
              <w:rPr>
                <w:rFonts w:asciiTheme="majorHAnsi" w:hAnsiTheme="majorHAnsi" w:cstheme="majorHAnsi"/>
              </w:rPr>
            </w:pPr>
          </w:p>
        </w:tc>
        <w:tc>
          <w:tcPr>
            <w:tcW w:w="1129" w:type="dxa"/>
            <w:shd w:val="clear" w:color="auto" w:fill="A6A6A6" w:themeFill="background1" w:themeFillShade="A6"/>
          </w:tcPr>
          <w:p w:rsidR="00DD2314" w:rsidRPr="00A35477" w:rsidRDefault="00DD2314" w:rsidP="00A04A63">
            <w:pPr>
              <w:rPr>
                <w:rFonts w:asciiTheme="majorHAnsi" w:hAnsiTheme="majorHAnsi" w:cstheme="majorHAnsi"/>
              </w:rPr>
            </w:pPr>
          </w:p>
        </w:tc>
        <w:tc>
          <w:tcPr>
            <w:tcW w:w="1391" w:type="dxa"/>
            <w:shd w:val="clear" w:color="auto" w:fill="A6A6A6" w:themeFill="background1" w:themeFillShade="A6"/>
          </w:tcPr>
          <w:p w:rsidR="00DD2314" w:rsidRPr="00A35477" w:rsidRDefault="00DD2314" w:rsidP="00A04A63">
            <w:pPr>
              <w:rPr>
                <w:rFonts w:asciiTheme="majorHAnsi" w:hAnsiTheme="majorHAnsi" w:cstheme="majorHAnsi"/>
              </w:rPr>
            </w:pPr>
          </w:p>
        </w:tc>
      </w:tr>
      <w:tr w:rsidR="00DD2314" w:rsidRPr="00A35477" w:rsidTr="00F222C1">
        <w:tc>
          <w:tcPr>
            <w:tcW w:w="3595"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Submit manuscrip</w:t>
            </w:r>
            <w:r w:rsidRPr="00930AC6">
              <w:rPr>
                <w:rFonts w:asciiTheme="majorHAnsi" w:hAnsiTheme="majorHAnsi" w:cstheme="majorHAnsi"/>
              </w:rPr>
              <w:t>t</w:t>
            </w:r>
            <w:r w:rsidR="00A56374" w:rsidRPr="0076488E">
              <w:rPr>
                <w:rFonts w:asciiTheme="majorHAnsi" w:hAnsiTheme="majorHAnsi" w:cstheme="majorHAnsi"/>
              </w:rPr>
              <w:t xml:space="preserve">, </w:t>
            </w:r>
            <w:r w:rsidR="00A56374" w:rsidRPr="00B12C71">
              <w:rPr>
                <w:rFonts w:asciiTheme="majorHAnsi" w:hAnsiTheme="majorHAnsi" w:cstheme="majorHAnsi"/>
              </w:rPr>
              <w:t xml:space="preserve">target journal: </w:t>
            </w:r>
            <w:r w:rsidR="004E371C" w:rsidRPr="00A35477">
              <w:rPr>
                <w:rFonts w:asciiTheme="majorHAnsi" w:hAnsiTheme="majorHAnsi" w:cstheme="majorHAnsi"/>
                <w:i/>
              </w:rPr>
              <w:t>Ecological Applications</w:t>
            </w:r>
          </w:p>
        </w:tc>
        <w:tc>
          <w:tcPr>
            <w:tcW w:w="1080" w:type="dxa"/>
          </w:tcPr>
          <w:p w:rsidR="00DD2314" w:rsidRPr="00A35477" w:rsidRDefault="00DD2314" w:rsidP="00A04A63">
            <w:pPr>
              <w:rPr>
                <w:rFonts w:asciiTheme="majorHAnsi" w:hAnsiTheme="majorHAnsi" w:cstheme="majorHAnsi"/>
              </w:rPr>
            </w:pPr>
          </w:p>
        </w:tc>
        <w:tc>
          <w:tcPr>
            <w:tcW w:w="1350" w:type="dxa"/>
          </w:tcPr>
          <w:p w:rsidR="00DD2314" w:rsidRPr="00A35477" w:rsidRDefault="00DD2314" w:rsidP="00A04A63">
            <w:pPr>
              <w:rPr>
                <w:rFonts w:asciiTheme="majorHAnsi" w:hAnsiTheme="majorHAnsi" w:cstheme="majorHAnsi"/>
              </w:rPr>
            </w:pPr>
          </w:p>
        </w:tc>
        <w:tc>
          <w:tcPr>
            <w:tcW w:w="1530" w:type="dxa"/>
          </w:tcPr>
          <w:p w:rsidR="00DD2314" w:rsidRPr="00A35477" w:rsidRDefault="00DD2314" w:rsidP="00A04A63">
            <w:pPr>
              <w:rPr>
                <w:rFonts w:asciiTheme="majorHAnsi" w:hAnsiTheme="majorHAnsi" w:cstheme="majorHAnsi"/>
              </w:rPr>
            </w:pPr>
          </w:p>
        </w:tc>
        <w:tc>
          <w:tcPr>
            <w:tcW w:w="1129" w:type="dxa"/>
            <w:shd w:val="clear" w:color="auto" w:fill="auto"/>
          </w:tcPr>
          <w:p w:rsidR="00DD2314" w:rsidRPr="00A35477" w:rsidRDefault="00DD2314" w:rsidP="00A04A63">
            <w:pPr>
              <w:rPr>
                <w:rFonts w:asciiTheme="majorHAnsi" w:hAnsiTheme="majorHAnsi" w:cstheme="majorHAnsi"/>
              </w:rPr>
            </w:pPr>
          </w:p>
        </w:tc>
        <w:tc>
          <w:tcPr>
            <w:tcW w:w="1391" w:type="dxa"/>
            <w:shd w:val="clear" w:color="auto" w:fill="A6A6A6" w:themeFill="background1" w:themeFillShade="A6"/>
          </w:tcPr>
          <w:p w:rsidR="00DD2314" w:rsidRPr="00A35477" w:rsidRDefault="00DD2314" w:rsidP="00A04A63">
            <w:pPr>
              <w:rPr>
                <w:rFonts w:asciiTheme="majorHAnsi" w:hAnsiTheme="majorHAnsi" w:cstheme="majorHAnsi"/>
              </w:rPr>
            </w:pPr>
          </w:p>
        </w:tc>
      </w:tr>
    </w:tbl>
    <w:p w:rsidR="00737A58" w:rsidRDefault="00737A58" w:rsidP="009963CB">
      <w:pPr>
        <w:rPr>
          <w:rFonts w:asciiTheme="majorHAnsi" w:hAnsiTheme="majorHAnsi" w:cstheme="majorHAnsi"/>
          <w:b/>
        </w:rPr>
      </w:pPr>
    </w:p>
    <w:p w:rsidR="004B2343" w:rsidRDefault="004B2343" w:rsidP="009963CB">
      <w:pPr>
        <w:rPr>
          <w:ins w:id="35" w:author="Cayelan C. Carey" w:date="2019-04-29T15:11:00Z"/>
          <w:rFonts w:asciiTheme="majorHAnsi" w:hAnsiTheme="majorHAnsi" w:cstheme="majorHAnsi"/>
          <w:b/>
        </w:rPr>
      </w:pPr>
    </w:p>
    <w:p w:rsidR="000219FF" w:rsidRDefault="000219FF" w:rsidP="009963CB">
      <w:pPr>
        <w:rPr>
          <w:rFonts w:asciiTheme="majorHAnsi" w:hAnsiTheme="majorHAnsi" w:cstheme="majorHAnsi"/>
          <w:b/>
        </w:rPr>
      </w:pPr>
    </w:p>
    <w:p w:rsidR="00737A58" w:rsidRDefault="00737A58" w:rsidP="009963CB">
      <w:pPr>
        <w:rPr>
          <w:rFonts w:asciiTheme="majorHAnsi" w:hAnsiTheme="majorHAnsi" w:cstheme="majorHAnsi"/>
          <w:b/>
        </w:rPr>
      </w:pPr>
    </w:p>
    <w:p w:rsidR="009963CB" w:rsidRPr="00A35477" w:rsidRDefault="009963CB" w:rsidP="009963CB">
      <w:pPr>
        <w:rPr>
          <w:rFonts w:asciiTheme="majorHAnsi" w:hAnsiTheme="majorHAnsi" w:cstheme="majorHAnsi"/>
          <w:b/>
        </w:rPr>
      </w:pPr>
      <w:r w:rsidRPr="00A35477">
        <w:rPr>
          <w:rFonts w:asciiTheme="majorHAnsi" w:hAnsiTheme="majorHAnsi" w:cstheme="majorHAnsi"/>
          <w:b/>
        </w:rPr>
        <w:t>Chapter 2. Spatial heterogeneity of nutrients and phytoplankton along a double reservoir continuum</w:t>
      </w:r>
    </w:p>
    <w:p w:rsidR="00093239" w:rsidRPr="00A35477" w:rsidRDefault="009963CB" w:rsidP="00747860">
      <w:pPr>
        <w:rPr>
          <w:rFonts w:asciiTheme="majorHAnsi" w:hAnsiTheme="majorHAnsi" w:cstheme="majorHAnsi"/>
        </w:rPr>
      </w:pPr>
      <w:r w:rsidRPr="00A35477">
        <w:rPr>
          <w:rFonts w:asciiTheme="majorHAnsi" w:hAnsiTheme="majorHAnsi" w:cstheme="majorHAnsi"/>
        </w:rPr>
        <w:t xml:space="preserve">Reservoirs are </w:t>
      </w:r>
      <w:r w:rsidR="009E2930" w:rsidRPr="00A35477">
        <w:rPr>
          <w:rFonts w:asciiTheme="majorHAnsi" w:hAnsiTheme="majorHAnsi" w:cstheme="majorHAnsi"/>
        </w:rPr>
        <w:t>eco</w:t>
      </w:r>
      <w:r w:rsidRPr="00A35477">
        <w:rPr>
          <w:rFonts w:asciiTheme="majorHAnsi" w:hAnsiTheme="majorHAnsi" w:cstheme="majorHAnsi"/>
        </w:rPr>
        <w:t xml:space="preserve">systems marked by physical heterogeneity and are classically defined as having a gradient of riverine, transitional, and lacustrine zones (Thornton et al. 1990). The </w:t>
      </w:r>
      <w:r w:rsidR="009E2930" w:rsidRPr="00A35477">
        <w:rPr>
          <w:rFonts w:asciiTheme="majorHAnsi" w:hAnsiTheme="majorHAnsi" w:cstheme="majorHAnsi"/>
        </w:rPr>
        <w:t xml:space="preserve">nutrient chemistry </w:t>
      </w:r>
      <w:r w:rsidRPr="00A35477">
        <w:rPr>
          <w:rFonts w:asciiTheme="majorHAnsi" w:hAnsiTheme="majorHAnsi" w:cstheme="majorHAnsi"/>
        </w:rPr>
        <w:t xml:space="preserve">and biological communities </w:t>
      </w:r>
      <w:r w:rsidR="005E001B">
        <w:rPr>
          <w:rFonts w:asciiTheme="majorHAnsi" w:hAnsiTheme="majorHAnsi" w:cstheme="majorHAnsi"/>
        </w:rPr>
        <w:t xml:space="preserve">change substantially </w:t>
      </w:r>
      <w:r w:rsidR="009362E7">
        <w:rPr>
          <w:rFonts w:asciiTheme="majorHAnsi" w:hAnsiTheme="majorHAnsi" w:cstheme="majorHAnsi"/>
        </w:rPr>
        <w:t xml:space="preserve">as </w:t>
      </w:r>
      <w:r w:rsidR="004100DE">
        <w:rPr>
          <w:rFonts w:asciiTheme="majorHAnsi" w:hAnsiTheme="majorHAnsi" w:cstheme="majorHAnsi"/>
        </w:rPr>
        <w:t xml:space="preserve">water moves downstream </w:t>
      </w:r>
      <w:r w:rsidR="009362E7">
        <w:rPr>
          <w:rFonts w:asciiTheme="majorHAnsi" w:hAnsiTheme="majorHAnsi" w:cstheme="majorHAnsi"/>
        </w:rPr>
        <w:t>along this gradient</w:t>
      </w:r>
      <w:r w:rsidR="009E2930" w:rsidRPr="00A35477">
        <w:rPr>
          <w:rFonts w:asciiTheme="majorHAnsi" w:hAnsiTheme="majorHAnsi" w:cstheme="majorHAnsi"/>
        </w:rPr>
        <w:t xml:space="preserve">, as demonstrated by the large </w:t>
      </w:r>
      <w:r w:rsidR="0076488E">
        <w:rPr>
          <w:rFonts w:asciiTheme="majorHAnsi" w:hAnsiTheme="majorHAnsi" w:cstheme="majorHAnsi"/>
        </w:rPr>
        <w:t>decrease</w:t>
      </w:r>
      <w:r w:rsidR="0076488E" w:rsidRPr="00A35477">
        <w:rPr>
          <w:rFonts w:asciiTheme="majorHAnsi" w:hAnsiTheme="majorHAnsi" w:cstheme="majorHAnsi"/>
        </w:rPr>
        <w:t xml:space="preserve"> </w:t>
      </w:r>
      <w:r w:rsidR="009E2930" w:rsidRPr="00A35477">
        <w:rPr>
          <w:rFonts w:asciiTheme="majorHAnsi" w:hAnsiTheme="majorHAnsi" w:cstheme="majorHAnsi"/>
        </w:rPr>
        <w:t>in nutrient concentrations between the inflow and outflow of reservoirs</w:t>
      </w:r>
      <w:r w:rsidR="00B40CF5">
        <w:rPr>
          <w:rFonts w:asciiTheme="majorHAnsi" w:hAnsiTheme="majorHAnsi" w:cstheme="majorHAnsi"/>
        </w:rPr>
        <w:t xml:space="preserve"> </w:t>
      </w:r>
      <w:r w:rsidR="007269B9">
        <w:rPr>
          <w:rFonts w:asciiTheme="majorHAnsi" w:hAnsiTheme="majorHAnsi" w:cstheme="majorHAnsi"/>
        </w:rPr>
        <w:fldChar w:fldCharType="begin"/>
      </w:r>
      <w:r w:rsidR="007269B9">
        <w:rPr>
          <w:rFonts w:asciiTheme="majorHAnsi" w:hAnsiTheme="majorHAnsi" w:cstheme="majorHAnsi"/>
        </w:rPr>
        <w:instrText xml:space="preserve"> ADDIN ZOTERO_ITEM CSL_CITATION {"citationID":"Pf9PnhEZ","properties":{"formattedCitation":"(Harrison et al., 2009; Kling et al., 2000; Powers and Tank, 2015)","plainCitation":"(Harrison et al., 2009; Kling et al., 2000; Powers and Tank, 2015)","noteIndex":0},"citationItems":[{"id":281,"uris":["http://zotero.org/users/local/H1qgsiu1/items/SLN6UNWQ"],"uri":["http://zotero.org/users/local/H1qgsiu1/items/SLN6UNWQ"],"itemData":{"id":281,"type":"article-journal","title":"The regional and global significance of nitrogen removal in lakes and reservoirs","page":"143–157","DOI":"10.1007/s10533-008-9272-x","author":[{"family":"Harrison","given":"John A"},{"family":"Maranger","given":"Æ Roxane J"},{"family":"Alexander","given":"Æ Richard B"},{"family":"Giblin","given":"Anne E"},{"family":"Emilio","given":"Æ Pierre-andre Jacinthe Æ"},{"family":"Seitzinger","given":"Sybil P"},{"family":"Sobota","given":"Æ Daniel J"},{"family":"Wollheim","given":"Æ Wilfred M"}],"issued":{"date-parts":[["2009"]]}}},{"id":224,"uris":["http://zotero.org/users/local/H1qgsiu1/items/6QTQ48YV"],"uri":["http://zotero.org/users/local/H1qgsiu1/items/6QTQ48YV"],"itemData":{"id":224,"type":"article-journal","title":"Integration of lakes and streams in a landscape perspective : the importance of material processing on spatial patterns and temporal coherence","author":[{"family":"Kling","given":"George W"},{"family":"Kipphut","given":"George W"},{"family":"Miller","given":"M"},{"family":"Brien","given":"W John O"}],"issued":{"date-parts":[["2000"]]}}},{"id":150,"uris":["http://zotero.org/users/local/H1qgsiu1/items/J5PVVWYF"],"uri":["http://zotero.org/users/local/H1qgsiu1/items/J5PVVWYF"],"itemData":{"id":150,"type":"article-journal","title":"Control of nitrogen and phosphorus transport by reservoirs in agricultural landscapes","issue":"June","DOI":"10.1007/s10533-015-0106-3.CITATIONS","author":[{"family":"Powers","given":"Stephen M"},{"family":"Tank","given":"Jennifer"}],"issued":{"date-parts":[["2015"]]}}}],"schema":"https://github.com/citation-style-language/schema/raw/master/csl-citation.json"} </w:instrText>
      </w:r>
      <w:r w:rsidR="007269B9">
        <w:rPr>
          <w:rFonts w:asciiTheme="majorHAnsi" w:hAnsiTheme="majorHAnsi" w:cstheme="majorHAnsi"/>
        </w:rPr>
        <w:fldChar w:fldCharType="separate"/>
      </w:r>
      <w:r w:rsidR="007269B9" w:rsidRPr="007269B9">
        <w:rPr>
          <w:rFonts w:ascii="Calibri Light" w:hAnsi="Calibri Light" w:cs="Calibri Light"/>
        </w:rPr>
        <w:t>(Harrison et al., 2009; Kling et al., 2000; Powers and Tank, 2015)</w:t>
      </w:r>
      <w:r w:rsidR="007269B9">
        <w:rPr>
          <w:rFonts w:asciiTheme="majorHAnsi" w:hAnsiTheme="majorHAnsi" w:cstheme="majorHAnsi"/>
        </w:rPr>
        <w:fldChar w:fldCharType="end"/>
      </w:r>
      <w:r w:rsidRPr="00A35477">
        <w:rPr>
          <w:rFonts w:asciiTheme="majorHAnsi" w:hAnsiTheme="majorHAnsi" w:cstheme="majorHAnsi"/>
        </w:rPr>
        <w:t>. However, studies examining how concentrations of nitrogen, phosphorus, and chlorophyll-a change along the reservoir gradient</w:t>
      </w:r>
      <w:r w:rsidR="00F97907">
        <w:rPr>
          <w:rFonts w:asciiTheme="majorHAnsi" w:hAnsiTheme="majorHAnsi" w:cstheme="majorHAnsi"/>
        </w:rPr>
        <w:t xml:space="preserve"> </w:t>
      </w:r>
      <w:r w:rsidR="0076488E" w:rsidRPr="007269B9">
        <w:rPr>
          <w:rFonts w:asciiTheme="majorHAnsi" w:hAnsiTheme="majorHAnsi" w:cstheme="majorHAnsi"/>
        </w:rPr>
        <w:t>at</w:t>
      </w:r>
      <w:r w:rsidR="0076488E" w:rsidRPr="0061344A">
        <w:rPr>
          <w:rFonts w:asciiTheme="majorHAnsi" w:hAnsiTheme="majorHAnsi" w:cstheme="majorHAnsi"/>
          <w:i/>
        </w:rPr>
        <w:t xml:space="preserve"> </w:t>
      </w:r>
      <w:r w:rsidR="0076488E" w:rsidRPr="0084713B">
        <w:rPr>
          <w:rFonts w:asciiTheme="majorHAnsi" w:hAnsiTheme="majorHAnsi" w:cstheme="majorHAnsi"/>
        </w:rPr>
        <w:t>multiple sites</w:t>
      </w:r>
      <w:r w:rsidR="0076488E" w:rsidRPr="0061344A">
        <w:rPr>
          <w:rFonts w:asciiTheme="majorHAnsi" w:hAnsiTheme="majorHAnsi" w:cstheme="majorHAnsi"/>
          <w:i/>
        </w:rPr>
        <w:t xml:space="preserve"> </w:t>
      </w:r>
      <w:r w:rsidR="0076488E">
        <w:rPr>
          <w:rFonts w:asciiTheme="majorHAnsi" w:hAnsiTheme="majorHAnsi" w:cstheme="majorHAnsi"/>
        </w:rPr>
        <w:t xml:space="preserve">between the inflow and outflow </w:t>
      </w:r>
      <w:r w:rsidR="00F97907">
        <w:rPr>
          <w:rFonts w:asciiTheme="majorHAnsi" w:hAnsiTheme="majorHAnsi" w:cstheme="majorHAnsi"/>
        </w:rPr>
        <w:t xml:space="preserve">are rare, and those that do measure nutrients and biology </w:t>
      </w:r>
      <w:r w:rsidR="00851CE9">
        <w:rPr>
          <w:rFonts w:asciiTheme="majorHAnsi" w:hAnsiTheme="majorHAnsi" w:cstheme="majorHAnsi"/>
        </w:rPr>
        <w:t xml:space="preserve">throughout the reservoir zones </w:t>
      </w:r>
      <w:r w:rsidR="00F97907">
        <w:rPr>
          <w:rFonts w:asciiTheme="majorHAnsi" w:hAnsiTheme="majorHAnsi" w:cstheme="majorHAnsi"/>
        </w:rPr>
        <w:t>along the gradient</w:t>
      </w:r>
      <w:r w:rsidRPr="00A35477">
        <w:rPr>
          <w:rFonts w:asciiTheme="majorHAnsi" w:hAnsiTheme="majorHAnsi" w:cstheme="majorHAnsi"/>
        </w:rPr>
        <w:t xml:space="preserve"> report inconsistent patterns</w:t>
      </w:r>
      <w:r w:rsidR="00851CE9">
        <w:rPr>
          <w:rFonts w:asciiTheme="majorHAnsi" w:hAnsiTheme="majorHAnsi" w:cstheme="majorHAnsi"/>
        </w:rPr>
        <w:t xml:space="preserve"> (see below)</w:t>
      </w:r>
      <w:r w:rsidRPr="00A35477">
        <w:rPr>
          <w:rFonts w:asciiTheme="majorHAnsi" w:hAnsiTheme="majorHAnsi" w:cstheme="majorHAnsi"/>
        </w:rPr>
        <w:t xml:space="preserve">. </w:t>
      </w:r>
      <w:r w:rsidR="00D43987" w:rsidRPr="00A35477">
        <w:rPr>
          <w:rFonts w:asciiTheme="majorHAnsi" w:hAnsiTheme="majorHAnsi" w:cstheme="majorHAnsi"/>
        </w:rPr>
        <w:t xml:space="preserve">Further, because managers generally extract water from reservoirs for drinking from the deep hole only, most reservoir studies only focus on the lacustrine zone </w:t>
      </w:r>
      <w:r w:rsidR="007269B9">
        <w:rPr>
          <w:rFonts w:asciiTheme="majorHAnsi" w:hAnsiTheme="majorHAnsi" w:cstheme="majorHAnsi"/>
        </w:rPr>
        <w:fldChar w:fldCharType="begin"/>
      </w:r>
      <w:r w:rsidR="00D70937">
        <w:rPr>
          <w:rFonts w:asciiTheme="majorHAnsi" w:hAnsiTheme="majorHAnsi" w:cstheme="majorHAnsi"/>
        </w:rPr>
        <w:instrText xml:space="preserve"> ADDIN ZOTERO_ITEM CSL_CITATION {"citationID":"baFnQZlR","properties":{"formattedCitation":"(Calijuri, M.C. et al., 2002; Hamre et al., 2018; Liu et al., 2019; Rigosi et al., 2011)","plainCitation":"(Calijuri, M.C. et al., 2002; Hamre et al., 2018; Liu et al., 2019; Rigosi et al., 2011)","noteIndex":0},"citationItems":[{"id":371,"uris":["http://zotero.org/users/local/H1qgsiu1/items/Z86LGNK8"],"uri":["http://zotero.org/users/local/H1qgsiu1/items/Z86LGNK8"],"itemData":{"id":371,"type":"article-journal","title":"Temporal changes in the phytoplankton community structure in a tropical and eutrophic reservoir ( Barra Bonita , S . P .— Brazil )","author":[{"family":"Calijuri, M.C.","given":""},{"family":"Dos Santos","given":"A.C.A."},{"family":"Jati, S.","given":""}],"issued":{"date-parts":[["2002"]]}}},{"id":110,"uris":["http://zotero.org/users/local/H1qgsiu1/items/VKB5LVIL"],"uri":["http://zotero.org/users/local/H1qgsiu1/items/VKB5LVIL"],"itemData":{"id":110,"type":"article-journal","title":"In situ fluorometry reveals a persistent, perennial hypolimnetic cyanobacterial bloom in a seasonally anoxic reservoir","container-title":"Freshwater Science","page":"000–000","volume":"37","issue":"May","abstract":"© 2018, by The Society for Freshwater Science. Cyanobacterial blooms are increasing in waterbodies worldwide because of anthropogenic forcing. Most blooms occur at the water's surface, but some cyanobacterial taxa, such as Planktothrix, are able to modify their buoyancy to access more favorable growing conditions in deeper waters. Here, we used in situ fluorometry to examine the vertical distribution and biomass of Planktothrix in a seasonally anoxic reservoir for 3 consecutive summers. We also collected depth profiles of photosynthetically active radiation, temperature, and nutrients to evaluate which environmental drivers were most important for predicting Planktothrix biomass. In all 3 summers, Planktothrix dominated the phytoplankton community, exhibiting a large (concentrations </w:instrText>
      </w:r>
      <w:r w:rsidR="00D70937">
        <w:rPr>
          <w:rFonts w:ascii="Cambria Math" w:hAnsi="Cambria Math" w:cs="Cambria Math"/>
        </w:rPr>
        <w:instrText>∼</w:instrText>
      </w:r>
      <w:r w:rsidR="00D70937">
        <w:rPr>
          <w:rFonts w:asciiTheme="majorHAnsi" w:hAnsiTheme="majorHAnsi" w:cstheme="majorHAnsi"/>
        </w:rPr>
        <w:instrText xml:space="preserve">100 </w:instrText>
      </w:r>
      <w:r w:rsidR="00D70937">
        <w:rPr>
          <w:rFonts w:ascii="Calibri Light" w:hAnsi="Calibri Light" w:cs="Calibri Light"/>
        </w:rPr>
        <w:instrText>μ</w:instrText>
      </w:r>
      <w:r w:rsidR="00D70937">
        <w:rPr>
          <w:rFonts w:asciiTheme="majorHAnsi" w:hAnsiTheme="majorHAnsi" w:cstheme="majorHAnsi"/>
        </w:rPr>
        <w:instrText xml:space="preserve">g/L), persistent (lasting </w:instrText>
      </w:r>
      <w:r w:rsidR="00D70937">
        <w:rPr>
          <w:rFonts w:ascii="Cambria Math" w:hAnsi="Cambria Math" w:cs="Cambria Math"/>
        </w:rPr>
        <w:instrText>∼</w:instrText>
      </w:r>
      <w:r w:rsidR="00D70937">
        <w:rPr>
          <w:rFonts w:asciiTheme="majorHAnsi" w:hAnsiTheme="majorHAnsi" w:cstheme="majorHAnsi"/>
        </w:rPr>
        <w:instrText xml:space="preserve">100 d) bloom below the thermocline. The bloom consistently exhibited maximum biomass at or below the depth reached by 1% of surface light. Light availability probably was the most important factor driving the vertical distribution of the stratified Planktothrix bloom, and light, temperature, and nutrients together were strong predictors of cyanobacterial biomass in the hypolimnion, explaining 71 to 93% of the variation in biomass. Our data suggest that Planktothrix remained in the hypolimnion where nutrient availability was maximized, while progressing slightly upward in the water column through each summer in response to light limitation. Our findings demonstrate that Planktothrix can dominate in low light and anoxic conditions and can form persistent blooms that last for multiple months. As cyanobacterial blooms become more prevalent, monitoring cyanobacteria at the surface and at depth will become critically important in freshwater ecosystems.","DOI":"10.1086/699327","ISSN":"2161-9549","author":[{"family":"Hamre","given":"Kathleen D."},{"family":"Lofton","given":"Mary E."},{"family":"McClure","given":"Ryan P."},{"family":"Munger","given":"Zackary W."},{"family":"Doubek","given":"Jonathan P."},{"family":"Gerling","given":"Alexandra B."},{"family":"Schreiber","given":"Madeline E."},{"family":"Carey","given":"Cayelan C."}],"issued":{"date-parts":[["2018"]]}}},{"id":29,"uris":["http://zotero.org/users/local/H1qgsiu1/items/EL9UEY2R"],"uri":["http://zotero.org/users/local/H1qgsiu1/items/EL9UEY2R"],"itemData":{"id":29,"type":"article-journal","title":"Chlorophyll a predictability and relative importance of factors governing lake phytoplankton at different timescales","container-title":"Science of the Total Environment","page":"472–480","volume":"648","abstract":"Assessing the key drivers of eutrophication in lakes and reservoirs has long been a challenge, and many studies have developed empirical models for predicting the relative importance of these drivers. However, the relative roles of various parameters might differ not only spatially (between regions or localities) but also at a temporal scale. In this study, the relative roles of total phosphorus, total nitrogen, ammonia, wind speed and water temperature were selected as potential drivers of phytoplankton biomass by using chlorophyll a as a proxy for biomass. A generalized additive model (GAM) and a random forest model (RF) were developed to assess the predictability of chlorophyll a and the relative importance of various predictors driving algal blooms at different timescales in a freshwater lake. The results showed that the daily datasets yielded better predictability than the monthly datasets. In addition, at a daily scale, water temperature was a more important predictor of chlorophyll a than nutrients, and the importance of phosphorus was comparable to that of nitrogen. In contrast, at a monthly scale, nutrients are more important predictors than water temperature and phosphorus is a better predictor than nitrogen. This study indicates that the drivers of phytoplankton fluctuations vary at different timescales and that timescale has an influence on the relative roles of nitrogen and phosphorus limitation in lakes, which suggests that the temporal scale should be considered when explaining phytoplankton fluctuations. Moreover, this study provides a reference for the monitoring of phytoplankton fluctuations and for understanding the mechanisms underlying phytoplankton fluctuations at different timescales.","DOI":"10.1016/j.scitotenv.2018.08.146","ISSN":"18791026","author":[{"family":"Liu","given":"Xia"},{"family":"Feng","given":"Jianfeng"},{"family":"Wang","given":"Yuqiu"}],"issued":{"date-parts":[["2019"]]}}},{"id":76,"uris":["http://zotero.org/users/local/H1qgsiu1/items/WVKZJSA8"],"uri":["http://zotero.org/users/local/H1qgsiu1/items/WVKZJSA8"],"itemData":{"id":76,"type":"article-journal","title":"A calibration strategy for dynamic succession models including several phytoplankton groups","container-title":"Environmental Modelling and Software","page":"697–710","volume":"26","issue":"6","abstract":"A fundamental problem in water quality modeling is adequately representing the changing state of aquatic ecosystems as accurately as possible, but with appropriate mathematical relationships without creating a highly complex and overly parameterized model. A model more complex than necessary will require more input and results in unaffordable calibration times. In this work we propose and test a calibration strategy for a one-dimensional dynamic physical-ecological model (DYRESM-CAEDYM) to reproduce the seasonal changes in the functional composition of the phytoplankton community existing in El Gergal reservoir (Seville, Spain). The community is described as a succession of functional groups with different response to environmental conditions. First, we performed a sensitivity analysis to identify the parameters to include in the calibration process, and then applied a global optimization algorithm to fit the model for each algal group in a sequential fashion. Finally we simulated all the functional groups adopting parameter values established during the group-by-group calibrations. Our results show that the performance of this approach is strictly related with: (1) the level of system description (i.e. the model structure and the number of functional groups simulated); (2) the level of information included in the calibration process (i.e. the observations); and (3) the non-linear interactions among functional groups. Functional segmentation of the model should be minimized even though groups with different environmental requirements must be discriminated. Although magnitudes of biomass peaks were not always estimated correctly, the calibrated model was able to predict peak sequence and timing of dominant phytoplankton groups. Thus our study showed that: (1) model structure and nature of observations adopted have to be in agreement with the level of organization in the system; (2) integration of automatic calibration strategies is a useful approach in complex deterministic ecological models. © 2011 Elsevier Ltd.","DOI":"10.1016/j.envsoft.2011.01.007","ISSN":"13648152","author":[{"family":"Rigosi","given":"Anna"},{"family":"Marcé","given":"Rafael"},{"family":"Escot","given":"Camelo"},{"family":"Rueda","given":"Francisco J."}],"issued":{"date-parts":[["2011"]]}}}],"schema":"https://github.com/citation-style-language/schema/raw/master/csl-citation.json"} </w:instrText>
      </w:r>
      <w:r w:rsidR="007269B9">
        <w:rPr>
          <w:rFonts w:asciiTheme="majorHAnsi" w:hAnsiTheme="majorHAnsi" w:cstheme="majorHAnsi"/>
        </w:rPr>
        <w:fldChar w:fldCharType="separate"/>
      </w:r>
      <w:r w:rsidR="00D70937" w:rsidRPr="00D70937">
        <w:rPr>
          <w:rFonts w:ascii="Calibri Light" w:hAnsi="Calibri Light" w:cs="Calibri Light"/>
        </w:rPr>
        <w:t>(</w:t>
      </w:r>
      <w:r w:rsidR="00D70937">
        <w:rPr>
          <w:rFonts w:ascii="Calibri Light" w:hAnsi="Calibri Light" w:cs="Calibri Light"/>
        </w:rPr>
        <w:t xml:space="preserve">e.g., </w:t>
      </w:r>
      <w:r w:rsidR="00D70937" w:rsidRPr="00D70937">
        <w:rPr>
          <w:rFonts w:ascii="Calibri Light" w:hAnsi="Calibri Light" w:cs="Calibri Light"/>
        </w:rPr>
        <w:t>Calijuri, M.C. et al., 2002; Hamre et al., 2018; Liu et al., 2019; Rigosi et al., 2011)</w:t>
      </w:r>
      <w:r w:rsidR="007269B9">
        <w:rPr>
          <w:rFonts w:asciiTheme="majorHAnsi" w:hAnsiTheme="majorHAnsi" w:cstheme="majorHAnsi"/>
        </w:rPr>
        <w:fldChar w:fldCharType="end"/>
      </w:r>
      <w:r w:rsidR="00AC3299">
        <w:rPr>
          <w:rFonts w:asciiTheme="majorHAnsi" w:hAnsiTheme="majorHAnsi" w:cstheme="majorHAnsi"/>
        </w:rPr>
        <w:t>, leading to</w:t>
      </w:r>
      <w:r w:rsidR="00093239" w:rsidRPr="00A35477">
        <w:rPr>
          <w:rFonts w:asciiTheme="majorHAnsi" w:hAnsiTheme="majorHAnsi" w:cstheme="majorHAnsi"/>
        </w:rPr>
        <w:t xml:space="preserve"> a critical </w:t>
      </w:r>
      <w:r w:rsidR="0076488E">
        <w:rPr>
          <w:rFonts w:asciiTheme="majorHAnsi" w:hAnsiTheme="majorHAnsi" w:cstheme="majorHAnsi"/>
        </w:rPr>
        <w:t>gap</w:t>
      </w:r>
      <w:r w:rsidR="0076488E" w:rsidRPr="00A35477">
        <w:rPr>
          <w:rFonts w:asciiTheme="majorHAnsi" w:hAnsiTheme="majorHAnsi" w:cstheme="majorHAnsi"/>
        </w:rPr>
        <w:t xml:space="preserve"> </w:t>
      </w:r>
      <w:r w:rsidR="00093239" w:rsidRPr="00A35477">
        <w:rPr>
          <w:rFonts w:asciiTheme="majorHAnsi" w:hAnsiTheme="majorHAnsi" w:cstheme="majorHAnsi"/>
        </w:rPr>
        <w:t xml:space="preserve">in the understanding of how these water quality variables change along a </w:t>
      </w:r>
      <w:r w:rsidR="00120075">
        <w:rPr>
          <w:rFonts w:asciiTheme="majorHAnsi" w:hAnsiTheme="majorHAnsi" w:cstheme="majorHAnsi"/>
        </w:rPr>
        <w:t xml:space="preserve">dynamic </w:t>
      </w:r>
      <w:r w:rsidR="00093239" w:rsidRPr="00A35477">
        <w:rPr>
          <w:rFonts w:asciiTheme="majorHAnsi" w:hAnsiTheme="majorHAnsi" w:cstheme="majorHAnsi"/>
        </w:rPr>
        <w:t xml:space="preserve">reservoir gradient. </w:t>
      </w:r>
      <w:r w:rsidR="00D43987" w:rsidRPr="00A35477">
        <w:rPr>
          <w:rFonts w:asciiTheme="majorHAnsi" w:hAnsiTheme="majorHAnsi" w:cstheme="majorHAnsi"/>
        </w:rPr>
        <w:t xml:space="preserve"> </w:t>
      </w:r>
      <w:r w:rsidR="00093239" w:rsidRPr="00A35477">
        <w:rPr>
          <w:rFonts w:asciiTheme="majorHAnsi" w:hAnsiTheme="majorHAnsi" w:cstheme="majorHAnsi"/>
        </w:rPr>
        <w:t xml:space="preserve"> </w:t>
      </w:r>
    </w:p>
    <w:p w:rsidR="00A02196" w:rsidRDefault="00A02196" w:rsidP="00747860">
      <w:pPr>
        <w:rPr>
          <w:rFonts w:asciiTheme="majorHAnsi" w:hAnsiTheme="majorHAnsi" w:cstheme="majorHAnsi"/>
        </w:rPr>
      </w:pPr>
      <w:r>
        <w:rPr>
          <w:rFonts w:asciiTheme="majorHAnsi" w:hAnsiTheme="majorHAnsi" w:cstheme="majorHAnsi"/>
        </w:rPr>
        <w:t xml:space="preserve">For my second chapter, I am particularly interested in examining </w:t>
      </w:r>
      <w:r w:rsidR="004B2343">
        <w:rPr>
          <w:rFonts w:asciiTheme="majorHAnsi" w:hAnsiTheme="majorHAnsi" w:cstheme="majorHAnsi"/>
        </w:rPr>
        <w:t>which</w:t>
      </w:r>
      <w:r w:rsidRPr="00A35477">
        <w:rPr>
          <w:rFonts w:asciiTheme="majorHAnsi" w:hAnsiTheme="majorHAnsi" w:cstheme="majorHAnsi"/>
        </w:rPr>
        <w:t xml:space="preserve"> sites along a reservoir gradient </w:t>
      </w:r>
      <w:del w:id="36" w:author="Cayelan C. Carey" w:date="2019-04-29T15:11:00Z">
        <w:r w:rsidDel="000219FF">
          <w:rPr>
            <w:rFonts w:asciiTheme="majorHAnsi" w:hAnsiTheme="majorHAnsi" w:cstheme="majorHAnsi"/>
          </w:rPr>
          <w:delText xml:space="preserve">that </w:delText>
        </w:r>
      </w:del>
      <w:r w:rsidRPr="00A35477">
        <w:rPr>
          <w:rFonts w:asciiTheme="majorHAnsi" w:hAnsiTheme="majorHAnsi" w:cstheme="majorHAnsi"/>
        </w:rPr>
        <w:t>disproportionally affect nutrient concentrations and chlorophyll-a</w:t>
      </w:r>
      <w:r>
        <w:rPr>
          <w:rFonts w:asciiTheme="majorHAnsi" w:hAnsiTheme="majorHAnsi" w:cstheme="majorHAnsi"/>
        </w:rPr>
        <w:t>, which has many implications for water quality in the lacustrine zone that is extracted for drinking</w:t>
      </w:r>
      <w:r w:rsidRPr="00A35477">
        <w:rPr>
          <w:rFonts w:asciiTheme="majorHAnsi" w:hAnsiTheme="majorHAnsi" w:cstheme="majorHAnsi"/>
        </w:rPr>
        <w:t xml:space="preserve">. Many </w:t>
      </w:r>
      <w:r w:rsidR="00FF5EAE">
        <w:rPr>
          <w:rFonts w:asciiTheme="majorHAnsi" w:hAnsiTheme="majorHAnsi" w:cstheme="majorHAnsi"/>
        </w:rPr>
        <w:t xml:space="preserve">interacting </w:t>
      </w:r>
      <w:r w:rsidRPr="00A35477">
        <w:rPr>
          <w:rFonts w:asciiTheme="majorHAnsi" w:hAnsiTheme="majorHAnsi" w:cstheme="majorHAnsi"/>
        </w:rPr>
        <w:t xml:space="preserve">biogeochemical processes occur along </w:t>
      </w:r>
      <w:r>
        <w:rPr>
          <w:rFonts w:asciiTheme="majorHAnsi" w:hAnsiTheme="majorHAnsi" w:cstheme="majorHAnsi"/>
        </w:rPr>
        <w:t>the reservoir</w:t>
      </w:r>
      <w:r w:rsidRPr="00A35477">
        <w:rPr>
          <w:rFonts w:asciiTheme="majorHAnsi" w:hAnsiTheme="majorHAnsi" w:cstheme="majorHAnsi"/>
        </w:rPr>
        <w:t xml:space="preserve"> gradient that need to be considered in order to understand </w:t>
      </w:r>
      <w:r>
        <w:rPr>
          <w:rFonts w:asciiTheme="majorHAnsi" w:hAnsiTheme="majorHAnsi" w:cstheme="majorHAnsi"/>
        </w:rPr>
        <w:t>the</w:t>
      </w:r>
      <w:r w:rsidRPr="00A35477">
        <w:rPr>
          <w:rFonts w:asciiTheme="majorHAnsi" w:hAnsiTheme="majorHAnsi" w:cstheme="majorHAnsi"/>
        </w:rPr>
        <w:t xml:space="preserve"> inconsisten</w:t>
      </w:r>
      <w:r>
        <w:rPr>
          <w:rFonts w:asciiTheme="majorHAnsi" w:hAnsiTheme="majorHAnsi" w:cstheme="majorHAnsi"/>
        </w:rPr>
        <w:t xml:space="preserve">t patterns in nutrient and </w:t>
      </w:r>
      <w:r w:rsidR="004E037D">
        <w:rPr>
          <w:rFonts w:asciiTheme="majorHAnsi" w:hAnsiTheme="majorHAnsi" w:cstheme="majorHAnsi"/>
        </w:rPr>
        <w:t>chlorophyll-a</w:t>
      </w:r>
      <w:r>
        <w:rPr>
          <w:rFonts w:asciiTheme="majorHAnsi" w:hAnsiTheme="majorHAnsi" w:cstheme="majorHAnsi"/>
        </w:rPr>
        <w:t xml:space="preserve"> concentrations reported in previous studies</w:t>
      </w:r>
      <w:r w:rsidRPr="00A35477">
        <w:rPr>
          <w:rFonts w:asciiTheme="majorHAnsi" w:hAnsiTheme="majorHAnsi" w:cstheme="majorHAnsi"/>
        </w:rPr>
        <w:t xml:space="preserve">. </w:t>
      </w:r>
      <w:r w:rsidR="00FF5EAE">
        <w:rPr>
          <w:rFonts w:asciiTheme="majorHAnsi" w:hAnsiTheme="majorHAnsi" w:cstheme="majorHAnsi"/>
        </w:rPr>
        <w:t>I</w:t>
      </w:r>
      <w:r>
        <w:rPr>
          <w:rFonts w:asciiTheme="majorHAnsi" w:hAnsiTheme="majorHAnsi" w:cstheme="majorHAnsi"/>
        </w:rPr>
        <w:t>f the</w:t>
      </w:r>
      <w:r w:rsidRPr="00A35477">
        <w:rPr>
          <w:rFonts w:asciiTheme="majorHAnsi" w:hAnsiTheme="majorHAnsi" w:cstheme="majorHAnsi"/>
        </w:rPr>
        <w:t xml:space="preserve"> location of sampling site</w:t>
      </w:r>
      <w:r>
        <w:rPr>
          <w:rFonts w:asciiTheme="majorHAnsi" w:hAnsiTheme="majorHAnsi" w:cstheme="majorHAnsi"/>
        </w:rPr>
        <w:t>s</w:t>
      </w:r>
      <w:r w:rsidRPr="00A35477">
        <w:rPr>
          <w:rFonts w:asciiTheme="majorHAnsi" w:hAnsiTheme="majorHAnsi" w:cstheme="majorHAnsi"/>
        </w:rPr>
        <w:t xml:space="preserve"> </w:t>
      </w:r>
      <w:r>
        <w:rPr>
          <w:rFonts w:asciiTheme="majorHAnsi" w:hAnsiTheme="majorHAnsi" w:cstheme="majorHAnsi"/>
        </w:rPr>
        <w:t xml:space="preserve">is adjacent to </w:t>
      </w:r>
      <w:r w:rsidRPr="00A35477">
        <w:rPr>
          <w:rFonts w:asciiTheme="majorHAnsi" w:hAnsiTheme="majorHAnsi" w:cstheme="majorHAnsi"/>
        </w:rPr>
        <w:t>reservoir “hot spots” of nutrient processing (</w:t>
      </w:r>
      <w:proofErr w:type="spellStart"/>
      <w:r w:rsidRPr="00FD13AB">
        <w:rPr>
          <w:rFonts w:asciiTheme="majorHAnsi" w:hAnsiTheme="majorHAnsi" w:cstheme="majorHAnsi"/>
          <w:i/>
        </w:rPr>
        <w:t>sensu</w:t>
      </w:r>
      <w:proofErr w:type="spellEnd"/>
      <w:r>
        <w:rPr>
          <w:rFonts w:asciiTheme="majorHAnsi" w:hAnsiTheme="majorHAnsi" w:cstheme="majorHAnsi"/>
        </w:rPr>
        <w:t xml:space="preserve">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{"citationID":"p8Gdv7ES","properties":{"formattedCitation":"(Mcclain et al., 2003)","plainCitation":"(Mcclain et al., 2003)","noteIndex":0},"citationItems":[{"id":381,"uris":["http://zotero.org/users/local/H1qgsiu1/items/MX5NLWFE"],"uri":["http://zotero.org/users/local/H1qgsiu1/items/MX5NLWFE"],"itemData":{"id":381,"type":"article-journal","title":"Biogeochemical Hot Spots and Hot Moments at the Interface of Terrestrial and Aquatic Ecosystems","page":"301–312","issue":"March 2002","DOI":"10.1007/s10021-003-0161-9","author":[{"family":"Mcclain","given":"Michael E"},{"family":"Boyer","given":"Elizabeth W"},{"family":"Dent","given":"C Lisa"},{"family":"Gergel","given":"Sarah E"},{"family":"Grimm","given":"Nancy B"},{"family":"Groffman","given":"Peter M"},{"family":"Hart","given":"Stephen C"},{"family":"Harvey","given":"Judson W"},{"family":"Johnston","given":"Carol A"},{"family":"Mayorga","given":"Emilio"},{"family":"Mcdowell","given":"William H"},{"family":"Pinay","given":"Gilles"}],"issued":{"date-parts":[["2003"]]}}}],"schema":"https://github.com/citation-style-language/schema/raw/master/csl-citation.json"} </w:instrText>
      </w:r>
      <w:r w:rsidR="00B40CF5">
        <w:rPr>
          <w:rFonts w:asciiTheme="majorHAnsi" w:hAnsiTheme="majorHAnsi" w:cstheme="majorHAnsi"/>
        </w:rPr>
        <w:fldChar w:fldCharType="separate"/>
      </w:r>
      <w:del w:id="37" w:author="Cayelan C. Carey" w:date="2019-04-29T15:11:00Z">
        <w:r w:rsidR="00B40CF5" w:rsidRPr="00B40CF5" w:rsidDel="000219FF">
          <w:rPr>
            <w:rFonts w:ascii="Calibri Light" w:hAnsi="Calibri Light" w:cs="Calibri Light"/>
          </w:rPr>
          <w:delText>(</w:delText>
        </w:r>
      </w:del>
      <w:proofErr w:type="spellStart"/>
      <w:r w:rsidR="00B40CF5" w:rsidRPr="00B40CF5">
        <w:rPr>
          <w:rFonts w:ascii="Calibri Light" w:hAnsi="Calibri Light" w:cs="Calibri Light"/>
        </w:rPr>
        <w:t>Mcclain</w:t>
      </w:r>
      <w:proofErr w:type="spellEnd"/>
      <w:r w:rsidR="00B40CF5" w:rsidRPr="00B40CF5">
        <w:rPr>
          <w:rFonts w:ascii="Calibri Light" w:hAnsi="Calibri Light" w:cs="Calibri Light"/>
        </w:rPr>
        <w:t xml:space="preserve"> et al., 2003)</w:t>
      </w:r>
      <w:r w:rsidR="00B40CF5">
        <w:rPr>
          <w:rFonts w:asciiTheme="majorHAnsi" w:hAnsiTheme="majorHAnsi" w:cstheme="majorHAnsi"/>
        </w:rPr>
        <w:fldChar w:fldCharType="end"/>
      </w:r>
      <w:r w:rsidRPr="00A35477">
        <w:rPr>
          <w:rFonts w:asciiTheme="majorHAnsi" w:hAnsiTheme="majorHAnsi" w:cstheme="majorHAnsi"/>
        </w:rPr>
        <w:t xml:space="preserve"> that may occur </w:t>
      </w:r>
      <w:r>
        <w:rPr>
          <w:rFonts w:asciiTheme="majorHAnsi" w:hAnsiTheme="majorHAnsi" w:cstheme="majorHAnsi"/>
        </w:rPr>
        <w:t xml:space="preserve">within and </w:t>
      </w:r>
      <w:r w:rsidRPr="00A35477">
        <w:rPr>
          <w:rFonts w:asciiTheme="majorHAnsi" w:hAnsiTheme="majorHAnsi" w:cstheme="majorHAnsi"/>
        </w:rPr>
        <w:t>at the intersection between zones</w:t>
      </w:r>
      <w:r>
        <w:rPr>
          <w:rFonts w:asciiTheme="majorHAnsi" w:hAnsiTheme="majorHAnsi" w:cstheme="majorHAnsi"/>
        </w:rPr>
        <w:t xml:space="preserve">, </w:t>
      </w:r>
      <w:r w:rsidR="00FF5EAE">
        <w:rPr>
          <w:rFonts w:asciiTheme="majorHAnsi" w:hAnsiTheme="majorHAnsi" w:cstheme="majorHAnsi"/>
        </w:rPr>
        <w:t xml:space="preserve">snapshot </w:t>
      </w:r>
      <w:r>
        <w:rPr>
          <w:rFonts w:asciiTheme="majorHAnsi" w:hAnsiTheme="majorHAnsi" w:cstheme="majorHAnsi"/>
        </w:rPr>
        <w:t xml:space="preserve">sampling </w:t>
      </w:r>
      <w:r w:rsidR="00FF5EAE">
        <w:rPr>
          <w:rFonts w:asciiTheme="majorHAnsi" w:hAnsiTheme="majorHAnsi" w:cstheme="majorHAnsi"/>
        </w:rPr>
        <w:t xml:space="preserve">at the inflow and outflow alone </w:t>
      </w:r>
      <w:r>
        <w:rPr>
          <w:rFonts w:asciiTheme="majorHAnsi" w:hAnsiTheme="majorHAnsi" w:cstheme="majorHAnsi"/>
        </w:rPr>
        <w:t>may not reflect longitudinal trends</w:t>
      </w:r>
      <w:r w:rsidRPr="00A02196">
        <w:rPr>
          <w:rFonts w:asciiTheme="majorHAnsi" w:hAnsiTheme="majorHAnsi" w:cstheme="majorHAnsi"/>
        </w:rPr>
        <w:t xml:space="preserve"> </w:t>
      </w:r>
      <w:r>
        <w:rPr>
          <w:rFonts w:asciiTheme="majorHAnsi" w:hAnsiTheme="majorHAnsi" w:cstheme="majorHAnsi"/>
        </w:rPr>
        <w:t>of the reservoir continuum</w:t>
      </w:r>
      <w:r w:rsidRPr="00A35477">
        <w:rPr>
          <w:rFonts w:asciiTheme="majorHAnsi" w:hAnsiTheme="majorHAnsi" w:cstheme="majorHAnsi"/>
        </w:rPr>
        <w:t>.</w:t>
      </w:r>
      <w:r>
        <w:rPr>
          <w:rFonts w:asciiTheme="majorHAnsi" w:hAnsiTheme="majorHAnsi" w:cstheme="majorHAnsi"/>
        </w:rPr>
        <w:t xml:space="preserve"> Thus, finely-resolved spatial sampling is needed to fully understand longitudinal reservoir nutrient and chlorophyll-a dynamics.</w:t>
      </w:r>
    </w:p>
    <w:p w:rsidR="0046743D" w:rsidRDefault="00A02196" w:rsidP="00747860">
      <w:pPr>
        <w:rPr>
          <w:rFonts w:asciiTheme="majorHAnsi" w:hAnsiTheme="majorHAnsi" w:cstheme="majorHAnsi"/>
        </w:rPr>
      </w:pPr>
      <w:r>
        <w:rPr>
          <w:rFonts w:asciiTheme="majorHAnsi" w:hAnsiTheme="majorHAnsi" w:cstheme="majorHAnsi"/>
        </w:rPr>
        <w:t>My proposed work builds on past s</w:t>
      </w:r>
      <w:r w:rsidR="003F4E51">
        <w:rPr>
          <w:rFonts w:asciiTheme="majorHAnsi" w:hAnsiTheme="majorHAnsi" w:cstheme="majorHAnsi"/>
        </w:rPr>
        <w:t xml:space="preserve">tudies looking at nitrogen </w:t>
      </w:r>
      <w:r w:rsidR="00851CE9">
        <w:rPr>
          <w:rFonts w:asciiTheme="majorHAnsi" w:hAnsiTheme="majorHAnsi" w:cstheme="majorHAnsi"/>
        </w:rPr>
        <w:t xml:space="preserve">concentrations </w:t>
      </w:r>
      <w:r w:rsidR="003F4E51">
        <w:rPr>
          <w:rFonts w:asciiTheme="majorHAnsi" w:hAnsiTheme="majorHAnsi" w:cstheme="majorHAnsi"/>
        </w:rPr>
        <w:t xml:space="preserve">along a reservoir gradient </w:t>
      </w:r>
      <w:r>
        <w:rPr>
          <w:rFonts w:asciiTheme="majorHAnsi" w:hAnsiTheme="majorHAnsi" w:cstheme="majorHAnsi"/>
        </w:rPr>
        <w:t xml:space="preserve">that </w:t>
      </w:r>
      <w:r w:rsidR="003F4E51">
        <w:rPr>
          <w:rFonts w:asciiTheme="majorHAnsi" w:hAnsiTheme="majorHAnsi" w:cstheme="majorHAnsi"/>
        </w:rPr>
        <w:t>report a number of</w:t>
      </w:r>
      <w:r w:rsidR="00851CE9">
        <w:rPr>
          <w:rFonts w:asciiTheme="majorHAnsi" w:hAnsiTheme="majorHAnsi" w:cstheme="majorHAnsi"/>
        </w:rPr>
        <w:t xml:space="preserve"> contradict</w:t>
      </w:r>
      <w:r w:rsidR="00111BEB">
        <w:rPr>
          <w:rFonts w:asciiTheme="majorHAnsi" w:hAnsiTheme="majorHAnsi" w:cstheme="majorHAnsi"/>
        </w:rPr>
        <w:t>ory</w:t>
      </w:r>
      <w:r w:rsidR="003F4E51">
        <w:rPr>
          <w:rFonts w:asciiTheme="majorHAnsi" w:hAnsiTheme="majorHAnsi" w:cstheme="majorHAnsi"/>
        </w:rPr>
        <w:t xml:space="preserve"> </w:t>
      </w:r>
      <w:r w:rsidR="00851CE9">
        <w:rPr>
          <w:rFonts w:asciiTheme="majorHAnsi" w:hAnsiTheme="majorHAnsi" w:cstheme="majorHAnsi"/>
        </w:rPr>
        <w:t>patterns</w:t>
      </w:r>
      <w:r w:rsidR="003F4E51">
        <w:rPr>
          <w:rFonts w:asciiTheme="majorHAnsi" w:hAnsiTheme="majorHAnsi" w:cstheme="majorHAnsi"/>
        </w:rPr>
        <w:t xml:space="preserve">. </w:t>
      </w:r>
      <w:r w:rsidR="009963CB" w:rsidRPr="00A35477">
        <w:rPr>
          <w:rFonts w:asciiTheme="majorHAnsi" w:hAnsiTheme="majorHAnsi" w:cstheme="majorHAnsi"/>
        </w:rPr>
        <w:t xml:space="preserve">Some have found that nitrogen </w:t>
      </w:r>
      <w:r w:rsidR="00A75ED8">
        <w:rPr>
          <w:rFonts w:asciiTheme="majorHAnsi" w:hAnsiTheme="majorHAnsi" w:cstheme="majorHAnsi"/>
        </w:rPr>
        <w:t>concentrations are</w:t>
      </w:r>
      <w:r w:rsidR="00A75ED8" w:rsidRPr="00A35477">
        <w:rPr>
          <w:rFonts w:asciiTheme="majorHAnsi" w:hAnsiTheme="majorHAnsi" w:cstheme="majorHAnsi"/>
        </w:rPr>
        <w:t xml:space="preserve"> </w:t>
      </w:r>
      <w:r w:rsidR="009963CB" w:rsidRPr="00A35477">
        <w:rPr>
          <w:rFonts w:asciiTheme="majorHAnsi" w:hAnsiTheme="majorHAnsi" w:cstheme="majorHAnsi"/>
        </w:rPr>
        <w:t xml:space="preserve">highest in the riverine zone due to high nutrient inputs </w:t>
      </w:r>
      <w:r w:rsidR="007D5C7F" w:rsidRPr="00A35477">
        <w:rPr>
          <w:rFonts w:asciiTheme="majorHAnsi" w:hAnsiTheme="majorHAnsi" w:cstheme="majorHAnsi"/>
        </w:rPr>
        <w:t xml:space="preserve">from the watershed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{"citationID":"eEKzW1aM","properties":{"formattedCitation":"(Soares et al., 2012)","plainCitation":"(Soares et al., 2012)","noteIndex":0},"citationItems":[{"id":176,"uris":["http://zotero.org/users/local/H1qgsiu1/items/LZ56EMHG"],"uri":["http://zotero.org/users/local/H1qgsiu1/items/LZ56EMHG"],"itemData":{"id":176,"type":"article-journal","title":"Limnologica Eutrophication and retention time affecting spatial heterogeneity in a tropical reservoir","container-title":"Limnologica","page":"197–203","volume":"42","issue":"3","DOI":"10.1016/j.limno.2011.11.002","ISSN":"0075-9511","author":[{"family":"Soares","given":"Maria Carolina S"},{"family":"Marinho","given":"Marcelo M"},{"family":"Azevedo","given":"Sandra M O F"},{"family":"Branco","given":"Christina W C"},{"family":"Huszar","given":"Vera L M"}],"issued":{"date-parts":[["2012"]]}}}],"schema":"https://github.com/citation-style-language/schema/raw/master/csl-citation.json"}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(Soares et al., 2012)</w:t>
      </w:r>
      <w:r w:rsidR="00B40CF5">
        <w:rPr>
          <w:rFonts w:asciiTheme="majorHAnsi" w:hAnsiTheme="majorHAnsi" w:cstheme="majorHAnsi"/>
        </w:rPr>
        <w:fldChar w:fldCharType="end"/>
      </w:r>
      <w:r w:rsidR="009963CB" w:rsidRPr="00A35477">
        <w:rPr>
          <w:rFonts w:asciiTheme="majorHAnsi" w:hAnsiTheme="majorHAnsi" w:cstheme="majorHAnsi"/>
        </w:rPr>
        <w:t xml:space="preserve">, while others have found that the transitional zone, where turbulence is decreased yet </w:t>
      </w:r>
      <w:r w:rsidR="004461D5">
        <w:rPr>
          <w:rFonts w:asciiTheme="majorHAnsi" w:hAnsiTheme="majorHAnsi" w:cstheme="majorHAnsi"/>
        </w:rPr>
        <w:t>nutrients</w:t>
      </w:r>
      <w:r w:rsidR="009963CB" w:rsidRPr="00A35477">
        <w:rPr>
          <w:rFonts w:asciiTheme="majorHAnsi" w:hAnsiTheme="majorHAnsi" w:cstheme="majorHAnsi"/>
        </w:rPr>
        <w:t xml:space="preserve"> </w:t>
      </w:r>
      <w:r w:rsidR="004461D5">
        <w:rPr>
          <w:rFonts w:asciiTheme="majorHAnsi" w:hAnsiTheme="majorHAnsi" w:cstheme="majorHAnsi"/>
        </w:rPr>
        <w:t>are often</w:t>
      </w:r>
      <w:r w:rsidR="009963CB" w:rsidRPr="00A35477">
        <w:rPr>
          <w:rFonts w:asciiTheme="majorHAnsi" w:hAnsiTheme="majorHAnsi" w:cstheme="majorHAnsi"/>
        </w:rPr>
        <w:t xml:space="preserve"> still abundant</w:t>
      </w:r>
      <w:r w:rsidR="009E2930" w:rsidRPr="00A35477">
        <w:rPr>
          <w:rFonts w:asciiTheme="majorHAnsi" w:hAnsiTheme="majorHAnsi" w:cstheme="majorHAnsi"/>
        </w:rPr>
        <w:t xml:space="preserve">, </w:t>
      </w:r>
      <w:r w:rsidR="00196ECD" w:rsidRPr="00A35477">
        <w:rPr>
          <w:rFonts w:asciiTheme="majorHAnsi" w:hAnsiTheme="majorHAnsi" w:cstheme="majorHAnsi"/>
        </w:rPr>
        <w:t>is a hotspot for nitrogen fixation across reservoirs of varying trophic status, effectively increasing the concentration of</w:t>
      </w:r>
      <w:r w:rsidR="0033108A">
        <w:rPr>
          <w:rFonts w:asciiTheme="majorHAnsi" w:hAnsiTheme="majorHAnsi" w:cstheme="majorHAnsi"/>
        </w:rPr>
        <w:t xml:space="preserve"> ammonium</w:t>
      </w:r>
      <w:r w:rsidR="00196ECD" w:rsidRPr="00A35477">
        <w:rPr>
          <w:rFonts w:asciiTheme="majorHAnsi" w:hAnsiTheme="majorHAnsi" w:cstheme="majorHAnsi"/>
        </w:rPr>
        <w:t xml:space="preserve"> </w:t>
      </w:r>
      <w:r w:rsidR="0033108A">
        <w:rPr>
          <w:rFonts w:asciiTheme="majorHAnsi" w:hAnsiTheme="majorHAnsi" w:cstheme="majorHAnsi"/>
        </w:rPr>
        <w:t>(</w:t>
      </w:r>
      <w:r w:rsidR="00196ECD" w:rsidRPr="00A35477">
        <w:rPr>
          <w:rFonts w:asciiTheme="majorHAnsi" w:hAnsiTheme="majorHAnsi" w:cstheme="majorHAnsi"/>
        </w:rPr>
        <w:t>NH</w:t>
      </w:r>
      <w:r w:rsidR="00196ECD" w:rsidRPr="00A35477">
        <w:rPr>
          <w:rFonts w:asciiTheme="majorHAnsi" w:hAnsiTheme="majorHAnsi" w:cstheme="majorHAnsi"/>
          <w:vertAlign w:val="subscript"/>
        </w:rPr>
        <w:t>4</w:t>
      </w:r>
      <w:r w:rsidR="0033108A">
        <w:rPr>
          <w:rFonts w:asciiTheme="majorHAnsi" w:hAnsiTheme="majorHAnsi" w:cstheme="majorHAnsi"/>
        </w:rPr>
        <w:t xml:space="preserve">)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{"citationID":"dP3rHxvU","properties":{"formattedCitation":"(Scott et al., 2009)","plainCitation":"(Scott et al., 2009)","noteIndex":0},"citationItems":[{"id":193,"uris":["http://zotero.org/users/local/H1qgsiu1/items/QIA6XZNH"],"uri":["http://zotero.org/users/local/H1qgsiu1/items/QIA6XZNH"],"itemData":{"id":193,"type":"article-journal","title":"River – reservoir transition zones are nitrogen fixation hot spots regardless of ecosystem trophic state","page":"61–68","DOI":"10.1007/s10750-008-9696-2","author":[{"family":"Scott","given":"J. Thad"},{"family":"Stanley","given":"J. K."},{"family":"Doyle","given":"R.D."},{"family":"Forbes","given":"M. G."},{"family":"Brooks","given":"B. W."}],"issued":{"date-parts":[["2009"]]}}}],"schema":"https://github.com/citation-style-language/schema/raw/master/csl-citation.json"}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(Scott et al., 2009)</w:t>
      </w:r>
      <w:r w:rsidR="00B40CF5">
        <w:rPr>
          <w:rFonts w:asciiTheme="majorHAnsi" w:hAnsiTheme="majorHAnsi" w:cstheme="majorHAnsi"/>
        </w:rPr>
        <w:fldChar w:fldCharType="end"/>
      </w:r>
      <w:r w:rsidR="009963CB" w:rsidRPr="00A35477">
        <w:rPr>
          <w:rFonts w:asciiTheme="majorHAnsi" w:hAnsiTheme="majorHAnsi" w:cstheme="majorHAnsi"/>
        </w:rPr>
        <w:t>.</w:t>
      </w:r>
      <w:r w:rsidR="0046743D">
        <w:rPr>
          <w:rFonts w:asciiTheme="majorHAnsi" w:hAnsiTheme="majorHAnsi" w:cstheme="majorHAnsi"/>
        </w:rPr>
        <w:t xml:space="preserve"> Additionally, when the hypolimnion of a reservoir becomes anoxic, it can lead to disproportionately high levels of</w:t>
      </w:r>
      <w:r w:rsidR="0033108A">
        <w:rPr>
          <w:rFonts w:asciiTheme="majorHAnsi" w:hAnsiTheme="majorHAnsi" w:cstheme="majorHAnsi"/>
        </w:rPr>
        <w:t xml:space="preserve"> </w:t>
      </w:r>
      <w:r w:rsidR="0046743D">
        <w:rPr>
          <w:rFonts w:asciiTheme="majorHAnsi" w:hAnsiTheme="majorHAnsi" w:cstheme="majorHAnsi"/>
        </w:rPr>
        <w:t>NH</w:t>
      </w:r>
      <w:r w:rsidR="0046743D" w:rsidRPr="00872C3F">
        <w:rPr>
          <w:rFonts w:asciiTheme="majorHAnsi" w:hAnsiTheme="majorHAnsi" w:cstheme="majorHAnsi"/>
          <w:vertAlign w:val="subscript"/>
        </w:rPr>
        <w:t>4</w:t>
      </w:r>
      <w:r w:rsidR="00AC3299">
        <w:rPr>
          <w:rFonts w:asciiTheme="majorHAnsi" w:hAnsiTheme="majorHAnsi" w:cstheme="majorHAnsi"/>
        </w:rPr>
        <w:t xml:space="preserve"> </w:t>
      </w:r>
      <w:r w:rsidR="0046743D">
        <w:rPr>
          <w:rFonts w:asciiTheme="majorHAnsi" w:hAnsiTheme="majorHAnsi" w:cstheme="majorHAnsi"/>
        </w:rPr>
        <w:t>being released from the sediment</w:t>
      </w:r>
      <w:r w:rsidR="007C459A">
        <w:rPr>
          <w:rFonts w:asciiTheme="majorHAnsi" w:hAnsiTheme="majorHAnsi" w:cstheme="majorHAnsi"/>
        </w:rPr>
        <w:t xml:space="preserve"> while nitrate (NO</w:t>
      </w:r>
      <w:r w:rsidR="007C459A" w:rsidRPr="00872C3F">
        <w:rPr>
          <w:rFonts w:asciiTheme="majorHAnsi" w:hAnsiTheme="majorHAnsi" w:cstheme="majorHAnsi"/>
          <w:vertAlign w:val="subscript"/>
        </w:rPr>
        <w:t>3</w:t>
      </w:r>
      <w:r w:rsidR="007C459A">
        <w:rPr>
          <w:rFonts w:asciiTheme="majorHAnsi" w:hAnsiTheme="majorHAnsi" w:cstheme="majorHAnsi"/>
        </w:rPr>
        <w:t xml:space="preserve">) is concurrently </w:t>
      </w:r>
      <w:r w:rsidR="00A02DF9">
        <w:rPr>
          <w:rFonts w:asciiTheme="majorHAnsi" w:hAnsiTheme="majorHAnsi" w:cstheme="majorHAnsi"/>
        </w:rPr>
        <w:t xml:space="preserve">denitrified </w:t>
      </w:r>
      <w:r w:rsidR="0046743D">
        <w:rPr>
          <w:rFonts w:asciiTheme="majorHAnsi" w:hAnsiTheme="majorHAnsi" w:cstheme="majorHAnsi"/>
        </w:rPr>
        <w:t xml:space="preserve">within the lacustrine zone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{"citationID":"voUn2Q5t","properties":{"formattedCitation":"(Gerling et al., 2016)","plainCitation":"(Gerling et al., 2016)","noteIndex":0},"citationItems":[{"id":305,"uris":["http://zotero.org/users/local/H1qgsiu1/items/XSV5DC58"],"uri":["http://zotero.org/users/local/H1qgsiu1/items/XSV5DC58"],"itemData":{"id":305,"type":"article-journal","title":"Whole-Catchment Manipulations of Internal and External Loading Reveal the Sensitivity of a Century- Old Reservoir to Hypoxia","container-title":"Ecosystems","page":"555–571","volume":"19","issue":"3","DOI":"10.1007/s10021-015-9951-0","ISSN":"1435-0629","author":[{"family":"Gerling","given":"Alexandra B"},{"family":"Munger","given":"Zackary W"},{"family":"Doubek","given":"Jonathan P"},{"family":"Hamre","given":"Kathleen D"},{"family":"Gantzer","given":"Paul A"},{"family":"Little","given":"John C"},{"family":"Carey","given":"Cayelan C"}],"issued":{"date-parts":[["2016"]]}}}],"schema":"https://github.com/citation-style-language/schema/raw/master/csl-citation.json"}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(Gerling et al., 2016)</w:t>
      </w:r>
      <w:r w:rsidR="00B40CF5">
        <w:rPr>
          <w:rFonts w:asciiTheme="majorHAnsi" w:hAnsiTheme="majorHAnsi" w:cstheme="majorHAnsi"/>
        </w:rPr>
        <w:fldChar w:fldCharType="end"/>
      </w:r>
      <w:r w:rsidR="0046743D">
        <w:rPr>
          <w:rFonts w:asciiTheme="majorHAnsi" w:hAnsiTheme="majorHAnsi" w:cstheme="majorHAnsi"/>
        </w:rPr>
        <w:t>.</w:t>
      </w:r>
      <w:r w:rsidR="00AC3299">
        <w:rPr>
          <w:rFonts w:asciiTheme="majorHAnsi" w:hAnsiTheme="majorHAnsi" w:cstheme="majorHAnsi"/>
        </w:rPr>
        <w:t xml:space="preserve"> Th</w:t>
      </w:r>
      <w:r w:rsidR="00A02DF9">
        <w:rPr>
          <w:rFonts w:asciiTheme="majorHAnsi" w:hAnsiTheme="majorHAnsi" w:cstheme="majorHAnsi"/>
        </w:rPr>
        <w:t xml:space="preserve">ese dynamics </w:t>
      </w:r>
      <w:r w:rsidR="00AC3299">
        <w:rPr>
          <w:rFonts w:asciiTheme="majorHAnsi" w:hAnsiTheme="majorHAnsi" w:cstheme="majorHAnsi"/>
        </w:rPr>
        <w:t xml:space="preserve">may lead to an effective increase in </w:t>
      </w:r>
      <w:r w:rsidR="00E46C21">
        <w:rPr>
          <w:rFonts w:asciiTheme="majorHAnsi" w:hAnsiTheme="majorHAnsi" w:cstheme="majorHAnsi"/>
        </w:rPr>
        <w:t>NH</w:t>
      </w:r>
      <w:r w:rsidR="00E46C21" w:rsidRPr="00872C3F">
        <w:rPr>
          <w:rFonts w:asciiTheme="majorHAnsi" w:hAnsiTheme="majorHAnsi" w:cstheme="majorHAnsi"/>
          <w:vertAlign w:val="subscript"/>
        </w:rPr>
        <w:t>4</w:t>
      </w:r>
      <w:r w:rsidR="00E46C21">
        <w:rPr>
          <w:rFonts w:asciiTheme="majorHAnsi" w:hAnsiTheme="majorHAnsi" w:cstheme="majorHAnsi"/>
          <w:vertAlign w:val="subscript"/>
        </w:rPr>
        <w:t xml:space="preserve"> </w:t>
      </w:r>
      <w:r w:rsidR="00A02DF9">
        <w:rPr>
          <w:rFonts w:asciiTheme="majorHAnsi" w:hAnsiTheme="majorHAnsi" w:cstheme="majorHAnsi"/>
        </w:rPr>
        <w:t xml:space="preserve">yet decrease in </w:t>
      </w:r>
      <w:r w:rsidR="00E46C21">
        <w:rPr>
          <w:rFonts w:asciiTheme="majorHAnsi" w:hAnsiTheme="majorHAnsi" w:cstheme="majorHAnsi"/>
        </w:rPr>
        <w:t>NO</w:t>
      </w:r>
      <w:r w:rsidR="00E46C21" w:rsidRPr="00872C3F">
        <w:rPr>
          <w:rFonts w:asciiTheme="majorHAnsi" w:hAnsiTheme="majorHAnsi" w:cstheme="majorHAnsi"/>
          <w:vertAlign w:val="subscript"/>
        </w:rPr>
        <w:t>3</w:t>
      </w:r>
      <w:r w:rsidR="00E46C21">
        <w:rPr>
          <w:rFonts w:asciiTheme="majorHAnsi" w:hAnsiTheme="majorHAnsi" w:cstheme="majorHAnsi"/>
          <w:vertAlign w:val="subscript"/>
        </w:rPr>
        <w:t xml:space="preserve"> </w:t>
      </w:r>
      <w:r w:rsidR="00AC3299">
        <w:rPr>
          <w:rFonts w:asciiTheme="majorHAnsi" w:hAnsiTheme="majorHAnsi" w:cstheme="majorHAnsi"/>
        </w:rPr>
        <w:t xml:space="preserve">in the lacustrine </w:t>
      </w:r>
      <w:r w:rsidR="00A02DF9">
        <w:rPr>
          <w:rFonts w:asciiTheme="majorHAnsi" w:hAnsiTheme="majorHAnsi" w:cstheme="majorHAnsi"/>
        </w:rPr>
        <w:t xml:space="preserve">zone </w:t>
      </w:r>
      <w:r w:rsidR="00AC3299">
        <w:rPr>
          <w:rFonts w:asciiTheme="majorHAnsi" w:hAnsiTheme="majorHAnsi" w:cstheme="majorHAnsi"/>
        </w:rPr>
        <w:t xml:space="preserve">of the reservoir. </w:t>
      </w:r>
    </w:p>
    <w:p w:rsidR="00E0096F" w:rsidRPr="00A35477" w:rsidRDefault="009963CB" w:rsidP="00747860">
      <w:pPr>
        <w:rPr>
          <w:rFonts w:asciiTheme="majorHAnsi" w:hAnsiTheme="majorHAnsi" w:cstheme="majorHAnsi"/>
        </w:rPr>
      </w:pPr>
      <w:r w:rsidRPr="00A35477">
        <w:rPr>
          <w:rFonts w:asciiTheme="majorHAnsi" w:hAnsiTheme="majorHAnsi" w:cstheme="majorHAnsi"/>
        </w:rPr>
        <w:t>Similar</w:t>
      </w:r>
      <w:r w:rsidR="00E0096F" w:rsidRPr="00A35477">
        <w:rPr>
          <w:rFonts w:asciiTheme="majorHAnsi" w:hAnsiTheme="majorHAnsi" w:cstheme="majorHAnsi"/>
        </w:rPr>
        <w:t xml:space="preserve"> to nitrogen</w:t>
      </w:r>
      <w:r w:rsidRPr="00A35477">
        <w:rPr>
          <w:rFonts w:asciiTheme="majorHAnsi" w:hAnsiTheme="majorHAnsi" w:cstheme="majorHAnsi"/>
        </w:rPr>
        <w:t xml:space="preserve">, patterns in chlorophyll-a heterogeneity are </w:t>
      </w:r>
      <w:r w:rsidR="002375BF">
        <w:rPr>
          <w:rFonts w:asciiTheme="majorHAnsi" w:hAnsiTheme="majorHAnsi" w:cstheme="majorHAnsi"/>
        </w:rPr>
        <w:t xml:space="preserve">also </w:t>
      </w:r>
      <w:r w:rsidRPr="00A35477">
        <w:rPr>
          <w:rFonts w:asciiTheme="majorHAnsi" w:hAnsiTheme="majorHAnsi" w:cstheme="majorHAnsi"/>
        </w:rPr>
        <w:t>inconsistent between studies</w:t>
      </w:r>
      <w:r w:rsidR="00627569" w:rsidRPr="00A35477">
        <w:rPr>
          <w:rFonts w:asciiTheme="majorHAnsi" w:hAnsiTheme="majorHAnsi" w:cstheme="majorHAnsi"/>
        </w:rPr>
        <w:t>. There is some support to show</w:t>
      </w:r>
      <w:r w:rsidRPr="00A35477">
        <w:rPr>
          <w:rFonts w:asciiTheme="majorHAnsi" w:hAnsiTheme="majorHAnsi" w:cstheme="majorHAnsi"/>
        </w:rPr>
        <w:t xml:space="preserve"> that chlorophyll-a is highest in the riverine zone, decreasing along the downstream gradient (Scott et al. 2009)</w:t>
      </w:r>
      <w:r w:rsidR="007D5C7F" w:rsidRPr="00A35477">
        <w:rPr>
          <w:rFonts w:asciiTheme="majorHAnsi" w:hAnsiTheme="majorHAnsi" w:cstheme="majorHAnsi"/>
        </w:rPr>
        <w:t>. In contrast, o</w:t>
      </w:r>
      <w:r w:rsidRPr="00A35477">
        <w:rPr>
          <w:rFonts w:asciiTheme="majorHAnsi" w:hAnsiTheme="majorHAnsi" w:cstheme="majorHAnsi"/>
        </w:rPr>
        <w:t>thers report the transitional zone</w:t>
      </w:r>
      <w:r w:rsidR="007D5C7F" w:rsidRPr="00A35477">
        <w:rPr>
          <w:rFonts w:asciiTheme="majorHAnsi" w:hAnsiTheme="majorHAnsi" w:cstheme="majorHAnsi"/>
        </w:rPr>
        <w:t xml:space="preserve"> as being a</w:t>
      </w:r>
      <w:r w:rsidR="00B0524D">
        <w:rPr>
          <w:rFonts w:asciiTheme="majorHAnsi" w:hAnsiTheme="majorHAnsi" w:cstheme="majorHAnsi"/>
        </w:rPr>
        <w:t>n especially active zone</w:t>
      </w:r>
      <w:r w:rsidR="007D5C7F" w:rsidRPr="00A35477">
        <w:rPr>
          <w:rFonts w:asciiTheme="majorHAnsi" w:hAnsiTheme="majorHAnsi" w:cstheme="majorHAnsi"/>
        </w:rPr>
        <w:t xml:space="preserve"> for phytoplankton activity</w:t>
      </w:r>
      <w:r w:rsidRPr="00A35477">
        <w:rPr>
          <w:rFonts w:asciiTheme="majorHAnsi" w:hAnsiTheme="majorHAnsi" w:cstheme="majorHAnsi"/>
        </w:rPr>
        <w:t xml:space="preserve">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{"citationID":"uPXmEsw1","properties":{"formattedCitation":"(Rychtecky and Znachor, 2011)","plainCitation":"(Rychtecky and Znachor, 2011)","noteIndex":0},"citationItems":[{"id":307,"uris":["http://zotero.org/users/local/H1qgsiu1/items/MK2L2ZV2"],"uri":["http://zotero.org/users/local/H1qgsiu1/items/MK2L2ZV2"],"itemData":{"id":307,"type":"article-journal","title":"Spatial heterogeneity and seasonal succession of phytoplankton along the longitudinal gradient in a eutrophic reservoir","page":"175–186","DOI":"10.1007/s10750-010-0571-6","author":[{"family":"Rychtecky","given":"P."},{"family":"Znachor","given":"Petr"}],"issued":{"date-parts":[["2011"]]}}}],"schema":"https://github.com/citation-style-language/schema/raw/master/csl-citation.json"}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(Rychtecky and Znachor, 2011</w:t>
      </w:r>
      <w:r w:rsidR="00B40CF5">
        <w:rPr>
          <w:rFonts w:asciiTheme="majorHAnsi" w:hAnsiTheme="majorHAnsi" w:cstheme="majorHAnsi"/>
        </w:rPr>
        <w:t>; Thornton 1990</w:t>
      </w:r>
      <w:r w:rsidR="00B40CF5" w:rsidRPr="00B40CF5">
        <w:rPr>
          <w:rFonts w:ascii="Calibri Light" w:hAnsi="Calibri Light" w:cs="Calibri Light"/>
        </w:rPr>
        <w:t>)</w:t>
      </w:r>
      <w:r w:rsidR="00B40CF5">
        <w:rPr>
          <w:rFonts w:asciiTheme="majorHAnsi" w:hAnsiTheme="majorHAnsi" w:cstheme="majorHAnsi"/>
        </w:rPr>
        <w:fldChar w:fldCharType="end"/>
      </w:r>
      <w:r w:rsidRPr="00A35477">
        <w:rPr>
          <w:rFonts w:asciiTheme="majorHAnsi" w:hAnsiTheme="majorHAnsi" w:cstheme="majorHAnsi"/>
        </w:rPr>
        <w:t xml:space="preserve">, and others still </w:t>
      </w:r>
      <w:r w:rsidR="007D5C7F" w:rsidRPr="00A35477">
        <w:rPr>
          <w:rFonts w:asciiTheme="majorHAnsi" w:hAnsiTheme="majorHAnsi" w:cstheme="majorHAnsi"/>
        </w:rPr>
        <w:t xml:space="preserve">have found </w:t>
      </w:r>
      <w:r w:rsidRPr="00A35477">
        <w:rPr>
          <w:rFonts w:asciiTheme="majorHAnsi" w:hAnsiTheme="majorHAnsi" w:cstheme="majorHAnsi"/>
        </w:rPr>
        <w:t xml:space="preserve">the lacustrine zone </w:t>
      </w:r>
      <w:r w:rsidR="007D5C7F" w:rsidRPr="00A35477">
        <w:rPr>
          <w:rFonts w:asciiTheme="majorHAnsi" w:hAnsiTheme="majorHAnsi" w:cstheme="majorHAnsi"/>
        </w:rPr>
        <w:t xml:space="preserve">to </w:t>
      </w:r>
      <w:r w:rsidR="00E0096F" w:rsidRPr="00A35477">
        <w:rPr>
          <w:rFonts w:asciiTheme="majorHAnsi" w:hAnsiTheme="majorHAnsi" w:cstheme="majorHAnsi"/>
        </w:rPr>
        <w:t>have the highest</w:t>
      </w:r>
      <w:r w:rsidRPr="00A35477">
        <w:rPr>
          <w:rFonts w:asciiTheme="majorHAnsi" w:hAnsiTheme="majorHAnsi" w:cstheme="majorHAnsi"/>
        </w:rPr>
        <w:t xml:space="preserve"> chlorophyll-a </w:t>
      </w:r>
      <w:r w:rsidR="00AC3299">
        <w:rPr>
          <w:rFonts w:asciiTheme="majorHAnsi" w:hAnsiTheme="majorHAnsi" w:cstheme="majorHAnsi"/>
        </w:rPr>
        <w:t>in</w:t>
      </w:r>
      <w:r w:rsidR="00E0096F" w:rsidRPr="00A35477">
        <w:rPr>
          <w:rFonts w:asciiTheme="majorHAnsi" w:hAnsiTheme="majorHAnsi" w:cstheme="majorHAnsi"/>
        </w:rPr>
        <w:t xml:space="preserve"> </w:t>
      </w:r>
      <w:r w:rsidR="00093239" w:rsidRPr="00A35477">
        <w:rPr>
          <w:rFonts w:asciiTheme="majorHAnsi" w:hAnsiTheme="majorHAnsi" w:cstheme="majorHAnsi"/>
        </w:rPr>
        <w:t xml:space="preserve">ecosystems </w:t>
      </w:r>
      <w:r w:rsidRPr="00A35477">
        <w:rPr>
          <w:rFonts w:asciiTheme="majorHAnsi" w:hAnsiTheme="majorHAnsi" w:cstheme="majorHAnsi"/>
        </w:rPr>
        <w:t xml:space="preserve">that are not limited by nutrient availability (Soares et al. 2012). </w:t>
      </w:r>
      <w:r w:rsidR="00F305CF" w:rsidRPr="00A35477">
        <w:rPr>
          <w:rFonts w:asciiTheme="majorHAnsi" w:hAnsiTheme="majorHAnsi" w:cstheme="majorHAnsi"/>
        </w:rPr>
        <w:t xml:space="preserve">Further,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{"citationID":"l8O2xW5c","properties":{"formattedCitation":"(Borges et al., 2008)","plainCitation":"(Borges et al., 2008)","noteIndex":0},"citationItems":[{"id":337,"uris":["http://zotero.org/users/local/H1qgsiu1/items/HEFEM2FM"],"uri":["http://zotero.org/users/local/H1qgsiu1/items/HEFEM2FM"],"itemData":{"id":337,"type":"article-journal","title":"Spatial and temporal variation of phytoplankton in two subtropical Brazilian reservoirs","page":"63–74","DOI":"10.1007/s10750-008-9367-3","author":[{"family":"Borges","given":"P. A. F."},{"family":"Train","given":"Sueli"},{"family":"Rodrigues","given":"L. C."}],"issued":{"date-parts":[["2008"]]}}}],"schema":"https://github.com/citation-style-language/schema/raw/master/csl-citation.json"}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 xml:space="preserve">Borges et al. </w:t>
      </w:r>
      <w:r w:rsidR="00B40CF5">
        <w:rPr>
          <w:rFonts w:ascii="Calibri Light" w:hAnsi="Calibri Light" w:cs="Calibri Light"/>
        </w:rPr>
        <w:t>(</w:t>
      </w:r>
      <w:r w:rsidR="00B40CF5" w:rsidRPr="00B40CF5">
        <w:rPr>
          <w:rFonts w:ascii="Calibri Light" w:hAnsi="Calibri Light" w:cs="Calibri Light"/>
        </w:rPr>
        <w:t>2008)</w:t>
      </w:r>
      <w:r w:rsidR="00B40CF5">
        <w:rPr>
          <w:rFonts w:asciiTheme="majorHAnsi" w:hAnsiTheme="majorHAnsi" w:cstheme="majorHAnsi"/>
        </w:rPr>
        <w:fldChar w:fldCharType="end"/>
      </w:r>
      <w:r w:rsidR="00F305CF" w:rsidRPr="00A35477">
        <w:rPr>
          <w:rFonts w:asciiTheme="majorHAnsi" w:hAnsiTheme="majorHAnsi" w:cstheme="majorHAnsi"/>
        </w:rPr>
        <w:t xml:space="preserve"> found that the longitudinal pattern of heterogeneity of chlorophyll-a was variable </w:t>
      </w:r>
      <w:r w:rsidR="00E0096F" w:rsidRPr="00A35477">
        <w:rPr>
          <w:rFonts w:asciiTheme="majorHAnsi" w:hAnsiTheme="majorHAnsi" w:cstheme="majorHAnsi"/>
        </w:rPr>
        <w:t xml:space="preserve">among </w:t>
      </w:r>
      <w:r w:rsidR="00F305CF" w:rsidRPr="00A35477">
        <w:rPr>
          <w:rFonts w:asciiTheme="majorHAnsi" w:hAnsiTheme="majorHAnsi" w:cstheme="majorHAnsi"/>
        </w:rPr>
        <w:t>season</w:t>
      </w:r>
      <w:r w:rsidR="00E0096F" w:rsidRPr="00A35477">
        <w:rPr>
          <w:rFonts w:asciiTheme="majorHAnsi" w:hAnsiTheme="majorHAnsi" w:cstheme="majorHAnsi"/>
        </w:rPr>
        <w:t>s</w:t>
      </w:r>
      <w:r w:rsidR="00F305CF" w:rsidRPr="00A35477">
        <w:rPr>
          <w:rFonts w:asciiTheme="majorHAnsi" w:hAnsiTheme="majorHAnsi" w:cstheme="majorHAnsi"/>
        </w:rPr>
        <w:t xml:space="preserve"> in two tropical reservoirs in Brazil.</w:t>
      </w:r>
      <w:r w:rsidR="00AC3299">
        <w:rPr>
          <w:rFonts w:asciiTheme="majorHAnsi" w:hAnsiTheme="majorHAnsi" w:cstheme="majorHAnsi"/>
        </w:rPr>
        <w:t xml:space="preserve"> This finding highlights the fact that patterns </w:t>
      </w:r>
      <w:r w:rsidR="00131854">
        <w:rPr>
          <w:rFonts w:asciiTheme="majorHAnsi" w:hAnsiTheme="majorHAnsi" w:cstheme="majorHAnsi"/>
        </w:rPr>
        <w:t xml:space="preserve">in reservoir chlorophyll-a </w:t>
      </w:r>
      <w:r w:rsidR="00AC3299">
        <w:rPr>
          <w:rFonts w:asciiTheme="majorHAnsi" w:hAnsiTheme="majorHAnsi" w:cstheme="majorHAnsi"/>
        </w:rPr>
        <w:t xml:space="preserve">are highly variable. </w:t>
      </w:r>
      <w:r w:rsidR="00F305CF" w:rsidRPr="00A35477">
        <w:rPr>
          <w:rFonts w:asciiTheme="majorHAnsi" w:hAnsiTheme="majorHAnsi" w:cstheme="majorHAnsi"/>
        </w:rPr>
        <w:t xml:space="preserve"> </w:t>
      </w:r>
    </w:p>
    <w:p w:rsidR="005A65A7" w:rsidRDefault="004461D5" w:rsidP="00747860">
      <w:pPr>
        <w:rPr>
          <w:rFonts w:asciiTheme="majorHAnsi" w:hAnsiTheme="majorHAnsi" w:cstheme="majorHAnsi"/>
        </w:rPr>
      </w:pPr>
      <w:r>
        <w:rPr>
          <w:rFonts w:asciiTheme="majorHAnsi" w:hAnsiTheme="majorHAnsi" w:cstheme="majorHAnsi"/>
        </w:rPr>
        <w:t>Spatial t</w:t>
      </w:r>
      <w:r w:rsidR="009963CB" w:rsidRPr="00A35477">
        <w:rPr>
          <w:rFonts w:asciiTheme="majorHAnsi" w:hAnsiTheme="majorHAnsi" w:cstheme="majorHAnsi"/>
        </w:rPr>
        <w:t>rends in</w:t>
      </w:r>
      <w:r w:rsidR="00E0096F" w:rsidRPr="00A35477">
        <w:rPr>
          <w:rFonts w:asciiTheme="majorHAnsi" w:hAnsiTheme="majorHAnsi" w:cstheme="majorHAnsi"/>
        </w:rPr>
        <w:t xml:space="preserve"> reservoir</w:t>
      </w:r>
      <w:r w:rsidR="009963CB" w:rsidRPr="00A35477">
        <w:rPr>
          <w:rFonts w:asciiTheme="majorHAnsi" w:hAnsiTheme="majorHAnsi" w:cstheme="majorHAnsi"/>
        </w:rPr>
        <w:t xml:space="preserve"> phosphorus </w:t>
      </w:r>
      <w:r w:rsidR="00E0096F" w:rsidRPr="00A35477">
        <w:rPr>
          <w:rFonts w:asciiTheme="majorHAnsi" w:hAnsiTheme="majorHAnsi" w:cstheme="majorHAnsi"/>
        </w:rPr>
        <w:t xml:space="preserve">concentrations </w:t>
      </w:r>
      <w:r w:rsidR="009963CB" w:rsidRPr="00A35477">
        <w:rPr>
          <w:rFonts w:asciiTheme="majorHAnsi" w:hAnsiTheme="majorHAnsi" w:cstheme="majorHAnsi"/>
        </w:rPr>
        <w:t xml:space="preserve">are </w:t>
      </w:r>
      <w:r w:rsidR="00F305CF" w:rsidRPr="00A35477">
        <w:rPr>
          <w:rFonts w:asciiTheme="majorHAnsi" w:hAnsiTheme="majorHAnsi" w:cstheme="majorHAnsi"/>
        </w:rPr>
        <w:t>less</w:t>
      </w:r>
      <w:r w:rsidR="009963CB" w:rsidRPr="00A35477">
        <w:rPr>
          <w:rFonts w:asciiTheme="majorHAnsi" w:hAnsiTheme="majorHAnsi" w:cstheme="majorHAnsi"/>
        </w:rPr>
        <w:t xml:space="preserve"> reporte</w:t>
      </w:r>
      <w:r w:rsidR="00F305CF" w:rsidRPr="00A35477">
        <w:rPr>
          <w:rFonts w:asciiTheme="majorHAnsi" w:hAnsiTheme="majorHAnsi" w:cstheme="majorHAnsi"/>
        </w:rPr>
        <w:t>d</w:t>
      </w:r>
      <w:r w:rsidR="00E0096F" w:rsidRPr="00A35477">
        <w:rPr>
          <w:rFonts w:asciiTheme="majorHAnsi" w:hAnsiTheme="majorHAnsi" w:cstheme="majorHAnsi"/>
        </w:rPr>
        <w:t xml:space="preserve"> than nitrogen or </w:t>
      </w:r>
      <w:r w:rsidR="004E037D">
        <w:rPr>
          <w:rFonts w:asciiTheme="majorHAnsi" w:hAnsiTheme="majorHAnsi" w:cstheme="majorHAnsi"/>
        </w:rPr>
        <w:t>chlorophyll-a</w:t>
      </w:r>
      <w:r w:rsidR="00F305CF" w:rsidRPr="00A35477">
        <w:rPr>
          <w:rFonts w:asciiTheme="majorHAnsi" w:hAnsiTheme="majorHAnsi" w:cstheme="majorHAnsi"/>
        </w:rPr>
        <w:t>. O</w:t>
      </w:r>
      <w:r w:rsidR="007D5C7F" w:rsidRPr="00A35477">
        <w:rPr>
          <w:rFonts w:asciiTheme="majorHAnsi" w:hAnsiTheme="majorHAnsi" w:cstheme="majorHAnsi"/>
        </w:rPr>
        <w:t xml:space="preserve">ne study of a </w:t>
      </w:r>
      <w:r w:rsidR="00336D7F" w:rsidRPr="00A35477">
        <w:rPr>
          <w:rFonts w:asciiTheme="majorHAnsi" w:hAnsiTheme="majorHAnsi" w:cstheme="majorHAnsi"/>
        </w:rPr>
        <w:t xml:space="preserve">large, deep </w:t>
      </w:r>
      <w:r w:rsidR="007D5C7F" w:rsidRPr="00A35477">
        <w:rPr>
          <w:rFonts w:asciiTheme="majorHAnsi" w:hAnsiTheme="majorHAnsi" w:cstheme="majorHAnsi"/>
        </w:rPr>
        <w:t>reservoir in the Czech Republic showed that both soluble and total phosphorus decreased along the reservoir gradient (</w:t>
      </w:r>
      <w:proofErr w:type="spellStart"/>
      <w:r w:rsidR="007D5C7F" w:rsidRPr="00A35477">
        <w:rPr>
          <w:rFonts w:asciiTheme="majorHAnsi" w:hAnsiTheme="majorHAnsi" w:cstheme="majorHAnsi"/>
        </w:rPr>
        <w:t>Rychtecky</w:t>
      </w:r>
      <w:proofErr w:type="spellEnd"/>
      <w:r w:rsidR="007D5C7F" w:rsidRPr="00A35477">
        <w:rPr>
          <w:rFonts w:asciiTheme="majorHAnsi" w:hAnsiTheme="majorHAnsi" w:cstheme="majorHAnsi"/>
        </w:rPr>
        <w:t xml:space="preserve"> &amp; </w:t>
      </w:r>
      <w:proofErr w:type="spellStart"/>
      <w:r w:rsidR="007D5C7F" w:rsidRPr="00A35477">
        <w:rPr>
          <w:rFonts w:asciiTheme="majorHAnsi" w:hAnsiTheme="majorHAnsi" w:cstheme="majorHAnsi"/>
        </w:rPr>
        <w:t>Znachor</w:t>
      </w:r>
      <w:proofErr w:type="spellEnd"/>
      <w:r w:rsidR="007D5C7F" w:rsidRPr="00A35477">
        <w:rPr>
          <w:rFonts w:asciiTheme="majorHAnsi" w:hAnsiTheme="majorHAnsi" w:cstheme="majorHAnsi"/>
        </w:rPr>
        <w:t>, 2011)</w:t>
      </w:r>
      <w:r w:rsidR="009963CB" w:rsidRPr="00A35477">
        <w:rPr>
          <w:rFonts w:asciiTheme="majorHAnsi" w:hAnsiTheme="majorHAnsi" w:cstheme="majorHAnsi"/>
        </w:rPr>
        <w:t xml:space="preserve">. </w:t>
      </w:r>
      <w:r w:rsidR="00F305CF" w:rsidRPr="00A35477">
        <w:rPr>
          <w:rFonts w:asciiTheme="majorHAnsi" w:hAnsiTheme="majorHAnsi" w:cstheme="majorHAnsi"/>
        </w:rPr>
        <w:t xml:space="preserve">Borges et al. (2008) found contrasting patterns in two reservoirs in Brazil, one showing a decrease in phosphorus along the reservoir gradient, while another showed no clear longitudinal pattern. </w:t>
      </w:r>
      <w:r w:rsidR="007C459A">
        <w:rPr>
          <w:rFonts w:asciiTheme="majorHAnsi" w:hAnsiTheme="majorHAnsi" w:cstheme="majorHAnsi"/>
        </w:rPr>
        <w:t xml:space="preserve">Sedimentation processes also influence longitudinal distributions of phosphorus, with classical reservoir theory positing that sedimentation should be highest in the transitional zone, which should lead to an overall decrease of nutrients along the reservoir gradient (Thornton 1990). However, internal loading of soluble phosphorus during anoxic conditions in the hypolimnion may lead to increases in phosphorus in the lacustrine zone (Thornton 1990). </w:t>
      </w:r>
      <w:r w:rsidR="009963CB" w:rsidRPr="00A35477">
        <w:rPr>
          <w:rFonts w:asciiTheme="majorHAnsi" w:hAnsiTheme="majorHAnsi" w:cstheme="majorHAnsi"/>
        </w:rPr>
        <w:t xml:space="preserve">While all of these studies agree that spatial heterogeneity of nutrients and phytoplankton exists along a reservoir gradient, </w:t>
      </w:r>
      <w:r w:rsidR="005A65A7" w:rsidRPr="00A35477">
        <w:rPr>
          <w:rFonts w:asciiTheme="majorHAnsi" w:hAnsiTheme="majorHAnsi" w:cstheme="majorHAnsi"/>
        </w:rPr>
        <w:t>the lack of consistency among studies necessitates additional research, especially in</w:t>
      </w:r>
      <w:r w:rsidR="00336D7F" w:rsidRPr="00A35477">
        <w:rPr>
          <w:rFonts w:asciiTheme="majorHAnsi" w:hAnsiTheme="majorHAnsi" w:cstheme="majorHAnsi"/>
        </w:rPr>
        <w:t xml:space="preserve"> small</w:t>
      </w:r>
      <w:r w:rsidR="005A65A7" w:rsidRPr="00A35477">
        <w:rPr>
          <w:rFonts w:asciiTheme="majorHAnsi" w:hAnsiTheme="majorHAnsi" w:cstheme="majorHAnsi"/>
        </w:rPr>
        <w:t>er</w:t>
      </w:r>
      <w:r w:rsidR="00336D7F" w:rsidRPr="00A35477">
        <w:rPr>
          <w:rFonts w:asciiTheme="majorHAnsi" w:hAnsiTheme="majorHAnsi" w:cstheme="majorHAnsi"/>
        </w:rPr>
        <w:t xml:space="preserve"> reservoirs</w:t>
      </w:r>
      <w:r w:rsidR="005A65A7" w:rsidRPr="00A35477">
        <w:rPr>
          <w:rFonts w:asciiTheme="majorHAnsi" w:hAnsiTheme="majorHAnsi" w:cstheme="majorHAnsi"/>
        </w:rPr>
        <w:t xml:space="preserve">, which </w:t>
      </w:r>
      <w:r w:rsidR="007C459A">
        <w:rPr>
          <w:rFonts w:asciiTheme="majorHAnsi" w:hAnsiTheme="majorHAnsi" w:cstheme="majorHAnsi"/>
        </w:rPr>
        <w:t xml:space="preserve">overall </w:t>
      </w:r>
      <w:r w:rsidR="005A65A7" w:rsidRPr="00A35477">
        <w:rPr>
          <w:rFonts w:asciiTheme="majorHAnsi" w:hAnsiTheme="majorHAnsi" w:cstheme="majorHAnsi"/>
        </w:rPr>
        <w:t>remain understudied relative to larger reservoirs</w:t>
      </w:r>
      <w:r w:rsidR="009963CB" w:rsidRPr="00A35477">
        <w:rPr>
          <w:rFonts w:asciiTheme="majorHAnsi" w:hAnsiTheme="majorHAnsi" w:cstheme="majorHAnsi"/>
        </w:rPr>
        <w:t>.</w:t>
      </w:r>
      <w:r w:rsidR="005A65A7" w:rsidRPr="00A35477">
        <w:rPr>
          <w:rFonts w:asciiTheme="majorHAnsi" w:hAnsiTheme="majorHAnsi" w:cstheme="majorHAnsi"/>
        </w:rPr>
        <w:t xml:space="preserve"> In smaller reservoirs, the transitions among zones may happen more rapidly, </w:t>
      </w:r>
      <w:r w:rsidR="007C459A">
        <w:rPr>
          <w:rFonts w:asciiTheme="majorHAnsi" w:hAnsiTheme="majorHAnsi" w:cstheme="majorHAnsi"/>
        </w:rPr>
        <w:t xml:space="preserve">which could </w:t>
      </w:r>
      <w:r w:rsidR="005A65A7" w:rsidRPr="00A35477">
        <w:rPr>
          <w:rFonts w:asciiTheme="majorHAnsi" w:hAnsiTheme="majorHAnsi" w:cstheme="majorHAnsi"/>
        </w:rPr>
        <w:t xml:space="preserve">result in greater variability in nitrogen, phosphorus, and </w:t>
      </w:r>
      <w:r w:rsidR="004E037D">
        <w:rPr>
          <w:rFonts w:asciiTheme="majorHAnsi" w:hAnsiTheme="majorHAnsi" w:cstheme="majorHAnsi"/>
        </w:rPr>
        <w:t>chlorophyll-a</w:t>
      </w:r>
      <w:r w:rsidR="005A65A7" w:rsidRPr="00A35477">
        <w:rPr>
          <w:rFonts w:asciiTheme="majorHAnsi" w:hAnsiTheme="majorHAnsi" w:cstheme="majorHAnsi"/>
        </w:rPr>
        <w:t xml:space="preserve"> along the downstream gradient. </w:t>
      </w:r>
    </w:p>
    <w:p w:rsidR="00554E66" w:rsidRPr="00A35477" w:rsidRDefault="00554E66" w:rsidP="00747860">
      <w:pPr>
        <w:rPr>
          <w:rFonts w:asciiTheme="majorHAnsi" w:hAnsiTheme="majorHAnsi" w:cstheme="majorHAnsi"/>
        </w:rPr>
      </w:pPr>
      <w:r w:rsidRPr="00A35477">
        <w:rPr>
          <w:rFonts w:asciiTheme="majorHAnsi" w:hAnsiTheme="majorHAnsi" w:cstheme="majorHAnsi"/>
        </w:rPr>
        <w:t xml:space="preserve">An important factor that can affect the heterogeneity of chemical and biological variables along reservoir gradients is hydrologic flow. Under low flow conditions, residence times of reservoirs and streams are increased, resulting in slower export of nutrients and more time for biotic processing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{"citationID":"UqwLyBr1","properties":{"formattedCitation":"(Saunders and Kalff, 2001)","plainCitation":"(Saunders and Kalff, 2001)","noteIndex":0},"citationItems":[{"id":242,"uris":["http://zotero.org/users/local/H1qgsiu1/items/QDXILVTD"],"uri":["http://zotero.org/users/local/H1qgsiu1/items/QDXILVTD"],"itemData":{"id":242,"type":"article-journal","title":"Nitrogen retention in wetlands , lakes and rivers","page":"205–212","author":[{"family":"Saunders","given":"D L"},{"family":"Kalff","given":"J"}],"issued":{"date-parts":[["2001"]]}}}],"schema":"https://github.com/citation-style-language/schema/raw/master/csl-citation.json"}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(Saunders and Kalff, 2001)</w:t>
      </w:r>
      <w:r w:rsidR="00B40CF5">
        <w:rPr>
          <w:rFonts w:asciiTheme="majorHAnsi" w:hAnsiTheme="majorHAnsi" w:cstheme="majorHAnsi"/>
        </w:rPr>
        <w:fldChar w:fldCharType="end"/>
      </w:r>
      <w:r w:rsidRPr="00A35477">
        <w:rPr>
          <w:rFonts w:asciiTheme="majorHAnsi" w:hAnsiTheme="majorHAnsi" w:cstheme="majorHAnsi"/>
        </w:rPr>
        <w:t xml:space="preserve">. </w:t>
      </w:r>
      <w:r>
        <w:rPr>
          <w:rFonts w:asciiTheme="majorHAnsi" w:hAnsiTheme="majorHAnsi" w:cstheme="majorHAnsi"/>
        </w:rPr>
        <w:t xml:space="preserve">This can lead to an increase in </w:t>
      </w:r>
      <w:r w:rsidR="004E037D">
        <w:rPr>
          <w:rFonts w:asciiTheme="majorHAnsi" w:hAnsiTheme="majorHAnsi" w:cstheme="majorHAnsi"/>
        </w:rPr>
        <w:t>chlorophyll-a</w:t>
      </w:r>
      <w:r>
        <w:rPr>
          <w:rFonts w:asciiTheme="majorHAnsi" w:hAnsiTheme="majorHAnsi" w:cstheme="majorHAnsi"/>
        </w:rPr>
        <w:t xml:space="preserve"> concentrations while nutrient conditions remain high, but external loading of nutrients is low under this scenario and nutrients can become quickly depleted. </w:t>
      </w:r>
      <w:r w:rsidRPr="00A35477">
        <w:rPr>
          <w:rFonts w:asciiTheme="majorHAnsi" w:hAnsiTheme="majorHAnsi" w:cstheme="majorHAnsi"/>
        </w:rPr>
        <w:t xml:space="preserve">In comparison, high flow conditions may result in less </w:t>
      </w:r>
      <w:r>
        <w:rPr>
          <w:rFonts w:asciiTheme="majorHAnsi" w:hAnsiTheme="majorHAnsi" w:cstheme="majorHAnsi"/>
        </w:rPr>
        <w:t>biotic uptake of nutrients by phytoplankton</w:t>
      </w:r>
      <w:r w:rsidRPr="00A35477">
        <w:rPr>
          <w:rFonts w:asciiTheme="majorHAnsi" w:hAnsiTheme="majorHAnsi" w:cstheme="majorHAnsi"/>
        </w:rPr>
        <w:t xml:space="preserve"> as water is flushed out more rapidly, </w:t>
      </w:r>
      <w:r>
        <w:rPr>
          <w:rFonts w:asciiTheme="majorHAnsi" w:hAnsiTheme="majorHAnsi" w:cstheme="majorHAnsi"/>
        </w:rPr>
        <w:t>but high flow</w:t>
      </w:r>
      <w:r w:rsidRPr="00A35477">
        <w:rPr>
          <w:rFonts w:asciiTheme="majorHAnsi" w:hAnsiTheme="majorHAnsi" w:cstheme="majorHAnsi"/>
        </w:rPr>
        <w:t xml:space="preserve"> also bring</w:t>
      </w:r>
      <w:r>
        <w:rPr>
          <w:rFonts w:asciiTheme="majorHAnsi" w:hAnsiTheme="majorHAnsi" w:cstheme="majorHAnsi"/>
        </w:rPr>
        <w:t>s</w:t>
      </w:r>
      <w:r w:rsidRPr="00A35477">
        <w:rPr>
          <w:rFonts w:asciiTheme="majorHAnsi" w:hAnsiTheme="majorHAnsi" w:cstheme="majorHAnsi"/>
        </w:rPr>
        <w:t xml:space="preserve"> in high levels of external nutrients which are often limiting to phytoplankton</w:t>
      </w:r>
      <w:r>
        <w:rPr>
          <w:rFonts w:asciiTheme="majorHAnsi" w:hAnsiTheme="majorHAnsi" w:cstheme="majorHAnsi"/>
        </w:rPr>
        <w:t xml:space="preserve">. This can </w:t>
      </w:r>
      <w:r w:rsidRPr="00A35477">
        <w:rPr>
          <w:rFonts w:asciiTheme="majorHAnsi" w:hAnsiTheme="majorHAnsi" w:cstheme="majorHAnsi"/>
        </w:rPr>
        <w:t xml:space="preserve">result in high </w:t>
      </w:r>
      <w:r>
        <w:rPr>
          <w:rFonts w:asciiTheme="majorHAnsi" w:hAnsiTheme="majorHAnsi" w:cstheme="majorHAnsi"/>
        </w:rPr>
        <w:t>nitrogen and phosphorus, but low</w:t>
      </w:r>
      <w:r w:rsidRPr="00A35477">
        <w:rPr>
          <w:rFonts w:asciiTheme="majorHAnsi" w:hAnsiTheme="majorHAnsi" w:cstheme="majorHAnsi"/>
        </w:rPr>
        <w:t xml:space="preserve"> </w:t>
      </w:r>
      <w:r w:rsidR="004E037D">
        <w:rPr>
          <w:rFonts w:asciiTheme="majorHAnsi" w:hAnsiTheme="majorHAnsi" w:cstheme="majorHAnsi"/>
        </w:rPr>
        <w:t>chlorophyll-a</w:t>
      </w:r>
      <w:r>
        <w:rPr>
          <w:rFonts w:asciiTheme="majorHAnsi" w:hAnsiTheme="majorHAnsi" w:cstheme="majorHAnsi"/>
        </w:rPr>
        <w:t xml:space="preserve"> concentrations</w:t>
      </w:r>
      <w:r w:rsidRPr="00A35477">
        <w:rPr>
          <w:rFonts w:asciiTheme="majorHAnsi" w:hAnsiTheme="majorHAnsi" w:cstheme="majorHAnsi"/>
        </w:rPr>
        <w:t xml:space="preserve">. </w:t>
      </w:r>
      <w:r w:rsidR="00C07B10">
        <w:rPr>
          <w:rFonts w:asciiTheme="majorHAnsi" w:hAnsiTheme="majorHAnsi" w:cstheme="majorHAnsi"/>
        </w:rPr>
        <w:t xml:space="preserve">Low </w:t>
      </w:r>
      <w:r w:rsidR="004E037D">
        <w:rPr>
          <w:rFonts w:asciiTheme="majorHAnsi" w:hAnsiTheme="majorHAnsi" w:cstheme="majorHAnsi"/>
        </w:rPr>
        <w:t>chlorophyll-a</w:t>
      </w:r>
      <w:r w:rsidR="00C07B10">
        <w:rPr>
          <w:rFonts w:asciiTheme="majorHAnsi" w:hAnsiTheme="majorHAnsi" w:cstheme="majorHAnsi"/>
        </w:rPr>
        <w:t xml:space="preserve"> </w:t>
      </w:r>
      <w:r>
        <w:rPr>
          <w:rFonts w:asciiTheme="majorHAnsi" w:hAnsiTheme="majorHAnsi" w:cstheme="majorHAnsi"/>
        </w:rPr>
        <w:t>concentrations are typical of the deep hole of a reservoir, which</w:t>
      </w:r>
      <w:r w:rsidR="00120075">
        <w:rPr>
          <w:rFonts w:asciiTheme="majorHAnsi" w:hAnsiTheme="majorHAnsi" w:cstheme="majorHAnsi"/>
        </w:rPr>
        <w:t xml:space="preserve"> is</w:t>
      </w:r>
      <w:r>
        <w:rPr>
          <w:rFonts w:asciiTheme="majorHAnsi" w:hAnsiTheme="majorHAnsi" w:cstheme="majorHAnsi"/>
        </w:rPr>
        <w:t xml:space="preserve"> often the only study site in reservoir </w:t>
      </w:r>
      <w:r w:rsidR="00575E47">
        <w:rPr>
          <w:rFonts w:asciiTheme="majorHAnsi" w:hAnsiTheme="majorHAnsi" w:cstheme="majorHAnsi"/>
        </w:rPr>
        <w:t>surveys</w:t>
      </w:r>
      <w:r>
        <w:rPr>
          <w:rFonts w:asciiTheme="majorHAnsi" w:hAnsiTheme="majorHAnsi" w:cstheme="majorHAnsi"/>
        </w:rPr>
        <w:t xml:space="preserve">, and less </w:t>
      </w:r>
      <w:r w:rsidR="00D3581E">
        <w:rPr>
          <w:rFonts w:asciiTheme="majorHAnsi" w:hAnsiTheme="majorHAnsi" w:cstheme="majorHAnsi"/>
        </w:rPr>
        <w:t xml:space="preserve">is </w:t>
      </w:r>
      <w:r>
        <w:rPr>
          <w:rFonts w:asciiTheme="majorHAnsi" w:hAnsiTheme="majorHAnsi" w:cstheme="majorHAnsi"/>
        </w:rPr>
        <w:t xml:space="preserve">known about how these varying hydrologic regimes </w:t>
      </w:r>
      <w:r w:rsidR="00575E47">
        <w:rPr>
          <w:rFonts w:asciiTheme="majorHAnsi" w:hAnsiTheme="majorHAnsi" w:cstheme="majorHAnsi"/>
        </w:rPr>
        <w:t xml:space="preserve">affect </w:t>
      </w:r>
      <w:r>
        <w:rPr>
          <w:rFonts w:asciiTheme="majorHAnsi" w:hAnsiTheme="majorHAnsi" w:cstheme="majorHAnsi"/>
        </w:rPr>
        <w:t xml:space="preserve">nutrient and </w:t>
      </w:r>
      <w:r w:rsidR="004E037D">
        <w:rPr>
          <w:rFonts w:asciiTheme="majorHAnsi" w:hAnsiTheme="majorHAnsi" w:cstheme="majorHAnsi"/>
        </w:rPr>
        <w:t>chlorophyll-a</w:t>
      </w:r>
      <w:r>
        <w:rPr>
          <w:rFonts w:asciiTheme="majorHAnsi" w:hAnsiTheme="majorHAnsi" w:cstheme="majorHAnsi"/>
        </w:rPr>
        <w:t xml:space="preserve"> concentrations along the entire reservoir gradient. </w:t>
      </w:r>
      <w:r w:rsidR="00575E47">
        <w:rPr>
          <w:rFonts w:asciiTheme="majorHAnsi" w:hAnsiTheme="majorHAnsi" w:cstheme="majorHAnsi"/>
        </w:rPr>
        <w:t>O</w:t>
      </w:r>
      <w:r>
        <w:rPr>
          <w:rFonts w:asciiTheme="majorHAnsi" w:hAnsiTheme="majorHAnsi" w:cstheme="majorHAnsi"/>
        </w:rPr>
        <w:t xml:space="preserve">ne study measured a direct decrease in spatial heterogeneity of </w:t>
      </w:r>
      <w:r w:rsidR="00A3130B">
        <w:rPr>
          <w:rFonts w:asciiTheme="majorHAnsi" w:hAnsiTheme="majorHAnsi" w:cstheme="majorHAnsi"/>
        </w:rPr>
        <w:t>phytoplankton</w:t>
      </w:r>
      <w:r>
        <w:rPr>
          <w:rFonts w:asciiTheme="majorHAnsi" w:hAnsiTheme="majorHAnsi" w:cstheme="majorHAnsi"/>
        </w:rPr>
        <w:t xml:space="preserve"> with increases in residence time (Soares et al. 2012), illustrating the need to better understand how nutrient and </w:t>
      </w:r>
      <w:r w:rsidR="004E037D">
        <w:rPr>
          <w:rFonts w:asciiTheme="majorHAnsi" w:hAnsiTheme="majorHAnsi" w:cstheme="majorHAnsi"/>
        </w:rPr>
        <w:t>chlorophyll-a</w:t>
      </w:r>
      <w:r>
        <w:rPr>
          <w:rFonts w:asciiTheme="majorHAnsi" w:hAnsiTheme="majorHAnsi" w:cstheme="majorHAnsi"/>
        </w:rPr>
        <w:t xml:space="preserve"> vary not just at the lacustrine site but along the entire reservoir gradient. </w:t>
      </w:r>
      <w:r w:rsidR="00A3130B">
        <w:rPr>
          <w:rFonts w:asciiTheme="majorHAnsi" w:hAnsiTheme="majorHAnsi" w:cstheme="majorHAnsi"/>
        </w:rPr>
        <w:t xml:space="preserve">Further support for the importance of hydrologic flow in driving phytoplankton at the lacustrine site comes from preliminary results of Chapter 1. The empirical model from my forecasting chapter revealed </w:t>
      </w:r>
      <w:r w:rsidR="00A3130B" w:rsidRPr="00A35477">
        <w:rPr>
          <w:rFonts w:asciiTheme="majorHAnsi" w:hAnsiTheme="majorHAnsi" w:cstheme="majorHAnsi"/>
        </w:rPr>
        <w:t xml:space="preserve">the importance of </w:t>
      </w:r>
      <w:r w:rsidR="00120075">
        <w:rPr>
          <w:rFonts w:asciiTheme="majorHAnsi" w:hAnsiTheme="majorHAnsi" w:cstheme="majorHAnsi"/>
        </w:rPr>
        <w:t>incoming</w:t>
      </w:r>
      <w:r w:rsidR="00A3130B" w:rsidRPr="00A35477">
        <w:rPr>
          <w:rFonts w:asciiTheme="majorHAnsi" w:hAnsiTheme="majorHAnsi" w:cstheme="majorHAnsi"/>
        </w:rPr>
        <w:t xml:space="preserve"> stream discharge</w:t>
      </w:r>
      <w:r w:rsidR="00575E47">
        <w:rPr>
          <w:rFonts w:asciiTheme="majorHAnsi" w:hAnsiTheme="majorHAnsi" w:cstheme="majorHAnsi"/>
        </w:rPr>
        <w:t xml:space="preserve"> and variability</w:t>
      </w:r>
      <w:r w:rsidR="00575E47" w:rsidRPr="00A35477">
        <w:rPr>
          <w:rFonts w:asciiTheme="majorHAnsi" w:hAnsiTheme="majorHAnsi" w:cstheme="majorHAnsi"/>
        </w:rPr>
        <w:t xml:space="preserve"> </w:t>
      </w:r>
      <w:r w:rsidR="00A3130B" w:rsidRPr="00A35477">
        <w:rPr>
          <w:rFonts w:asciiTheme="majorHAnsi" w:hAnsiTheme="majorHAnsi" w:cstheme="majorHAnsi"/>
        </w:rPr>
        <w:t>in hydrologic flow to phytoplankton dynamics at the deepest site of a reservoir</w:t>
      </w:r>
      <w:r w:rsidR="00A3130B">
        <w:rPr>
          <w:rFonts w:asciiTheme="majorHAnsi" w:hAnsiTheme="majorHAnsi" w:cstheme="majorHAnsi"/>
        </w:rPr>
        <w:t xml:space="preserve">. </w:t>
      </w:r>
      <w:r w:rsidR="00120075">
        <w:rPr>
          <w:rFonts w:asciiTheme="majorHAnsi" w:hAnsiTheme="majorHAnsi" w:cstheme="majorHAnsi"/>
        </w:rPr>
        <w:t xml:space="preserve">Gaining </w:t>
      </w:r>
      <w:r w:rsidR="00A3130B">
        <w:rPr>
          <w:rFonts w:asciiTheme="majorHAnsi" w:hAnsiTheme="majorHAnsi" w:cstheme="majorHAnsi"/>
        </w:rPr>
        <w:t>a better understanding of how upstream discharge can influence nutrient dynamics along the reservoir continuum before reaching the lacustrine zone</w:t>
      </w:r>
      <w:r w:rsidR="00120075">
        <w:rPr>
          <w:rFonts w:asciiTheme="majorHAnsi" w:hAnsiTheme="majorHAnsi" w:cstheme="majorHAnsi"/>
        </w:rPr>
        <w:t xml:space="preserve">, may help in identifying ways to better manage </w:t>
      </w:r>
      <w:r w:rsidR="004E037D">
        <w:rPr>
          <w:rFonts w:asciiTheme="majorHAnsi" w:hAnsiTheme="majorHAnsi" w:cstheme="majorHAnsi"/>
        </w:rPr>
        <w:t>chlorophyll-a</w:t>
      </w:r>
      <w:r w:rsidR="00120075">
        <w:rPr>
          <w:rFonts w:asciiTheme="majorHAnsi" w:hAnsiTheme="majorHAnsi" w:cstheme="majorHAnsi"/>
        </w:rPr>
        <w:t xml:space="preserve"> at the deep hole of the reservoir</w:t>
      </w:r>
      <w:r w:rsidR="00A3130B">
        <w:rPr>
          <w:rFonts w:asciiTheme="majorHAnsi" w:hAnsiTheme="majorHAnsi" w:cstheme="majorHAnsi"/>
        </w:rPr>
        <w:t xml:space="preserve">. </w:t>
      </w:r>
    </w:p>
    <w:p w:rsidR="00A35477" w:rsidRPr="00A35477" w:rsidRDefault="00A35477" w:rsidP="00747860">
      <w:pPr>
        <w:rPr>
          <w:rFonts w:asciiTheme="majorHAnsi" w:hAnsiTheme="majorHAnsi" w:cstheme="majorHAnsi"/>
        </w:rPr>
      </w:pPr>
      <w:r w:rsidRPr="00A35477">
        <w:rPr>
          <w:rFonts w:asciiTheme="majorHAnsi" w:hAnsiTheme="majorHAnsi" w:cstheme="majorHAnsi"/>
        </w:rPr>
        <w:t xml:space="preserve">In the face of global change, understanding how </w:t>
      </w:r>
      <w:r w:rsidR="00A71A95">
        <w:rPr>
          <w:rFonts w:asciiTheme="majorHAnsi" w:hAnsiTheme="majorHAnsi" w:cstheme="majorHAnsi"/>
        </w:rPr>
        <w:t xml:space="preserve">water quality varies along the reservoir continuum </w:t>
      </w:r>
      <w:r w:rsidRPr="00A35477">
        <w:rPr>
          <w:rFonts w:asciiTheme="majorHAnsi" w:hAnsiTheme="majorHAnsi" w:cstheme="majorHAnsi"/>
        </w:rPr>
        <w:t xml:space="preserve">is </w:t>
      </w:r>
      <w:r w:rsidR="00E6334E">
        <w:rPr>
          <w:rFonts w:asciiTheme="majorHAnsi" w:hAnsiTheme="majorHAnsi" w:cstheme="majorHAnsi"/>
        </w:rPr>
        <w:t>increasingly important</w:t>
      </w:r>
      <w:r w:rsidRPr="00A35477">
        <w:rPr>
          <w:rFonts w:asciiTheme="majorHAnsi" w:hAnsiTheme="majorHAnsi" w:cstheme="majorHAnsi"/>
        </w:rPr>
        <w:t xml:space="preserve">. </w:t>
      </w:r>
      <w:r w:rsidR="00E6334E">
        <w:rPr>
          <w:rFonts w:asciiTheme="majorHAnsi" w:hAnsiTheme="majorHAnsi" w:cstheme="majorHAnsi"/>
        </w:rPr>
        <w:t xml:space="preserve">Large storms have already increased in frequency and severity and </w:t>
      </w:r>
      <w:r w:rsidR="00B31444">
        <w:rPr>
          <w:rFonts w:asciiTheme="majorHAnsi" w:hAnsiTheme="majorHAnsi" w:cstheme="majorHAnsi"/>
        </w:rPr>
        <w:t xml:space="preserve">are </w:t>
      </w:r>
      <w:r w:rsidR="00E6334E">
        <w:rPr>
          <w:rFonts w:asciiTheme="majorHAnsi" w:hAnsiTheme="majorHAnsi" w:cstheme="majorHAnsi"/>
        </w:rPr>
        <w:t xml:space="preserve">projected to continue </w:t>
      </w:r>
      <w:r w:rsidR="00B31444">
        <w:rPr>
          <w:rFonts w:asciiTheme="majorHAnsi" w:hAnsiTheme="majorHAnsi" w:cstheme="majorHAnsi"/>
        </w:rPr>
        <w:t xml:space="preserve">these patterns </w:t>
      </w:r>
      <w:r w:rsidR="00E6334E">
        <w:rPr>
          <w:rFonts w:asciiTheme="majorHAnsi" w:hAnsiTheme="majorHAnsi" w:cstheme="majorHAnsi"/>
        </w:rPr>
        <w:t>under future climate change</w:t>
      </w:r>
      <w:r w:rsidR="00D70937">
        <w:rPr>
          <w:rFonts w:asciiTheme="majorHAnsi" w:hAnsiTheme="majorHAnsi" w:cstheme="majorHAnsi"/>
        </w:rPr>
        <w:t xml:space="preserve"> </w:t>
      </w:r>
      <w:r w:rsidR="00D70937">
        <w:rPr>
          <w:rFonts w:asciiTheme="majorHAnsi" w:hAnsiTheme="majorHAnsi" w:cstheme="majorHAnsi"/>
        </w:rPr>
        <w:fldChar w:fldCharType="begin"/>
      </w:r>
      <w:r w:rsidR="00D70937">
        <w:rPr>
          <w:rFonts w:asciiTheme="majorHAnsi" w:hAnsiTheme="majorHAnsi" w:cstheme="majorHAnsi"/>
        </w:rPr>
        <w:instrText xml:space="preserve"> ADDIN ZOTERO_ITEM CSL_CITATION {"citationID":"umAozvHx","properties":{"formattedCitation":"(Prein et al., 2017)","plainCitation":"(Prein et al., 2017)","noteIndex":0},"citationItems":[{"id":386,"uris":["http://zotero.org/users/local/H1qgsiu1/items/PNM3CU87"],"uri":["http://zotero.org/users/local/H1qgsiu1/items/PNM3CU87"],"itemData":{"id":386,"type":"article-journal","title":"Increased rainfall volume from future convective storms in the US","container-title":"Nature Climate Change","volume":"7","issue":"December","URL":"http://dx.doi.org/10.1038/s41558-017-0007-7","DOI":"10.1038/s41558-017-0007-7","ISSN":"1758-6798","author":[{"family":"Prein","given":"Andreas F"},{"family":"Liu","given":"Changhai"},{"family":"Ikeda","given":"Kyoko"},{"family":"Trier","given":"Stanley B"},{"family":"Rasmussen","given":"Roy M"},{"family":"Holland","given":"Greg J"},{"family":"Clark","given":"Martyn P"}],"issued":{"date-parts":[["2017"]]}}}],"schema":"https://github.com/citation-style-language/schema/raw/master/csl-citation.json"} </w:instrText>
      </w:r>
      <w:r w:rsidR="00D70937">
        <w:rPr>
          <w:rFonts w:asciiTheme="majorHAnsi" w:hAnsiTheme="majorHAnsi" w:cstheme="majorHAnsi"/>
        </w:rPr>
        <w:fldChar w:fldCharType="separate"/>
      </w:r>
      <w:r w:rsidR="00D70937" w:rsidRPr="00D70937">
        <w:rPr>
          <w:rFonts w:ascii="Calibri Light" w:hAnsi="Calibri Light" w:cs="Calibri Light"/>
        </w:rPr>
        <w:t>(Prein et al., 2017)</w:t>
      </w:r>
      <w:r w:rsidR="00D70937">
        <w:rPr>
          <w:rFonts w:asciiTheme="majorHAnsi" w:hAnsiTheme="majorHAnsi" w:cstheme="majorHAnsi"/>
        </w:rPr>
        <w:fldChar w:fldCharType="end"/>
      </w:r>
      <w:r w:rsidR="00E6334E">
        <w:rPr>
          <w:rFonts w:asciiTheme="majorHAnsi" w:hAnsiTheme="majorHAnsi" w:cstheme="majorHAnsi"/>
        </w:rPr>
        <w:t>. With these storms,</w:t>
      </w:r>
      <w:r w:rsidR="008A3CBE">
        <w:rPr>
          <w:rFonts w:asciiTheme="majorHAnsi" w:hAnsiTheme="majorHAnsi" w:cstheme="majorHAnsi"/>
        </w:rPr>
        <w:t xml:space="preserve"> we are likely to see increases in hydrologic flow</w:t>
      </w:r>
      <w:r w:rsidR="007664F4">
        <w:rPr>
          <w:rFonts w:asciiTheme="majorHAnsi" w:hAnsiTheme="majorHAnsi" w:cstheme="majorHAnsi"/>
        </w:rPr>
        <w:t xml:space="preserve"> which can increase external loading </w:t>
      </w:r>
      <w:r w:rsidR="00D70937">
        <w:rPr>
          <w:rFonts w:asciiTheme="majorHAnsi" w:hAnsiTheme="majorHAnsi" w:cstheme="majorHAnsi"/>
        </w:rPr>
        <w:fldChar w:fldCharType="begin"/>
      </w:r>
      <w:r w:rsidR="00D70937">
        <w:rPr>
          <w:rFonts w:asciiTheme="majorHAnsi" w:hAnsiTheme="majorHAnsi" w:cstheme="majorHAnsi"/>
        </w:rPr>
        <w:instrText xml:space="preserve"> ADDIN ZOTERO_ITEM CSL_CITATION {"citationID":"KDxyLakJ","properties":{"formattedCitation":"(Jeppesen et al., 2011)","plainCitation":"(Jeppesen et al., 2011)","noteIndex":0},"citationItems":[{"id":397,"uris":["http://zotero.org/users/local/H1qgsiu1/items/UNPGXXJY"],"uri":["http://zotero.org/users/local/H1qgsiu1/items/UNPGXXJY"],"itemData":{"id":397,"type":"article-journal","title":"Climate change effects on nitrogen loading from cultivated catchments in Europe : implications for nitrogen retention , ecological state of lakes and adaptation","page":"1–21","DOI":"10.1007/s10750-010-0547-6","author":[{"family":"Jeppesen","given":"Erik"},{"family":"Kronvang","given":"Brian"},{"family":"Olesen","given":"Jørgen E"},{"family":"Audet","given":"Joachim"}],"issued":{"date-parts":[["2011"]]}}}],"schema":"https://github.com/citation-style-language/schema/raw/master/csl-citation.json"} </w:instrText>
      </w:r>
      <w:r w:rsidR="00D70937">
        <w:rPr>
          <w:rFonts w:asciiTheme="majorHAnsi" w:hAnsiTheme="majorHAnsi" w:cstheme="majorHAnsi"/>
        </w:rPr>
        <w:fldChar w:fldCharType="separate"/>
      </w:r>
      <w:r w:rsidR="00D70937" w:rsidRPr="00D70937">
        <w:rPr>
          <w:rFonts w:ascii="Calibri Light" w:hAnsi="Calibri Light" w:cs="Calibri Light"/>
        </w:rPr>
        <w:t>(Jeppesen et al., 2011)</w:t>
      </w:r>
      <w:r w:rsidR="00D70937">
        <w:rPr>
          <w:rFonts w:asciiTheme="majorHAnsi" w:hAnsiTheme="majorHAnsi" w:cstheme="majorHAnsi"/>
        </w:rPr>
        <w:fldChar w:fldCharType="end"/>
      </w:r>
      <w:r w:rsidR="00D70937">
        <w:rPr>
          <w:rFonts w:asciiTheme="majorHAnsi" w:hAnsiTheme="majorHAnsi" w:cstheme="majorHAnsi"/>
        </w:rPr>
        <w:t xml:space="preserve"> </w:t>
      </w:r>
      <w:r w:rsidR="008A3CBE">
        <w:rPr>
          <w:rFonts w:asciiTheme="majorHAnsi" w:hAnsiTheme="majorHAnsi" w:cstheme="majorHAnsi"/>
        </w:rPr>
        <w:t xml:space="preserve">and </w:t>
      </w:r>
      <w:r w:rsidR="00BD41D5">
        <w:rPr>
          <w:rFonts w:asciiTheme="majorHAnsi" w:hAnsiTheme="majorHAnsi" w:cstheme="majorHAnsi"/>
        </w:rPr>
        <w:t xml:space="preserve">changes to </w:t>
      </w:r>
      <w:r w:rsidR="008A3CBE">
        <w:rPr>
          <w:rFonts w:asciiTheme="majorHAnsi" w:hAnsiTheme="majorHAnsi" w:cstheme="majorHAnsi"/>
        </w:rPr>
        <w:t>mixing regimes within reservoirs</w:t>
      </w:r>
      <w:r w:rsidR="00E6334E">
        <w:rPr>
          <w:rFonts w:asciiTheme="majorHAnsi" w:hAnsiTheme="majorHAnsi" w:cstheme="majorHAnsi"/>
        </w:rPr>
        <w:t xml:space="preserve"> </w:t>
      </w:r>
      <w:r w:rsidR="00C51404">
        <w:rPr>
          <w:rFonts w:asciiTheme="majorHAnsi" w:hAnsiTheme="majorHAnsi" w:cstheme="majorHAnsi"/>
        </w:rPr>
        <w:t>which can alter internal loadin</w:t>
      </w:r>
      <w:r w:rsidR="00D60DCF">
        <w:rPr>
          <w:rFonts w:asciiTheme="majorHAnsi" w:hAnsiTheme="majorHAnsi" w:cstheme="majorHAnsi"/>
        </w:rPr>
        <w:t xml:space="preserve">g </w:t>
      </w:r>
      <w:r w:rsidR="00D60DCF">
        <w:rPr>
          <w:rFonts w:asciiTheme="majorHAnsi" w:hAnsiTheme="majorHAnsi" w:cstheme="majorHAnsi"/>
        </w:rPr>
        <w:fldChar w:fldCharType="begin"/>
      </w:r>
      <w:r w:rsidR="00D60DCF">
        <w:rPr>
          <w:rFonts w:asciiTheme="majorHAnsi" w:hAnsiTheme="majorHAnsi" w:cstheme="majorHAnsi"/>
        </w:rPr>
        <w:instrText xml:space="preserve"> ADDIN ZOTERO_ITEM CSL_CITATION {"citationID":"9ysiDqpN","properties":{"formattedCitation":"(Butcher et al., 2015)","plainCitation":"(Butcher et al., 2015)","noteIndex":0},"citationItems":[{"id":420,"uris":["http://zotero.org/users/local/H1qgsiu1/items/SK3E62ZY"],"uri":["http://zotero.org/users/local/H1qgsiu1/items/SK3E62ZY"],"itemData":{"id":420,"type":"article-journal","title":"Sensitivity of lake thermal and mixing dynamics to climate change","container-title":"Climatic Change","page":"295-305","volume":"129","issue":"1","source":"Springer Link","abstract":"Warming-induced changes in lake thermal and mixing regimes present risks to water quality and ecosystem services provided by U.S. lakes and reservoirs. Modulation of responses by different physical and hydroclimatic settings are not well understood. We explore the potential effects of climate change on 27 lake “archetypes” representative of a range of lakes and reservoirs occurring throughout the U.S. Archetypes are based on different combinations of depth, surface area, and water clarity. LISSS, a one-dimensional dynamic thermal simulation model, is applied to assess lake response to multiple mid-21st century change scenarios applied to nine baseline climate series from different hydroclimatic regions of the U.S. Results show surface water temperature increases of about 77 % of increase in average air temperature change. Bottom temperature changes are less (around 30 %) for deep lakes and in regions that maintain mid-winter air temperatures below freezing. Significant decreases in length of ice cover are projected, and the extent and strength of stratification will increase throughout the U.S., with systematic differences associated with depth, surface area, and clarity. These projected responses suggest a range of future challenges that lake managers are likely to face. Changes in thermal and mixing dynamics suggest increased risk of summer hypoxic conditions and cyanobacterial blooms. Increased water temperatures above the summer thermocline could be a problem for cold water fisheries management in many lakes. Climate-induced changes in water balance and mass inputs of nutrients may further exacerbate the vulnerability of lakes to climate change.","DOI":"10.1007/s10584-015-1326-1","ISSN":"1573-1480","journalAbbreviation":"Climatic Change","language":"en","author":[{"family":"Butcher","given":"Jonathan B."},{"family":"Nover","given":"Daniel"},{"family":"Johnson","given":"Thomas E."},{"family":"Clark","given":"Christopher M."}],"issued":{"date-parts":[["2015",3,1]]}}}],"schema":"https://github.com/citation-style-language/schema/raw/master/csl-citation.json"} </w:instrText>
      </w:r>
      <w:r w:rsidR="00D60DCF">
        <w:rPr>
          <w:rFonts w:asciiTheme="majorHAnsi" w:hAnsiTheme="majorHAnsi" w:cstheme="majorHAnsi"/>
        </w:rPr>
        <w:fldChar w:fldCharType="separate"/>
      </w:r>
      <w:r w:rsidR="00D60DCF" w:rsidRPr="00D60DCF">
        <w:rPr>
          <w:rFonts w:ascii="Calibri Light" w:hAnsi="Calibri Light" w:cs="Calibri Light"/>
        </w:rPr>
        <w:t>(Butcher et al., 2015</w:t>
      </w:r>
      <w:r w:rsidR="00D60DCF">
        <w:rPr>
          <w:rFonts w:ascii="Calibri Light" w:hAnsi="Calibri Light" w:cs="Calibri Light"/>
        </w:rPr>
        <w:t>; Kirillin, 2010</w:t>
      </w:r>
      <w:r w:rsidR="00D60DCF" w:rsidRPr="00D60DCF">
        <w:rPr>
          <w:rFonts w:ascii="Calibri Light" w:hAnsi="Calibri Light" w:cs="Calibri Light"/>
        </w:rPr>
        <w:t>)</w:t>
      </w:r>
      <w:r w:rsidR="00D60DCF">
        <w:rPr>
          <w:rFonts w:asciiTheme="majorHAnsi" w:hAnsiTheme="majorHAnsi" w:cstheme="majorHAnsi"/>
        </w:rPr>
        <w:fldChar w:fldCharType="end"/>
      </w:r>
      <w:r w:rsidR="00D60DCF">
        <w:rPr>
          <w:rFonts w:asciiTheme="majorHAnsi" w:hAnsiTheme="majorHAnsi" w:cstheme="majorHAnsi"/>
        </w:rPr>
        <w:t xml:space="preserve">. </w:t>
      </w:r>
      <w:r w:rsidR="00C51404">
        <w:rPr>
          <w:rFonts w:asciiTheme="majorHAnsi" w:hAnsiTheme="majorHAnsi" w:cstheme="majorHAnsi"/>
        </w:rPr>
        <w:t>B</w:t>
      </w:r>
      <w:r w:rsidR="008A3CBE">
        <w:rPr>
          <w:rFonts w:asciiTheme="majorHAnsi" w:hAnsiTheme="majorHAnsi" w:cstheme="majorHAnsi"/>
        </w:rPr>
        <w:t xml:space="preserve">oth of </w:t>
      </w:r>
      <w:r w:rsidR="00C51404">
        <w:rPr>
          <w:rFonts w:asciiTheme="majorHAnsi" w:hAnsiTheme="majorHAnsi" w:cstheme="majorHAnsi"/>
        </w:rPr>
        <w:t xml:space="preserve">these </w:t>
      </w:r>
      <w:r w:rsidR="007664F4">
        <w:rPr>
          <w:rFonts w:asciiTheme="majorHAnsi" w:hAnsiTheme="majorHAnsi" w:cstheme="majorHAnsi"/>
        </w:rPr>
        <w:t>climate drivers</w:t>
      </w:r>
      <w:r w:rsidR="00C51404">
        <w:rPr>
          <w:rFonts w:asciiTheme="majorHAnsi" w:hAnsiTheme="majorHAnsi" w:cstheme="majorHAnsi"/>
        </w:rPr>
        <w:t xml:space="preserve"> </w:t>
      </w:r>
      <w:r w:rsidR="00E6334E">
        <w:rPr>
          <w:rFonts w:asciiTheme="majorHAnsi" w:hAnsiTheme="majorHAnsi" w:cstheme="majorHAnsi"/>
        </w:rPr>
        <w:t>may</w:t>
      </w:r>
      <w:r w:rsidR="008A3CBE">
        <w:rPr>
          <w:rFonts w:asciiTheme="majorHAnsi" w:hAnsiTheme="majorHAnsi" w:cstheme="majorHAnsi"/>
        </w:rPr>
        <w:t xml:space="preserve"> impact the heterogeneity of nutrients and </w:t>
      </w:r>
      <w:r w:rsidR="004E037D">
        <w:rPr>
          <w:rFonts w:asciiTheme="majorHAnsi" w:hAnsiTheme="majorHAnsi" w:cstheme="majorHAnsi"/>
        </w:rPr>
        <w:t>chlorophyll-a</w:t>
      </w:r>
      <w:r w:rsidR="008A3CBE">
        <w:rPr>
          <w:rFonts w:asciiTheme="majorHAnsi" w:hAnsiTheme="majorHAnsi" w:cstheme="majorHAnsi"/>
        </w:rPr>
        <w:t xml:space="preserve"> along a reservoir continuum. </w:t>
      </w:r>
      <w:r w:rsidR="00967775">
        <w:rPr>
          <w:rFonts w:asciiTheme="majorHAnsi" w:hAnsiTheme="majorHAnsi" w:cstheme="majorHAnsi"/>
        </w:rPr>
        <w:t xml:space="preserve">This increased heterogeneity due to global change highlights the need to improve our understanding of how reservoir ecosystems function. Moreover, </w:t>
      </w:r>
      <w:r w:rsidR="00D66184">
        <w:rPr>
          <w:rFonts w:asciiTheme="majorHAnsi" w:hAnsiTheme="majorHAnsi" w:cstheme="majorHAnsi"/>
        </w:rPr>
        <w:t>i</w:t>
      </w:r>
      <w:r w:rsidRPr="00A35477">
        <w:rPr>
          <w:rFonts w:asciiTheme="majorHAnsi" w:hAnsiTheme="majorHAnsi" w:cstheme="majorHAnsi"/>
        </w:rPr>
        <w:t xml:space="preserve">dentifying </w:t>
      </w:r>
      <w:r>
        <w:rPr>
          <w:rFonts w:asciiTheme="majorHAnsi" w:hAnsiTheme="majorHAnsi" w:cstheme="majorHAnsi"/>
        </w:rPr>
        <w:t>areas within a reservoir where</w:t>
      </w:r>
      <w:r w:rsidRPr="00A35477">
        <w:rPr>
          <w:rFonts w:asciiTheme="majorHAnsi" w:hAnsiTheme="majorHAnsi" w:cstheme="majorHAnsi"/>
        </w:rPr>
        <w:t xml:space="preserve"> chemical or biological </w:t>
      </w:r>
      <w:r>
        <w:rPr>
          <w:rFonts w:asciiTheme="majorHAnsi" w:hAnsiTheme="majorHAnsi" w:cstheme="majorHAnsi"/>
        </w:rPr>
        <w:t>concentrations are disproportionately high</w:t>
      </w:r>
      <w:r w:rsidRPr="00A35477">
        <w:rPr>
          <w:rFonts w:asciiTheme="majorHAnsi" w:hAnsiTheme="majorHAnsi" w:cstheme="majorHAnsi"/>
        </w:rPr>
        <w:t xml:space="preserve"> can help prioritize management efforts to areas within freshwater systems that are more vulnerable to eutrophication or changes in trophic status</w:t>
      </w:r>
      <w:r w:rsidR="00A71A95">
        <w:rPr>
          <w:rFonts w:asciiTheme="majorHAnsi" w:hAnsiTheme="majorHAnsi" w:cstheme="majorHAnsi"/>
        </w:rPr>
        <w:t xml:space="preserve">. </w:t>
      </w:r>
    </w:p>
    <w:p w:rsidR="009963CB" w:rsidRPr="00A35477" w:rsidRDefault="009963CB" w:rsidP="009963CB">
      <w:pPr>
        <w:rPr>
          <w:rFonts w:asciiTheme="majorHAnsi" w:hAnsiTheme="majorHAnsi" w:cstheme="majorHAnsi"/>
          <w:b/>
          <w:u w:val="single"/>
        </w:rPr>
      </w:pPr>
      <w:r w:rsidRPr="00A35477">
        <w:rPr>
          <w:rFonts w:asciiTheme="majorHAnsi" w:hAnsiTheme="majorHAnsi" w:cstheme="majorHAnsi"/>
          <w:b/>
          <w:u w:val="single"/>
        </w:rPr>
        <w:t>Proposed Work</w:t>
      </w:r>
    </w:p>
    <w:p w:rsidR="009963CB" w:rsidRPr="00A35477" w:rsidRDefault="009963CB" w:rsidP="009963CB">
      <w:pPr>
        <w:rPr>
          <w:rFonts w:asciiTheme="majorHAnsi" w:hAnsiTheme="majorHAnsi" w:cstheme="majorHAnsi"/>
        </w:rPr>
      </w:pPr>
      <w:r w:rsidRPr="00A35477">
        <w:rPr>
          <w:rFonts w:asciiTheme="majorHAnsi" w:hAnsiTheme="majorHAnsi" w:cstheme="majorHAnsi"/>
        </w:rPr>
        <w:t xml:space="preserve">My second chapter will focus on the longitudinal spatial heterogeneity of nitrogen, phosphorus, and chlorophyll-a in Beaverdam Reservoir (BVR) and Falling Creek Reservoir (FCR) and the influence of </w:t>
      </w:r>
      <w:r w:rsidR="00872C3F">
        <w:rPr>
          <w:rFonts w:asciiTheme="majorHAnsi" w:hAnsiTheme="majorHAnsi" w:cstheme="majorHAnsi"/>
        </w:rPr>
        <w:t>hydrologic flow</w:t>
      </w:r>
      <w:r w:rsidRPr="00A35477">
        <w:rPr>
          <w:rFonts w:asciiTheme="majorHAnsi" w:hAnsiTheme="majorHAnsi" w:cstheme="majorHAnsi"/>
        </w:rPr>
        <w:t xml:space="preserve"> on this heterogeneity.</w:t>
      </w:r>
      <w:r w:rsidR="00B31444">
        <w:rPr>
          <w:rFonts w:asciiTheme="majorHAnsi" w:hAnsiTheme="majorHAnsi" w:cstheme="majorHAnsi"/>
        </w:rPr>
        <w:t xml:space="preserve"> Our study system also offers the opportunity to examine this question across a double reservoir continuum, as outflows from BVR feed the main inflow to FCR, and assess the effect of reservoir chain number on relative concentrations of nitrogen, phosphorus, and chlorophyll-a which has been shown to be important in many lake ecosystems </w:t>
      </w:r>
      <w:r w:rsidR="00B31444">
        <w:rPr>
          <w:rFonts w:asciiTheme="majorHAnsi" w:hAnsiTheme="majorHAnsi" w:cstheme="majorHAnsi"/>
        </w:rPr>
        <w:fldChar w:fldCharType="begin"/>
      </w:r>
      <w:r w:rsidR="00B31444">
        <w:rPr>
          <w:rFonts w:asciiTheme="majorHAnsi" w:hAnsiTheme="majorHAnsi" w:cstheme="majorHAnsi"/>
        </w:rPr>
        <w:instrText xml:space="preserve"> ADDIN ZOTERO_ITEM CSL_CITATION {"citationID":"KEkZ4oSP","properties":{"formattedCitation":"(Sadro et al., 2012; Soranno et al., 1999; Stachelek and Soranno, 2019)","plainCitation":"(Sadro et al., 2012; Soranno et al., 1999; Stachelek and Soranno, 2019)","noteIndex":0},"citationItems":[{"id":144,"uris":["http://zotero.org/users/local/H1qgsiu1/items/XKUBZX79"],"uri":["http://zotero.org/users/local/H1qgsiu1/items/XKUBZX79"],"itemData":{"id":144,"type":"article-journal","title":"The Influence of Landscape Position and Catchment Characteristics on Aquatic Biogeochemistry in High-Elevation Lake-Chains","page":"363–386","issue":"December 2011","DOI":"10.1007/s10021-011-9515-x","author":[{"family":"Sadro","given":"Steven"},{"family":"Nelson","given":"Craig E"},{"family":"Melack","given":"John M"}],"issued":{"date-parts":[["2012"]]}}},{"id":332,"uris":["http://zotero.org/users/local/H1qgsiu1/items/QKZ45ZL9"],"uri":["http://zotero.org/users/local/H1qgsiu1/items/QKZ45ZL9"],"itemData":{"id":332,"type":"article-journal","title":"Spatial Variation among Lakes within Landscapes : Ecological Organization along Lake Chains","page":"395–410","author":[{"family":"Soranno","given":"Patricia A"},{"family":"Webster","given":"Katherine E"},{"family":"Riera","given":"Joan L"},{"family":"Kratz","given":"Timothy K"},{"family":"Baron","given":"Jill S"},{"family":"Bukaveckas","given":"Paul A"},{"family":"Kling","given":"George W"},{"family":"White","given":"David S"},{"family":"Caine","given":"Nel"},{"family":"Lathrop","given":"Richard C"},{"family":"Leavitt","given":"Peter R"}],"issued":{"date-parts":[["1999"]]}}},{"id":155,"uris":["http://zotero.org/users/local/H1qgsiu1/items/SFFPDUYS"],"uri":["http://zotero.org/users/local/H1qgsiu1/items/SFFPDUYS"],"itemData":{"id":155,"type":"article-journal","title":"Does freshwater connectivity in fl uence phosphorus retention in lakes ?","page":"1–14","DOI":"10.1002/lno.11137","author":[{"family":"Stachelek","given":"Joseph"},{"family":"Soranno","given":"Patricia A"}],"issued":{"date-parts":[["2019"]]}}}],"schema":"https://github.com/citation-style-language/schema/raw/master/csl-citation.json"} </w:instrText>
      </w:r>
      <w:r w:rsidR="00B31444">
        <w:rPr>
          <w:rFonts w:asciiTheme="majorHAnsi" w:hAnsiTheme="majorHAnsi" w:cstheme="majorHAnsi"/>
        </w:rPr>
        <w:fldChar w:fldCharType="separate"/>
      </w:r>
      <w:r w:rsidR="00B31444" w:rsidRPr="00B31444">
        <w:rPr>
          <w:rFonts w:ascii="Calibri Light" w:hAnsi="Calibri Light" w:cs="Calibri Light"/>
        </w:rPr>
        <w:t>(Sadro et al., 2012; Soranno et al., 1999; Stachelek and Soranno, 2019)</w:t>
      </w:r>
      <w:r w:rsidR="00B31444">
        <w:rPr>
          <w:rFonts w:asciiTheme="majorHAnsi" w:hAnsiTheme="majorHAnsi" w:cstheme="majorHAnsi"/>
        </w:rPr>
        <w:fldChar w:fldCharType="end"/>
      </w:r>
      <w:r w:rsidR="00B31444">
        <w:rPr>
          <w:rFonts w:asciiTheme="majorHAnsi" w:hAnsiTheme="majorHAnsi" w:cstheme="majorHAnsi"/>
        </w:rPr>
        <w:t xml:space="preserve">. </w:t>
      </w:r>
      <w:r w:rsidRPr="00A35477">
        <w:rPr>
          <w:rFonts w:asciiTheme="majorHAnsi" w:hAnsiTheme="majorHAnsi" w:cstheme="majorHAnsi"/>
        </w:rPr>
        <w:t xml:space="preserve">This research will inform our understanding of how </w:t>
      </w:r>
      <w:r w:rsidR="00872C3F">
        <w:rPr>
          <w:rFonts w:asciiTheme="majorHAnsi" w:hAnsiTheme="majorHAnsi" w:cstheme="majorHAnsi"/>
        </w:rPr>
        <w:t>reservoirs</w:t>
      </w:r>
      <w:r w:rsidRPr="00A35477">
        <w:rPr>
          <w:rFonts w:asciiTheme="majorHAnsi" w:hAnsiTheme="majorHAnsi" w:cstheme="majorHAnsi"/>
        </w:rPr>
        <w:t xml:space="preserve"> will respond </w:t>
      </w:r>
      <w:r w:rsidR="00872C3F">
        <w:rPr>
          <w:rFonts w:asciiTheme="majorHAnsi" w:hAnsiTheme="majorHAnsi" w:cstheme="majorHAnsi"/>
        </w:rPr>
        <w:t>to</w:t>
      </w:r>
      <w:r w:rsidRPr="00A35477">
        <w:rPr>
          <w:rFonts w:asciiTheme="majorHAnsi" w:hAnsiTheme="majorHAnsi" w:cstheme="majorHAnsi"/>
        </w:rPr>
        <w:t xml:space="preserve"> global climate change, which is expected to include more variability in </w:t>
      </w:r>
      <w:r w:rsidR="00872C3F">
        <w:rPr>
          <w:rFonts w:asciiTheme="majorHAnsi" w:hAnsiTheme="majorHAnsi" w:cstheme="majorHAnsi"/>
        </w:rPr>
        <w:t>hydrologic flow and resultant residence times</w:t>
      </w:r>
      <w:r w:rsidRPr="00A35477">
        <w:rPr>
          <w:rFonts w:asciiTheme="majorHAnsi" w:hAnsiTheme="majorHAnsi" w:cstheme="majorHAnsi"/>
        </w:rPr>
        <w:t xml:space="preserve"> as a result of changing precipitation patterns. </w:t>
      </w:r>
    </w:p>
    <w:p w:rsidR="009963CB" w:rsidRPr="00A35477" w:rsidRDefault="009963CB" w:rsidP="009963CB">
      <w:pPr>
        <w:rPr>
          <w:rFonts w:asciiTheme="majorHAnsi" w:hAnsiTheme="majorHAnsi" w:cstheme="majorHAnsi"/>
          <w:i/>
        </w:rPr>
      </w:pPr>
      <w:r w:rsidRPr="00A35477">
        <w:rPr>
          <w:rFonts w:asciiTheme="majorHAnsi" w:hAnsiTheme="majorHAnsi" w:cstheme="majorHAnsi"/>
          <w:b/>
          <w:i/>
        </w:rPr>
        <w:t>Question 1</w:t>
      </w:r>
      <w:r w:rsidRPr="00A35477">
        <w:rPr>
          <w:rFonts w:asciiTheme="majorHAnsi" w:hAnsiTheme="majorHAnsi" w:cstheme="majorHAnsi"/>
          <w:i/>
        </w:rPr>
        <w:t>: What is the longitudinal heterogeneity of nitrogen, phosphorus, and chlorophyll-a along a double reservoir continuum?</w:t>
      </w:r>
    </w:p>
    <w:p w:rsidR="00400E63" w:rsidRPr="00A35477" w:rsidRDefault="009963CB" w:rsidP="00400E63">
      <w:pPr>
        <w:rPr>
          <w:rFonts w:asciiTheme="majorHAnsi" w:hAnsiTheme="majorHAnsi" w:cstheme="majorHAnsi"/>
          <w:i/>
        </w:rPr>
      </w:pPr>
      <w:r w:rsidRPr="00A35477">
        <w:rPr>
          <w:rFonts w:asciiTheme="majorHAnsi" w:hAnsiTheme="majorHAnsi" w:cstheme="majorHAnsi"/>
          <w:b/>
        </w:rPr>
        <w:t>Hypothesis 1</w:t>
      </w:r>
      <w:r w:rsidRPr="00A35477">
        <w:rPr>
          <w:rFonts w:asciiTheme="majorHAnsi" w:hAnsiTheme="majorHAnsi" w:cstheme="majorHAnsi"/>
        </w:rPr>
        <w:t xml:space="preserve">:  I hypothesize that there will be </w:t>
      </w:r>
      <w:r w:rsidR="0044602F">
        <w:rPr>
          <w:rFonts w:asciiTheme="majorHAnsi" w:hAnsiTheme="majorHAnsi" w:cstheme="majorHAnsi"/>
        </w:rPr>
        <w:t xml:space="preserve">substantial </w:t>
      </w:r>
      <w:r w:rsidRPr="00A35477">
        <w:rPr>
          <w:rFonts w:asciiTheme="majorHAnsi" w:hAnsiTheme="majorHAnsi" w:cstheme="majorHAnsi"/>
        </w:rPr>
        <w:t xml:space="preserve">spatial heterogeneity in nitrogen, phosphorus, and chlorophyll-a within both BVR and FCR along a reservoir gradient of riverine to transitional to lacustrine (Figure </w:t>
      </w:r>
      <w:r w:rsidR="002C487C" w:rsidRPr="00A35477">
        <w:rPr>
          <w:rFonts w:asciiTheme="majorHAnsi" w:hAnsiTheme="majorHAnsi" w:cstheme="majorHAnsi"/>
        </w:rPr>
        <w:t>3</w:t>
      </w:r>
      <w:r w:rsidRPr="00A35477">
        <w:rPr>
          <w:rFonts w:asciiTheme="majorHAnsi" w:hAnsiTheme="majorHAnsi" w:cstheme="majorHAnsi"/>
        </w:rPr>
        <w:t xml:space="preserve">). </w:t>
      </w:r>
      <w:r w:rsidR="00655176">
        <w:rPr>
          <w:rFonts w:asciiTheme="majorHAnsi" w:hAnsiTheme="majorHAnsi" w:cstheme="majorHAnsi"/>
        </w:rPr>
        <w:t>I expect nitrate</w:t>
      </w:r>
      <w:r w:rsidR="00B85355">
        <w:rPr>
          <w:rFonts w:asciiTheme="majorHAnsi" w:hAnsiTheme="majorHAnsi" w:cstheme="majorHAnsi"/>
        </w:rPr>
        <w:t xml:space="preserve"> (NO</w:t>
      </w:r>
      <w:r w:rsidR="00B85355" w:rsidRPr="00B85355">
        <w:rPr>
          <w:rFonts w:asciiTheme="majorHAnsi" w:hAnsiTheme="majorHAnsi" w:cstheme="majorHAnsi"/>
          <w:vertAlign w:val="subscript"/>
        </w:rPr>
        <w:t>3</w:t>
      </w:r>
      <w:r w:rsidR="00B85355">
        <w:rPr>
          <w:rFonts w:asciiTheme="majorHAnsi" w:hAnsiTheme="majorHAnsi" w:cstheme="majorHAnsi"/>
        </w:rPr>
        <w:t>)</w:t>
      </w:r>
      <w:r w:rsidR="00655176">
        <w:rPr>
          <w:rFonts w:asciiTheme="majorHAnsi" w:hAnsiTheme="majorHAnsi" w:cstheme="majorHAnsi"/>
        </w:rPr>
        <w:t xml:space="preserve"> to follow the traditional view of nutrient decrease along the reservoir gradient due to both sedimentation and biotic uptake (Thornton 1990). In contrast, I expect to find a different pattern with soluble reactive phosphorus (SRP) and NH</w:t>
      </w:r>
      <w:r w:rsidR="00655176" w:rsidRPr="0084713B">
        <w:rPr>
          <w:rFonts w:asciiTheme="majorHAnsi" w:hAnsiTheme="majorHAnsi" w:cstheme="majorHAnsi"/>
          <w:vertAlign w:val="subscript"/>
        </w:rPr>
        <w:t>4</w:t>
      </w:r>
      <w:r w:rsidR="00655176">
        <w:rPr>
          <w:rFonts w:asciiTheme="majorHAnsi" w:hAnsiTheme="majorHAnsi" w:cstheme="majorHAnsi"/>
        </w:rPr>
        <w:t xml:space="preserve">, due to the importance of internal loading in our </w:t>
      </w:r>
      <w:r w:rsidRPr="00A35477">
        <w:rPr>
          <w:rFonts w:asciiTheme="majorHAnsi" w:hAnsiTheme="majorHAnsi" w:cstheme="majorHAnsi"/>
        </w:rPr>
        <w:t>shallow, eutrophic reservoirs which experience substantial</w:t>
      </w:r>
      <w:r w:rsidR="00FC4402" w:rsidRPr="00A35477">
        <w:rPr>
          <w:rFonts w:asciiTheme="majorHAnsi" w:hAnsiTheme="majorHAnsi" w:cstheme="majorHAnsi"/>
        </w:rPr>
        <w:t xml:space="preserve"> anoxi</w:t>
      </w:r>
      <w:r w:rsidR="00655176">
        <w:rPr>
          <w:rFonts w:asciiTheme="majorHAnsi" w:hAnsiTheme="majorHAnsi" w:cstheme="majorHAnsi"/>
        </w:rPr>
        <w:t>a during the summer stratified period</w:t>
      </w:r>
      <w:r w:rsidR="00FC4402" w:rsidRPr="00A35477">
        <w:rPr>
          <w:rFonts w:asciiTheme="majorHAnsi" w:hAnsiTheme="majorHAnsi" w:cstheme="majorHAnsi"/>
        </w:rPr>
        <w:t xml:space="preserve"> </w:t>
      </w:r>
      <w:r w:rsidRPr="00A35477">
        <w:rPr>
          <w:rFonts w:asciiTheme="majorHAnsi" w:hAnsiTheme="majorHAnsi" w:cstheme="majorHAnsi"/>
        </w:rPr>
        <w:t>(Gerling et al. 2016).</w:t>
      </w:r>
      <w:r w:rsidR="00655176">
        <w:rPr>
          <w:rFonts w:asciiTheme="majorHAnsi" w:hAnsiTheme="majorHAnsi" w:cstheme="majorHAnsi"/>
        </w:rPr>
        <w:t xml:space="preserve"> I expect that both SRP and NH</w:t>
      </w:r>
      <w:r w:rsidR="00655176" w:rsidRPr="0084713B">
        <w:rPr>
          <w:rFonts w:asciiTheme="majorHAnsi" w:hAnsiTheme="majorHAnsi" w:cstheme="majorHAnsi"/>
          <w:vertAlign w:val="subscript"/>
        </w:rPr>
        <w:t>4</w:t>
      </w:r>
      <w:r w:rsidR="00655176">
        <w:rPr>
          <w:rFonts w:asciiTheme="majorHAnsi" w:hAnsiTheme="majorHAnsi" w:cstheme="majorHAnsi"/>
        </w:rPr>
        <w:t xml:space="preserve"> will enter the riverine zone at relatively high concentrations from stream inputs, decrease within the transitional zone due to sedimentation, and increase in the lacustrine zone as a result of internal loading under anoxic conditions</w:t>
      </w:r>
      <w:r w:rsidR="001A2CCF" w:rsidRPr="00A35477">
        <w:rPr>
          <w:rFonts w:asciiTheme="majorHAnsi" w:hAnsiTheme="majorHAnsi" w:cstheme="majorHAnsi"/>
        </w:rPr>
        <w:t>.</w:t>
      </w:r>
      <w:r w:rsidR="00113D29">
        <w:rPr>
          <w:rFonts w:asciiTheme="majorHAnsi" w:hAnsiTheme="majorHAnsi" w:cstheme="majorHAnsi"/>
        </w:rPr>
        <w:t xml:space="preserve"> </w:t>
      </w:r>
      <w:r w:rsidR="001A2CCF" w:rsidRPr="00A35477">
        <w:rPr>
          <w:rFonts w:asciiTheme="majorHAnsi" w:hAnsiTheme="majorHAnsi" w:cstheme="majorHAnsi"/>
        </w:rPr>
        <w:t xml:space="preserve">Lastly, </w:t>
      </w:r>
      <w:r w:rsidR="00655176">
        <w:rPr>
          <w:rFonts w:asciiTheme="majorHAnsi" w:hAnsiTheme="majorHAnsi" w:cstheme="majorHAnsi"/>
        </w:rPr>
        <w:t xml:space="preserve">I expect to find low </w:t>
      </w:r>
      <w:r w:rsidR="004E037D">
        <w:rPr>
          <w:rFonts w:asciiTheme="majorHAnsi" w:hAnsiTheme="majorHAnsi" w:cstheme="majorHAnsi"/>
        </w:rPr>
        <w:t>chlorophyll-a</w:t>
      </w:r>
      <w:r w:rsidR="00655176">
        <w:rPr>
          <w:rFonts w:asciiTheme="majorHAnsi" w:hAnsiTheme="majorHAnsi" w:cstheme="majorHAnsi"/>
        </w:rPr>
        <w:t xml:space="preserve"> concentrations</w:t>
      </w:r>
      <w:r w:rsidR="001A2CCF" w:rsidRPr="00A35477">
        <w:rPr>
          <w:rFonts w:asciiTheme="majorHAnsi" w:hAnsiTheme="majorHAnsi" w:cstheme="majorHAnsi"/>
        </w:rPr>
        <w:t xml:space="preserve"> in the riverine zone due to high flow and low nutrient conditions from stream inputs</w:t>
      </w:r>
      <w:r w:rsidR="00B31444">
        <w:rPr>
          <w:rFonts w:asciiTheme="majorHAnsi" w:hAnsiTheme="majorHAnsi" w:cstheme="majorHAnsi"/>
        </w:rPr>
        <w:t>,</w:t>
      </w:r>
      <w:r w:rsidR="001A2CCF" w:rsidRPr="00A35477">
        <w:rPr>
          <w:rFonts w:asciiTheme="majorHAnsi" w:hAnsiTheme="majorHAnsi" w:cstheme="majorHAnsi"/>
        </w:rPr>
        <w:t xml:space="preserve"> and increases in the transitional zone in response to increased </w:t>
      </w:r>
      <w:r w:rsidR="0084713B">
        <w:rPr>
          <w:rFonts w:asciiTheme="majorHAnsi" w:hAnsiTheme="majorHAnsi" w:cstheme="majorHAnsi"/>
        </w:rPr>
        <w:t>NO</w:t>
      </w:r>
      <w:r w:rsidR="0084713B" w:rsidRPr="0084713B">
        <w:rPr>
          <w:rFonts w:asciiTheme="majorHAnsi" w:hAnsiTheme="majorHAnsi" w:cstheme="majorHAnsi"/>
          <w:vertAlign w:val="subscript"/>
        </w:rPr>
        <w:t>3</w:t>
      </w:r>
      <w:r w:rsidR="001A2CCF" w:rsidRPr="00A35477">
        <w:rPr>
          <w:rFonts w:asciiTheme="majorHAnsi" w:hAnsiTheme="majorHAnsi" w:cstheme="majorHAnsi"/>
        </w:rPr>
        <w:t xml:space="preserve">, followed by a further increase in the lacustrine zone as internal </w:t>
      </w:r>
      <w:r w:rsidR="0084713B">
        <w:rPr>
          <w:rFonts w:asciiTheme="majorHAnsi" w:hAnsiTheme="majorHAnsi" w:cstheme="majorHAnsi"/>
        </w:rPr>
        <w:t>SRP</w:t>
      </w:r>
      <w:r w:rsidR="001A2CCF" w:rsidRPr="00A35477">
        <w:rPr>
          <w:rFonts w:asciiTheme="majorHAnsi" w:hAnsiTheme="majorHAnsi" w:cstheme="majorHAnsi"/>
        </w:rPr>
        <w:t xml:space="preserve"> </w:t>
      </w:r>
      <w:r w:rsidR="00AC3299">
        <w:rPr>
          <w:rFonts w:asciiTheme="majorHAnsi" w:hAnsiTheme="majorHAnsi" w:cstheme="majorHAnsi"/>
        </w:rPr>
        <w:t xml:space="preserve">and </w:t>
      </w:r>
      <w:r w:rsidR="0084713B">
        <w:rPr>
          <w:rFonts w:asciiTheme="majorHAnsi" w:hAnsiTheme="majorHAnsi" w:cstheme="majorHAnsi"/>
        </w:rPr>
        <w:t>NH</w:t>
      </w:r>
      <w:r w:rsidR="0084713B" w:rsidRPr="0084713B">
        <w:rPr>
          <w:rFonts w:asciiTheme="majorHAnsi" w:hAnsiTheme="majorHAnsi" w:cstheme="majorHAnsi"/>
          <w:vertAlign w:val="subscript"/>
        </w:rPr>
        <w:t>4</w:t>
      </w:r>
      <w:r w:rsidR="00AC3299">
        <w:rPr>
          <w:rFonts w:asciiTheme="majorHAnsi" w:hAnsiTheme="majorHAnsi" w:cstheme="majorHAnsi"/>
        </w:rPr>
        <w:t xml:space="preserve"> </w:t>
      </w:r>
      <w:r w:rsidR="001A2CCF" w:rsidRPr="00A35477">
        <w:rPr>
          <w:rFonts w:asciiTheme="majorHAnsi" w:hAnsiTheme="majorHAnsi" w:cstheme="majorHAnsi"/>
        </w:rPr>
        <w:t xml:space="preserve">become abundant. </w:t>
      </w:r>
      <w:r w:rsidR="00113D29">
        <w:rPr>
          <w:rFonts w:asciiTheme="majorHAnsi" w:hAnsiTheme="majorHAnsi" w:cstheme="majorHAnsi"/>
        </w:rPr>
        <w:t>Testing these hypotheses requires intensive sampling along the reservoir continuum to determine if these patterns exist, which would not be discernable from snapshot inflow and outflow sampling.</w:t>
      </w:r>
    </w:p>
    <w:p w:rsidR="009963CB" w:rsidRPr="00A35477" w:rsidRDefault="0061344A" w:rsidP="00400E63">
      <w:pPr>
        <w:jc w:val="center"/>
        <w:rPr>
          <w:rFonts w:asciiTheme="majorHAnsi" w:hAnsiTheme="majorHAnsi" w:cstheme="majorHAnsi"/>
        </w:rPr>
      </w:pPr>
      <w:commentRangeStart w:id="38"/>
      <w:r>
        <w:rPr>
          <w:rFonts w:asciiTheme="majorHAnsi" w:hAnsiTheme="majorHAnsi" w:cstheme="majorHAnsi"/>
          <w:noProof/>
        </w:rPr>
        <w:drawing>
          <wp:inline distT="0" distB="0" distL="0" distR="0" wp14:anchorId="49B767E4" wp14:editId="1C197CEF">
            <wp:extent cx="4451350" cy="338172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0731" cy="3388856"/>
                    </a:xfrm>
                    <a:prstGeom prst="rect">
                      <a:avLst/>
                    </a:prstGeom>
                    <a:noFill/>
                  </pic:spPr>
                </pic:pic>
              </a:graphicData>
            </a:graphic>
          </wp:inline>
        </w:drawing>
      </w:r>
      <w:commentRangeEnd w:id="38"/>
      <w:r w:rsidR="000219FF">
        <w:rPr>
          <w:rStyle w:val="CommentReference"/>
        </w:rPr>
        <w:commentReference w:id="38"/>
      </w:r>
    </w:p>
    <w:p w:rsidR="00400E63" w:rsidRPr="00A35477" w:rsidRDefault="00400E63" w:rsidP="009963CB">
      <w:pPr>
        <w:rPr>
          <w:rFonts w:asciiTheme="majorHAnsi" w:hAnsiTheme="majorHAnsi" w:cstheme="majorHAnsi"/>
          <w:b/>
          <w:i/>
        </w:rPr>
      </w:pPr>
    </w:p>
    <w:p w:rsidR="00655176" w:rsidRDefault="00655176" w:rsidP="009963CB">
      <w:pPr>
        <w:rPr>
          <w:rFonts w:asciiTheme="majorHAnsi" w:hAnsiTheme="majorHAnsi" w:cstheme="majorHAnsi"/>
          <w:b/>
          <w:i/>
        </w:rPr>
      </w:pPr>
    </w:p>
    <w:p w:rsidR="00400E63" w:rsidRPr="00A35477" w:rsidRDefault="009963CB" w:rsidP="009963CB">
      <w:pPr>
        <w:rPr>
          <w:rFonts w:asciiTheme="majorHAnsi" w:hAnsiTheme="majorHAnsi" w:cstheme="majorHAnsi"/>
          <w:i/>
        </w:rPr>
      </w:pPr>
      <w:r w:rsidRPr="00A35477">
        <w:rPr>
          <w:rFonts w:asciiTheme="majorHAnsi" w:hAnsiTheme="majorHAnsi" w:cstheme="majorHAnsi"/>
          <w:b/>
          <w:i/>
        </w:rPr>
        <w:t>Question 2</w:t>
      </w:r>
      <w:r w:rsidRPr="00A35477">
        <w:rPr>
          <w:rFonts w:asciiTheme="majorHAnsi" w:hAnsiTheme="majorHAnsi" w:cstheme="majorHAnsi"/>
          <w:i/>
        </w:rPr>
        <w:t>: How does a gradient of hydrologic flow conditions influence longitudinal heterogeneity?</w:t>
      </w:r>
    </w:p>
    <w:p w:rsidR="00400E63" w:rsidRPr="00A35477" w:rsidRDefault="009963CB" w:rsidP="009963CB">
      <w:pPr>
        <w:rPr>
          <w:rFonts w:asciiTheme="majorHAnsi" w:hAnsiTheme="majorHAnsi" w:cstheme="majorHAnsi"/>
        </w:rPr>
      </w:pPr>
      <w:r w:rsidRPr="00A35477">
        <w:rPr>
          <w:rFonts w:asciiTheme="majorHAnsi" w:hAnsiTheme="majorHAnsi" w:cstheme="majorHAnsi"/>
          <w:b/>
        </w:rPr>
        <w:t>Hypothesis 2:</w:t>
      </w:r>
      <w:r w:rsidRPr="00A35477">
        <w:rPr>
          <w:rFonts w:asciiTheme="majorHAnsi" w:hAnsiTheme="majorHAnsi" w:cstheme="majorHAnsi"/>
        </w:rPr>
        <w:t xml:space="preserve"> I hypothesize that increases in flow will increase spatial heterogeneity in both reservoirs</w:t>
      </w:r>
      <w:r w:rsidR="002C487C" w:rsidRPr="00A35477">
        <w:rPr>
          <w:rFonts w:asciiTheme="majorHAnsi" w:hAnsiTheme="majorHAnsi" w:cstheme="majorHAnsi"/>
        </w:rPr>
        <w:t xml:space="preserve"> (Figure 4)</w:t>
      </w:r>
      <w:r w:rsidRPr="00A35477">
        <w:rPr>
          <w:rFonts w:asciiTheme="majorHAnsi" w:hAnsiTheme="majorHAnsi" w:cstheme="majorHAnsi"/>
        </w:rPr>
        <w:t>.</w:t>
      </w:r>
      <w:r w:rsidR="00E90551" w:rsidRPr="00A35477">
        <w:rPr>
          <w:rFonts w:asciiTheme="majorHAnsi" w:hAnsiTheme="majorHAnsi" w:cstheme="majorHAnsi"/>
        </w:rPr>
        <w:t xml:space="preserve"> Spatial heterogeneity will be calculated as the coefficient of variation </w:t>
      </w:r>
      <w:r w:rsidR="00BC5AB0">
        <w:rPr>
          <w:rFonts w:asciiTheme="majorHAnsi" w:hAnsiTheme="majorHAnsi" w:cstheme="majorHAnsi"/>
        </w:rPr>
        <w:t xml:space="preserve">(CV) </w:t>
      </w:r>
      <w:r w:rsidR="00EF0D6F">
        <w:rPr>
          <w:rFonts w:asciiTheme="majorHAnsi" w:hAnsiTheme="majorHAnsi" w:cstheme="majorHAnsi"/>
        </w:rPr>
        <w:t>in chlorophyll</w:t>
      </w:r>
      <w:r w:rsidR="00B31444">
        <w:rPr>
          <w:rFonts w:asciiTheme="majorHAnsi" w:hAnsiTheme="majorHAnsi" w:cstheme="majorHAnsi"/>
        </w:rPr>
        <w:t>-</w:t>
      </w:r>
      <w:r w:rsidR="00EF0D6F">
        <w:rPr>
          <w:rFonts w:asciiTheme="majorHAnsi" w:hAnsiTheme="majorHAnsi" w:cstheme="majorHAnsi"/>
        </w:rPr>
        <w:t>a observations measured at the sampling</w:t>
      </w:r>
      <w:r w:rsidR="00EF0D6F" w:rsidRPr="00A35477">
        <w:rPr>
          <w:rFonts w:asciiTheme="majorHAnsi" w:hAnsiTheme="majorHAnsi" w:cstheme="majorHAnsi"/>
        </w:rPr>
        <w:t xml:space="preserve"> </w:t>
      </w:r>
      <w:r w:rsidR="00E90551" w:rsidRPr="00A35477">
        <w:rPr>
          <w:rFonts w:asciiTheme="majorHAnsi" w:hAnsiTheme="majorHAnsi" w:cstheme="majorHAnsi"/>
        </w:rPr>
        <w:t xml:space="preserve">sites </w:t>
      </w:r>
      <w:r w:rsidR="00B025A1">
        <w:rPr>
          <w:rFonts w:asciiTheme="majorHAnsi" w:hAnsiTheme="majorHAnsi" w:cstheme="majorHAnsi"/>
        </w:rPr>
        <w:t>along</w:t>
      </w:r>
      <w:r w:rsidR="00B025A1" w:rsidRPr="00A35477">
        <w:rPr>
          <w:rFonts w:asciiTheme="majorHAnsi" w:hAnsiTheme="majorHAnsi" w:cstheme="majorHAnsi"/>
        </w:rPr>
        <w:t xml:space="preserve"> </w:t>
      </w:r>
      <w:r w:rsidR="00B025A1">
        <w:rPr>
          <w:rFonts w:asciiTheme="majorHAnsi" w:hAnsiTheme="majorHAnsi" w:cstheme="majorHAnsi"/>
        </w:rPr>
        <w:t>the</w:t>
      </w:r>
      <w:r w:rsidR="00B025A1" w:rsidRPr="00A35477">
        <w:rPr>
          <w:rFonts w:asciiTheme="majorHAnsi" w:hAnsiTheme="majorHAnsi" w:cstheme="majorHAnsi"/>
        </w:rPr>
        <w:t xml:space="preserve"> </w:t>
      </w:r>
      <w:r w:rsidR="00E90551" w:rsidRPr="00A35477">
        <w:rPr>
          <w:rFonts w:asciiTheme="majorHAnsi" w:hAnsiTheme="majorHAnsi" w:cstheme="majorHAnsi"/>
        </w:rPr>
        <w:t>reservoir</w:t>
      </w:r>
      <w:r w:rsidR="00B025A1">
        <w:rPr>
          <w:rFonts w:asciiTheme="majorHAnsi" w:hAnsiTheme="majorHAnsi" w:cstheme="majorHAnsi"/>
        </w:rPr>
        <w:t xml:space="preserve"> continuum</w:t>
      </w:r>
      <w:r w:rsidR="00E90551" w:rsidRPr="00A35477">
        <w:rPr>
          <w:rFonts w:asciiTheme="majorHAnsi" w:hAnsiTheme="majorHAnsi" w:cstheme="majorHAnsi"/>
        </w:rPr>
        <w:t xml:space="preserve">. </w:t>
      </w:r>
    </w:p>
    <w:p w:rsidR="003A46F7" w:rsidRPr="00B31444" w:rsidRDefault="00E90551" w:rsidP="00B31444">
      <w:pPr>
        <w:jc w:val="center"/>
        <w:rPr>
          <w:rFonts w:asciiTheme="majorHAnsi" w:hAnsiTheme="majorHAnsi" w:cstheme="majorHAnsi"/>
        </w:rPr>
      </w:pPr>
      <w:commentRangeStart w:id="39"/>
      <w:r w:rsidRPr="00A35477">
        <w:rPr>
          <w:rFonts w:asciiTheme="majorHAnsi" w:hAnsiTheme="majorHAnsi" w:cstheme="majorHAnsi"/>
          <w:noProof/>
        </w:rPr>
        <w:drawing>
          <wp:inline distT="0" distB="0" distL="0" distR="0" wp14:anchorId="18DA8DE8" wp14:editId="546F4B04">
            <wp:extent cx="3575974" cy="31432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85383" cy="3151520"/>
                    </a:xfrm>
                    <a:prstGeom prst="rect">
                      <a:avLst/>
                    </a:prstGeom>
                    <a:noFill/>
                  </pic:spPr>
                </pic:pic>
              </a:graphicData>
            </a:graphic>
          </wp:inline>
        </w:drawing>
      </w:r>
      <w:commentRangeEnd w:id="39"/>
      <w:r w:rsidR="000219FF">
        <w:rPr>
          <w:rStyle w:val="CommentReference"/>
        </w:rPr>
        <w:commentReference w:id="39"/>
      </w:r>
    </w:p>
    <w:p w:rsidR="009963CB" w:rsidRPr="00A35477" w:rsidRDefault="009963CB" w:rsidP="009963CB">
      <w:pPr>
        <w:rPr>
          <w:rFonts w:asciiTheme="majorHAnsi" w:hAnsiTheme="majorHAnsi" w:cstheme="majorHAnsi"/>
          <w:b/>
        </w:rPr>
      </w:pPr>
      <w:r w:rsidRPr="00A35477">
        <w:rPr>
          <w:rFonts w:asciiTheme="majorHAnsi" w:hAnsiTheme="majorHAnsi" w:cstheme="majorHAnsi"/>
          <w:b/>
        </w:rPr>
        <w:t>Methods</w:t>
      </w:r>
    </w:p>
    <w:p w:rsidR="009963CB" w:rsidRPr="00A35477" w:rsidRDefault="009963CB" w:rsidP="009963CB">
      <w:pPr>
        <w:rPr>
          <w:rFonts w:asciiTheme="majorHAnsi" w:hAnsiTheme="majorHAnsi" w:cstheme="majorHAnsi"/>
          <w:i/>
        </w:rPr>
      </w:pPr>
      <w:r w:rsidRPr="00A35477">
        <w:rPr>
          <w:rFonts w:asciiTheme="majorHAnsi" w:hAnsiTheme="majorHAnsi" w:cstheme="majorHAnsi"/>
          <w:i/>
        </w:rPr>
        <w:t>Study site</w:t>
      </w:r>
    </w:p>
    <w:p w:rsidR="009963CB" w:rsidRPr="00A35477" w:rsidRDefault="009963CB" w:rsidP="002D44B4">
      <w:pPr>
        <w:rPr>
          <w:rFonts w:asciiTheme="majorHAnsi" w:hAnsiTheme="majorHAnsi" w:cstheme="majorHAnsi"/>
        </w:rPr>
      </w:pPr>
      <w:r w:rsidRPr="00A35477">
        <w:rPr>
          <w:rFonts w:asciiTheme="majorHAnsi" w:hAnsiTheme="majorHAnsi" w:cstheme="majorHAnsi"/>
        </w:rPr>
        <w:t>Beaverdam Reservoir (BVR) is a small (39 ha), shallow (maximum depth &lt; 13</w:t>
      </w:r>
      <w:r w:rsidR="001864B7" w:rsidRPr="00A35477">
        <w:rPr>
          <w:rFonts w:asciiTheme="majorHAnsi" w:hAnsiTheme="majorHAnsi" w:cstheme="majorHAnsi"/>
        </w:rPr>
        <w:t xml:space="preserve"> </w:t>
      </w:r>
      <w:r w:rsidRPr="00A35477">
        <w:rPr>
          <w:rFonts w:asciiTheme="majorHAnsi" w:hAnsiTheme="majorHAnsi" w:cstheme="majorHAnsi"/>
        </w:rPr>
        <w:t>m), dimictic reservoir owned and operated by the Western Virginia Water Authority (WVWA) and located in Vinton, VA</w:t>
      </w:r>
      <w:r w:rsidR="00CD29DD">
        <w:rPr>
          <w:rFonts w:asciiTheme="majorHAnsi" w:hAnsiTheme="majorHAnsi" w:cstheme="majorHAnsi"/>
        </w:rPr>
        <w:t xml:space="preserve"> (</w:t>
      </w:r>
      <w:r w:rsidR="00CD29DD" w:rsidRPr="00CD29DD">
        <w:rPr>
          <w:rFonts w:asciiTheme="majorHAnsi" w:hAnsiTheme="majorHAnsi" w:cstheme="majorHAnsi"/>
        </w:rPr>
        <w:t>37.3164747</w:t>
      </w:r>
      <w:r w:rsidR="00CD29DD">
        <w:rPr>
          <w:rFonts w:asciiTheme="majorHAnsi" w:hAnsiTheme="majorHAnsi" w:cstheme="majorHAnsi"/>
        </w:rPr>
        <w:t>˚</w:t>
      </w:r>
      <w:r w:rsidR="00CD29DD" w:rsidRPr="00CD29DD">
        <w:rPr>
          <w:rFonts w:asciiTheme="majorHAnsi" w:hAnsiTheme="majorHAnsi" w:cstheme="majorHAnsi"/>
        </w:rPr>
        <w:t xml:space="preserve">N, </w:t>
      </w:r>
      <w:r w:rsidR="00E6262A">
        <w:rPr>
          <w:rFonts w:asciiTheme="majorHAnsi" w:hAnsiTheme="majorHAnsi" w:cstheme="majorHAnsi"/>
        </w:rPr>
        <w:t>-</w:t>
      </w:r>
      <w:r w:rsidR="00CD29DD" w:rsidRPr="00CD29DD">
        <w:rPr>
          <w:rFonts w:asciiTheme="majorHAnsi" w:hAnsiTheme="majorHAnsi" w:cstheme="majorHAnsi"/>
        </w:rPr>
        <w:t>79.8188267</w:t>
      </w:r>
      <w:r w:rsidR="00CD29DD">
        <w:rPr>
          <w:rFonts w:asciiTheme="majorHAnsi" w:hAnsiTheme="majorHAnsi" w:cstheme="majorHAnsi"/>
        </w:rPr>
        <w:t>˚</w:t>
      </w:r>
      <w:r w:rsidR="00CD29DD" w:rsidRPr="00CD29DD">
        <w:rPr>
          <w:rFonts w:asciiTheme="majorHAnsi" w:hAnsiTheme="majorHAnsi" w:cstheme="majorHAnsi"/>
        </w:rPr>
        <w:t>E)</w:t>
      </w:r>
      <w:r w:rsidRPr="00A35477">
        <w:rPr>
          <w:rFonts w:asciiTheme="majorHAnsi" w:hAnsiTheme="majorHAnsi" w:cstheme="majorHAnsi"/>
        </w:rPr>
        <w:t>. BVR has multiple inflow stream</w:t>
      </w:r>
      <w:r w:rsidR="00B54D8A" w:rsidRPr="00A35477">
        <w:rPr>
          <w:rFonts w:asciiTheme="majorHAnsi" w:hAnsiTheme="majorHAnsi" w:cstheme="majorHAnsi"/>
        </w:rPr>
        <w:t>s</w:t>
      </w:r>
      <w:r w:rsidRPr="00A35477">
        <w:rPr>
          <w:rFonts w:asciiTheme="majorHAnsi" w:hAnsiTheme="majorHAnsi" w:cstheme="majorHAnsi"/>
        </w:rPr>
        <w:t>, but we have selected</w:t>
      </w:r>
      <w:r w:rsidR="00B54D8A" w:rsidRPr="00A35477">
        <w:rPr>
          <w:rFonts w:asciiTheme="majorHAnsi" w:hAnsiTheme="majorHAnsi" w:cstheme="majorHAnsi"/>
        </w:rPr>
        <w:t xml:space="preserve"> the major inflow in the western and the eastern arms for this study (Figure 1, above).</w:t>
      </w:r>
      <w:r w:rsidRPr="00A35477">
        <w:rPr>
          <w:rFonts w:asciiTheme="majorHAnsi" w:hAnsiTheme="majorHAnsi" w:cstheme="majorHAnsi"/>
        </w:rPr>
        <w:t xml:space="preserve"> BVR has an outflow pipe that flows to Falling Creek Reservoir (FCR),</w:t>
      </w:r>
      <w:r w:rsidR="002D44B4" w:rsidRPr="002D44B4">
        <w:rPr>
          <w:rFonts w:asciiTheme="majorHAnsi" w:hAnsiTheme="majorHAnsi" w:cstheme="majorHAnsi"/>
        </w:rPr>
        <w:t xml:space="preserve"> </w:t>
      </w:r>
      <w:r w:rsidR="002D44B4" w:rsidRPr="00A35477">
        <w:rPr>
          <w:rFonts w:asciiTheme="majorHAnsi" w:hAnsiTheme="majorHAnsi" w:cstheme="majorHAnsi"/>
        </w:rPr>
        <w:t>a small</w:t>
      </w:r>
      <w:r w:rsidR="002D44B4">
        <w:rPr>
          <w:rFonts w:asciiTheme="majorHAnsi" w:hAnsiTheme="majorHAnsi" w:cstheme="majorHAnsi"/>
        </w:rPr>
        <w:t>er</w:t>
      </w:r>
      <w:r w:rsidR="002D44B4" w:rsidRPr="00A35477">
        <w:rPr>
          <w:rFonts w:asciiTheme="majorHAnsi" w:hAnsiTheme="majorHAnsi" w:cstheme="majorHAnsi"/>
        </w:rPr>
        <w:t xml:space="preserve"> (~12 ha), shallow</w:t>
      </w:r>
      <w:r w:rsidR="002D44B4">
        <w:rPr>
          <w:rFonts w:asciiTheme="majorHAnsi" w:hAnsiTheme="majorHAnsi" w:cstheme="majorHAnsi"/>
        </w:rPr>
        <w:t>er</w:t>
      </w:r>
      <w:r w:rsidR="002D44B4" w:rsidRPr="00A35477">
        <w:rPr>
          <w:rFonts w:asciiTheme="majorHAnsi" w:hAnsiTheme="majorHAnsi" w:cstheme="majorHAnsi"/>
        </w:rPr>
        <w:t xml:space="preserve"> (maximum depth = ~9.3 m)</w:t>
      </w:r>
      <w:r w:rsidR="002D44B4">
        <w:rPr>
          <w:rFonts w:asciiTheme="majorHAnsi" w:hAnsiTheme="majorHAnsi" w:cstheme="majorHAnsi"/>
        </w:rPr>
        <w:t>, dimictic reservoir, also owned and operated by WVWA.</w:t>
      </w:r>
      <w:r w:rsidRPr="00A35477">
        <w:rPr>
          <w:rFonts w:asciiTheme="majorHAnsi" w:hAnsiTheme="majorHAnsi" w:cstheme="majorHAnsi"/>
        </w:rPr>
        <w:t xml:space="preserve"> </w:t>
      </w:r>
    </w:p>
    <w:p w:rsidR="009963CB" w:rsidRPr="00A35477" w:rsidRDefault="001864B7" w:rsidP="009963CB">
      <w:pPr>
        <w:rPr>
          <w:rFonts w:asciiTheme="majorHAnsi" w:hAnsiTheme="majorHAnsi" w:cstheme="majorHAnsi"/>
          <w:i/>
        </w:rPr>
      </w:pPr>
      <w:r w:rsidRPr="00A35477">
        <w:rPr>
          <w:rFonts w:asciiTheme="majorHAnsi" w:hAnsiTheme="majorHAnsi" w:cstheme="majorHAnsi"/>
          <w:i/>
        </w:rPr>
        <w:t xml:space="preserve">Proposed </w:t>
      </w:r>
      <w:r w:rsidR="009963CB" w:rsidRPr="00A35477">
        <w:rPr>
          <w:rFonts w:asciiTheme="majorHAnsi" w:hAnsiTheme="majorHAnsi" w:cstheme="majorHAnsi"/>
          <w:i/>
        </w:rPr>
        <w:t>Field sampling, summer 2019</w:t>
      </w:r>
    </w:p>
    <w:p w:rsidR="00B54D8A" w:rsidRDefault="00B54D8A" w:rsidP="00B54D8A">
      <w:pPr>
        <w:rPr>
          <w:rFonts w:asciiTheme="majorHAnsi" w:hAnsiTheme="majorHAnsi" w:cstheme="majorHAnsi"/>
        </w:rPr>
      </w:pPr>
      <w:r w:rsidRPr="00A35477">
        <w:rPr>
          <w:rFonts w:asciiTheme="majorHAnsi" w:hAnsiTheme="majorHAnsi" w:cstheme="majorHAnsi"/>
        </w:rPr>
        <w:t>We intend to sample</w:t>
      </w:r>
      <w:r w:rsidR="001864B7" w:rsidRPr="00A35477">
        <w:rPr>
          <w:rFonts w:asciiTheme="majorHAnsi" w:hAnsiTheme="majorHAnsi" w:cstheme="majorHAnsi"/>
        </w:rPr>
        <w:t xml:space="preserve"> the reservoir continuum</w:t>
      </w:r>
      <w:r w:rsidRPr="00A35477">
        <w:rPr>
          <w:rFonts w:asciiTheme="majorHAnsi" w:hAnsiTheme="majorHAnsi" w:cstheme="majorHAnsi"/>
        </w:rPr>
        <w:t xml:space="preserve"> once per month from May to September to capture a gradient in seasonal conditions. Additionally, we will add adaptive sampling events to capture a gradient of hydrologic flow conditions (n = </w:t>
      </w:r>
      <w:r w:rsidR="002D44B4">
        <w:rPr>
          <w:rFonts w:asciiTheme="majorHAnsi" w:hAnsiTheme="majorHAnsi" w:cstheme="majorHAnsi"/>
        </w:rPr>
        <w:t>~8</w:t>
      </w:r>
      <w:r w:rsidR="002853DD">
        <w:rPr>
          <w:rFonts w:asciiTheme="majorHAnsi" w:hAnsiTheme="majorHAnsi" w:cstheme="majorHAnsi"/>
        </w:rPr>
        <w:t xml:space="preserve"> total</w:t>
      </w:r>
      <w:r w:rsidRPr="00A35477">
        <w:rPr>
          <w:rFonts w:asciiTheme="majorHAnsi" w:hAnsiTheme="majorHAnsi" w:cstheme="majorHAnsi"/>
        </w:rPr>
        <w:t xml:space="preserve">). </w:t>
      </w:r>
      <w:r w:rsidR="002D44B4">
        <w:rPr>
          <w:rFonts w:asciiTheme="majorHAnsi" w:hAnsiTheme="majorHAnsi" w:cstheme="majorHAnsi"/>
        </w:rPr>
        <w:t xml:space="preserve">We will collect nutrient chemistry (total and soluble nitrogen and phosphorus), chlorophyll-a, and physical characteristic using a YSI </w:t>
      </w:r>
      <w:proofErr w:type="spellStart"/>
      <w:r w:rsidR="002D44B4">
        <w:rPr>
          <w:rFonts w:asciiTheme="majorHAnsi" w:hAnsiTheme="majorHAnsi" w:cstheme="majorHAnsi"/>
        </w:rPr>
        <w:t>sonde</w:t>
      </w:r>
      <w:proofErr w:type="spellEnd"/>
      <w:r w:rsidR="002D44B4">
        <w:rPr>
          <w:rFonts w:asciiTheme="majorHAnsi" w:hAnsiTheme="majorHAnsi" w:cstheme="majorHAnsi"/>
        </w:rPr>
        <w:t xml:space="preserve"> (dissolved oxygen, conductivity, and water temperature)</w:t>
      </w:r>
      <w:r w:rsidR="0031199B">
        <w:rPr>
          <w:rFonts w:asciiTheme="majorHAnsi" w:hAnsiTheme="majorHAnsi" w:cstheme="majorHAnsi"/>
        </w:rPr>
        <w:t xml:space="preserve"> of the surface (~0.1m) at all sites</w:t>
      </w:r>
      <w:r w:rsidR="002D44B4">
        <w:rPr>
          <w:rFonts w:asciiTheme="majorHAnsi" w:hAnsiTheme="majorHAnsi" w:cstheme="majorHAnsi"/>
        </w:rPr>
        <w:t>. At stream sites, we will also measure discharge using a flowmeter.</w:t>
      </w:r>
      <w:r w:rsidR="00B025A1">
        <w:rPr>
          <w:rFonts w:asciiTheme="majorHAnsi" w:hAnsiTheme="majorHAnsi" w:cstheme="majorHAnsi"/>
        </w:rPr>
        <w:t xml:space="preserve"> This proposed sampling leverages an ongoing sampling campaign to capture carbon transformations along the </w:t>
      </w:r>
      <w:r w:rsidR="0040408B">
        <w:rPr>
          <w:rFonts w:asciiTheme="majorHAnsi" w:hAnsiTheme="majorHAnsi" w:cstheme="majorHAnsi"/>
        </w:rPr>
        <w:t>reservoir gradient from the inflows to the dam</w:t>
      </w:r>
      <w:r w:rsidR="00A218AD">
        <w:rPr>
          <w:rFonts w:asciiTheme="majorHAnsi" w:hAnsiTheme="majorHAnsi" w:cstheme="majorHAnsi"/>
        </w:rPr>
        <w:t xml:space="preserve"> at FCR</w:t>
      </w:r>
      <w:r w:rsidR="0040408B">
        <w:rPr>
          <w:rFonts w:asciiTheme="majorHAnsi" w:hAnsiTheme="majorHAnsi" w:cstheme="majorHAnsi"/>
        </w:rPr>
        <w:t>.</w:t>
      </w:r>
    </w:p>
    <w:p w:rsidR="002D44B4" w:rsidRPr="002D44B4" w:rsidRDefault="002D44B4" w:rsidP="00B54D8A">
      <w:pPr>
        <w:rPr>
          <w:rFonts w:asciiTheme="majorHAnsi" w:hAnsiTheme="majorHAnsi" w:cstheme="majorHAnsi"/>
          <w:i/>
        </w:rPr>
      </w:pPr>
      <w:r w:rsidRPr="002D44B4">
        <w:rPr>
          <w:rFonts w:asciiTheme="majorHAnsi" w:hAnsiTheme="majorHAnsi" w:cstheme="majorHAnsi"/>
          <w:i/>
        </w:rPr>
        <w:t>Sampling Sites</w:t>
      </w:r>
    </w:p>
    <w:p w:rsidR="009963CB" w:rsidRDefault="002D44B4" w:rsidP="0039467F">
      <w:pPr>
        <w:rPr>
          <w:rFonts w:asciiTheme="majorHAnsi" w:hAnsiTheme="majorHAnsi" w:cstheme="majorHAnsi"/>
        </w:rPr>
      </w:pPr>
      <w:r>
        <w:rPr>
          <w:rFonts w:asciiTheme="majorHAnsi" w:hAnsiTheme="majorHAnsi" w:cstheme="majorHAnsi"/>
        </w:rPr>
        <w:t>Proposed sampling locations can be see</w:t>
      </w:r>
      <w:r w:rsidR="0031199B">
        <w:rPr>
          <w:rFonts w:asciiTheme="majorHAnsi" w:hAnsiTheme="majorHAnsi" w:cstheme="majorHAnsi"/>
        </w:rPr>
        <w:t>n</w:t>
      </w:r>
      <w:r>
        <w:rPr>
          <w:rFonts w:asciiTheme="majorHAnsi" w:hAnsiTheme="majorHAnsi" w:cstheme="majorHAnsi"/>
        </w:rPr>
        <w:t xml:space="preserve"> in Figure </w:t>
      </w:r>
      <w:r w:rsidR="003F4831">
        <w:rPr>
          <w:rFonts w:asciiTheme="majorHAnsi" w:hAnsiTheme="majorHAnsi" w:cstheme="majorHAnsi"/>
        </w:rPr>
        <w:t>5</w:t>
      </w:r>
      <w:r>
        <w:rPr>
          <w:rFonts w:asciiTheme="majorHAnsi" w:hAnsiTheme="majorHAnsi" w:cstheme="majorHAnsi"/>
        </w:rPr>
        <w:t xml:space="preserve">. Sampling for spatial heterogeneity will begin at the two inflow sites to BVR (n = 2) to gauge nutrient and biological inputs to the reservoir. </w:t>
      </w:r>
      <w:r w:rsidR="0031199B">
        <w:rPr>
          <w:rFonts w:asciiTheme="majorHAnsi" w:hAnsiTheme="majorHAnsi" w:cstheme="majorHAnsi"/>
        </w:rPr>
        <w:t>We will sample at 5 sites within BVR to capture a gradient of riverine, transitional, and lacustrine environments</w:t>
      </w:r>
      <w:r w:rsidR="00E64050">
        <w:rPr>
          <w:rFonts w:asciiTheme="majorHAnsi" w:hAnsiTheme="majorHAnsi" w:cstheme="majorHAnsi"/>
        </w:rPr>
        <w:t xml:space="preserve">, including one site at the outflow pipe that feeds the stream that flows into FCR. Along the stream that flows from BVR to FCR, we will sample at 4 locations. The first location will be immediately after the surfacing of the pipe that flows out of BVR; the second location will be downstream of a confluence between a natural stream and the inflow stream created by BVR’s outflow pipe; the third location will be at a weir where historical sampling has taken place; the fourth location will be immediately before the stream enters into FCR. We will also sample a second inflow to FCR at a wetland site at the northern end of FCR. Within FCR, we will sample </w:t>
      </w:r>
      <w:r w:rsidR="0039467F">
        <w:rPr>
          <w:rFonts w:asciiTheme="majorHAnsi" w:hAnsiTheme="majorHAnsi" w:cstheme="majorHAnsi"/>
        </w:rPr>
        <w:t>4 sites along a gradient of riverine to lacustrine, as well as at the spillway outflow of FCR. In total, we propose 1</w:t>
      </w:r>
      <w:r w:rsidR="00A218AD">
        <w:rPr>
          <w:rFonts w:asciiTheme="majorHAnsi" w:hAnsiTheme="majorHAnsi" w:cstheme="majorHAnsi"/>
        </w:rPr>
        <w:t>8</w:t>
      </w:r>
      <w:r w:rsidR="0039467F">
        <w:rPr>
          <w:rFonts w:asciiTheme="majorHAnsi" w:hAnsiTheme="majorHAnsi" w:cstheme="majorHAnsi"/>
        </w:rPr>
        <w:t xml:space="preserve"> sites along the continuum from BVR to FCR</w:t>
      </w:r>
      <w:r w:rsidR="00A218AD">
        <w:rPr>
          <w:rFonts w:asciiTheme="majorHAnsi" w:hAnsiTheme="majorHAnsi" w:cstheme="majorHAnsi"/>
        </w:rPr>
        <w:t xml:space="preserve"> (Figure 5)</w:t>
      </w:r>
      <w:r w:rsidR="0039467F">
        <w:rPr>
          <w:rFonts w:asciiTheme="majorHAnsi" w:hAnsiTheme="majorHAnsi" w:cstheme="majorHAnsi"/>
        </w:rPr>
        <w:t xml:space="preserve">. </w:t>
      </w:r>
    </w:p>
    <w:p w:rsidR="002E5C19" w:rsidRPr="00A35477" w:rsidRDefault="002E5C19" w:rsidP="002E5C19">
      <w:pPr>
        <w:jc w:val="center"/>
        <w:rPr>
          <w:rFonts w:asciiTheme="majorHAnsi" w:hAnsiTheme="majorHAnsi" w:cstheme="majorHAnsi"/>
        </w:rPr>
      </w:pPr>
      <w:commentRangeStart w:id="40"/>
      <w:r>
        <w:rPr>
          <w:rFonts w:asciiTheme="majorHAnsi" w:hAnsiTheme="majorHAnsi" w:cstheme="majorHAnsi"/>
          <w:noProof/>
        </w:rPr>
        <w:drawing>
          <wp:inline distT="0" distB="0" distL="0" distR="0" wp14:anchorId="179E75D5" wp14:editId="351B2E9E">
            <wp:extent cx="3756073" cy="4179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2957" cy="4198418"/>
                    </a:xfrm>
                    <a:prstGeom prst="rect">
                      <a:avLst/>
                    </a:prstGeom>
                    <a:noFill/>
                  </pic:spPr>
                </pic:pic>
              </a:graphicData>
            </a:graphic>
          </wp:inline>
        </w:drawing>
      </w:r>
      <w:commentRangeEnd w:id="40"/>
      <w:r w:rsidR="000219FF">
        <w:rPr>
          <w:rStyle w:val="CommentReference"/>
        </w:rPr>
        <w:commentReference w:id="40"/>
      </w:r>
    </w:p>
    <w:p w:rsidR="009963CB" w:rsidRPr="00A35477" w:rsidRDefault="009963CB" w:rsidP="009963CB">
      <w:pPr>
        <w:rPr>
          <w:rFonts w:asciiTheme="majorHAnsi" w:hAnsiTheme="majorHAnsi" w:cstheme="majorHAnsi"/>
          <w:i/>
        </w:rPr>
      </w:pPr>
      <w:r w:rsidRPr="00A35477">
        <w:rPr>
          <w:rFonts w:asciiTheme="majorHAnsi" w:hAnsiTheme="majorHAnsi" w:cstheme="majorHAnsi"/>
          <w:i/>
        </w:rPr>
        <w:t>Data analysis</w:t>
      </w:r>
    </w:p>
    <w:p w:rsidR="00C1524C" w:rsidRDefault="00367F00" w:rsidP="00367F00">
      <w:pPr>
        <w:rPr>
          <w:rFonts w:asciiTheme="majorHAnsi" w:hAnsiTheme="majorHAnsi" w:cstheme="majorHAnsi"/>
        </w:rPr>
      </w:pPr>
      <w:r>
        <w:rPr>
          <w:rFonts w:asciiTheme="majorHAnsi" w:hAnsiTheme="majorHAnsi" w:cstheme="majorHAnsi"/>
        </w:rPr>
        <w:t>To determine the heterogeneity of sites within BVR and FCR, we will calculate the c</w:t>
      </w:r>
      <w:r w:rsidR="00291DE8" w:rsidRPr="00367F00">
        <w:rPr>
          <w:rFonts w:asciiTheme="majorHAnsi" w:hAnsiTheme="majorHAnsi" w:cstheme="majorHAnsi"/>
        </w:rPr>
        <w:t xml:space="preserve">oefficient of variation </w:t>
      </w:r>
      <w:r>
        <w:rPr>
          <w:rFonts w:asciiTheme="majorHAnsi" w:hAnsiTheme="majorHAnsi" w:cstheme="majorHAnsi"/>
        </w:rPr>
        <w:t>among the sites</w:t>
      </w:r>
      <w:r w:rsidR="00A218AD">
        <w:rPr>
          <w:rFonts w:asciiTheme="majorHAnsi" w:hAnsiTheme="majorHAnsi" w:cstheme="majorHAnsi"/>
        </w:rPr>
        <w:t>,</w:t>
      </w:r>
      <w:r w:rsidR="007D4E93">
        <w:rPr>
          <w:rFonts w:asciiTheme="majorHAnsi" w:hAnsiTheme="majorHAnsi" w:cstheme="majorHAnsi"/>
        </w:rPr>
        <w:t xml:space="preserve"> among other statistical metrics</w:t>
      </w:r>
      <w:r>
        <w:rPr>
          <w:rFonts w:asciiTheme="majorHAnsi" w:hAnsiTheme="majorHAnsi" w:cstheme="majorHAnsi"/>
        </w:rPr>
        <w:t>. We will also develop g</w:t>
      </w:r>
      <w:r w:rsidR="009963CB" w:rsidRPr="00A35477">
        <w:rPr>
          <w:rFonts w:asciiTheme="majorHAnsi" w:hAnsiTheme="majorHAnsi" w:cstheme="majorHAnsi"/>
        </w:rPr>
        <w:t>eneralized linear models to analyze drivers of nutrient and phytoplankton dynamics along a stream-reservoir gradient</w:t>
      </w:r>
      <w:r>
        <w:rPr>
          <w:rFonts w:asciiTheme="majorHAnsi" w:hAnsiTheme="majorHAnsi" w:cstheme="majorHAnsi"/>
        </w:rPr>
        <w:t>, which will include potential driver variables of p</w:t>
      </w:r>
      <w:r w:rsidR="00291DE8">
        <w:rPr>
          <w:rFonts w:asciiTheme="majorHAnsi" w:hAnsiTheme="majorHAnsi" w:cstheme="majorHAnsi"/>
        </w:rPr>
        <w:t>hysical, chemical, and meteorological variables</w:t>
      </w:r>
      <w:r w:rsidR="00183CA8">
        <w:rPr>
          <w:rFonts w:asciiTheme="majorHAnsi" w:hAnsiTheme="majorHAnsi" w:cstheme="majorHAnsi"/>
        </w:rPr>
        <w:t>.</w:t>
      </w:r>
    </w:p>
    <w:p w:rsidR="003A46F7" w:rsidRDefault="003A46F7" w:rsidP="00367F00">
      <w:pPr>
        <w:rPr>
          <w:rFonts w:asciiTheme="majorHAnsi" w:hAnsiTheme="majorHAnsi" w:cstheme="majorHAnsi"/>
        </w:rPr>
      </w:pPr>
      <w:r>
        <w:rPr>
          <w:rFonts w:asciiTheme="majorHAnsi" w:hAnsiTheme="majorHAnsi" w:cstheme="majorHAnsi"/>
        </w:rPr>
        <w:t xml:space="preserve">Table </w:t>
      </w:r>
      <w:r w:rsidR="00177E62">
        <w:rPr>
          <w:rFonts w:asciiTheme="majorHAnsi" w:hAnsiTheme="majorHAnsi" w:cstheme="majorHAnsi"/>
        </w:rPr>
        <w:t>4</w:t>
      </w:r>
      <w:r>
        <w:rPr>
          <w:rFonts w:asciiTheme="majorHAnsi" w:hAnsiTheme="majorHAnsi" w:cstheme="majorHAnsi"/>
        </w:rPr>
        <w:t xml:space="preserve"> outlines my proposed timeline for completing the steps required for Chapter 2. </w:t>
      </w:r>
    </w:p>
    <w:tbl>
      <w:tblPr>
        <w:tblStyle w:val="TableGrid"/>
        <w:tblW w:w="10075" w:type="dxa"/>
        <w:tblLook w:val="04A0" w:firstRow="1" w:lastRow="0" w:firstColumn="1" w:lastColumn="0" w:noHBand="0" w:noVBand="1"/>
      </w:tblPr>
      <w:tblGrid>
        <w:gridCol w:w="3595"/>
        <w:gridCol w:w="1800"/>
        <w:gridCol w:w="1710"/>
        <w:gridCol w:w="1440"/>
        <w:gridCol w:w="1530"/>
      </w:tblGrid>
      <w:tr w:rsidR="009500F9" w:rsidRPr="00A35477" w:rsidTr="007269B9">
        <w:tc>
          <w:tcPr>
            <w:tcW w:w="10075" w:type="dxa"/>
            <w:gridSpan w:val="5"/>
          </w:tcPr>
          <w:p w:rsidR="009500F9" w:rsidRDefault="009500F9" w:rsidP="007269B9">
            <w:pPr>
              <w:rPr>
                <w:rFonts w:asciiTheme="majorHAnsi" w:hAnsiTheme="majorHAnsi" w:cstheme="majorHAnsi"/>
                <w:b/>
              </w:rPr>
            </w:pPr>
            <w:r w:rsidRPr="00A35477">
              <w:rPr>
                <w:rFonts w:asciiTheme="majorHAnsi" w:hAnsiTheme="majorHAnsi" w:cstheme="majorHAnsi"/>
                <w:b/>
              </w:rPr>
              <w:t xml:space="preserve">Table </w:t>
            </w:r>
            <w:r w:rsidR="00177E62">
              <w:rPr>
                <w:rFonts w:asciiTheme="majorHAnsi" w:hAnsiTheme="majorHAnsi" w:cstheme="majorHAnsi"/>
                <w:b/>
              </w:rPr>
              <w:t>4</w:t>
            </w:r>
            <w:r w:rsidRPr="00A35477">
              <w:rPr>
                <w:rFonts w:asciiTheme="majorHAnsi" w:hAnsiTheme="majorHAnsi" w:cstheme="majorHAnsi"/>
                <w:b/>
              </w:rPr>
              <w:t xml:space="preserve">. Proposed timeline for Chapter </w:t>
            </w:r>
            <w:r>
              <w:rPr>
                <w:rFonts w:asciiTheme="majorHAnsi" w:hAnsiTheme="majorHAnsi" w:cstheme="majorHAnsi"/>
                <w:b/>
              </w:rPr>
              <w:t>2</w:t>
            </w:r>
          </w:p>
          <w:p w:rsidR="009500F9" w:rsidRPr="00A35477" w:rsidRDefault="00A218AD" w:rsidP="007269B9">
            <w:pPr>
              <w:rPr>
                <w:rFonts w:asciiTheme="majorHAnsi" w:hAnsiTheme="majorHAnsi" w:cstheme="majorHAnsi"/>
              </w:rPr>
            </w:pPr>
            <w:r>
              <w:rPr>
                <w:rFonts w:asciiTheme="majorHAnsi" w:hAnsiTheme="majorHAnsi" w:cstheme="majorHAnsi"/>
                <w:i/>
              </w:rPr>
              <w:t>Gray</w:t>
            </w:r>
            <w:r w:rsidR="009500F9" w:rsidRPr="00A35477">
              <w:rPr>
                <w:rFonts w:asciiTheme="majorHAnsi" w:hAnsiTheme="majorHAnsi" w:cstheme="majorHAnsi"/>
                <w:i/>
              </w:rPr>
              <w:t xml:space="preserve"> boxes indicate proposed completion</w:t>
            </w:r>
          </w:p>
        </w:tc>
      </w:tr>
      <w:tr w:rsidR="009500F9" w:rsidRPr="00A35477" w:rsidTr="009500F9">
        <w:tc>
          <w:tcPr>
            <w:tcW w:w="3595" w:type="dxa"/>
          </w:tcPr>
          <w:p w:rsidR="009500F9" w:rsidRPr="00A35477" w:rsidRDefault="009500F9" w:rsidP="007269B9">
            <w:pPr>
              <w:rPr>
                <w:rFonts w:asciiTheme="majorHAnsi" w:hAnsiTheme="majorHAnsi" w:cstheme="majorHAnsi"/>
              </w:rPr>
            </w:pPr>
          </w:p>
        </w:tc>
        <w:tc>
          <w:tcPr>
            <w:tcW w:w="1800" w:type="dxa"/>
          </w:tcPr>
          <w:p w:rsidR="009500F9" w:rsidRPr="00A35477" w:rsidRDefault="009500F9" w:rsidP="007269B9">
            <w:pPr>
              <w:rPr>
                <w:rFonts w:asciiTheme="majorHAnsi" w:hAnsiTheme="majorHAnsi" w:cstheme="majorHAnsi"/>
              </w:rPr>
            </w:pPr>
            <w:r w:rsidRPr="00A35477">
              <w:rPr>
                <w:rFonts w:asciiTheme="majorHAnsi" w:hAnsiTheme="majorHAnsi" w:cstheme="majorHAnsi"/>
              </w:rPr>
              <w:t>Spring 2019</w:t>
            </w:r>
          </w:p>
        </w:tc>
        <w:tc>
          <w:tcPr>
            <w:tcW w:w="1710" w:type="dxa"/>
          </w:tcPr>
          <w:p w:rsidR="009500F9" w:rsidRPr="00A35477" w:rsidRDefault="009500F9" w:rsidP="007269B9">
            <w:pPr>
              <w:rPr>
                <w:rFonts w:asciiTheme="majorHAnsi" w:hAnsiTheme="majorHAnsi" w:cstheme="majorHAnsi"/>
              </w:rPr>
            </w:pPr>
            <w:r w:rsidRPr="00A35477">
              <w:rPr>
                <w:rFonts w:asciiTheme="majorHAnsi" w:hAnsiTheme="majorHAnsi" w:cstheme="majorHAnsi"/>
              </w:rPr>
              <w:t>Summer 2019</w:t>
            </w:r>
          </w:p>
        </w:tc>
        <w:tc>
          <w:tcPr>
            <w:tcW w:w="1440" w:type="dxa"/>
          </w:tcPr>
          <w:p w:rsidR="009500F9" w:rsidRPr="00A35477" w:rsidRDefault="009500F9" w:rsidP="007269B9">
            <w:pPr>
              <w:rPr>
                <w:rFonts w:asciiTheme="majorHAnsi" w:hAnsiTheme="majorHAnsi" w:cstheme="majorHAnsi"/>
              </w:rPr>
            </w:pPr>
            <w:r w:rsidRPr="00A35477">
              <w:rPr>
                <w:rFonts w:asciiTheme="majorHAnsi" w:hAnsiTheme="majorHAnsi" w:cstheme="majorHAnsi"/>
              </w:rPr>
              <w:t>Fall 2019</w:t>
            </w:r>
          </w:p>
        </w:tc>
        <w:tc>
          <w:tcPr>
            <w:tcW w:w="1530" w:type="dxa"/>
          </w:tcPr>
          <w:p w:rsidR="009500F9" w:rsidRPr="00A35477" w:rsidRDefault="009500F9" w:rsidP="007269B9">
            <w:pPr>
              <w:rPr>
                <w:rFonts w:asciiTheme="majorHAnsi" w:hAnsiTheme="majorHAnsi" w:cstheme="majorHAnsi"/>
              </w:rPr>
            </w:pPr>
            <w:r w:rsidRPr="00A35477">
              <w:rPr>
                <w:rFonts w:asciiTheme="majorHAnsi" w:hAnsiTheme="majorHAnsi" w:cstheme="majorHAnsi"/>
              </w:rPr>
              <w:t>Spring 2020</w:t>
            </w:r>
          </w:p>
        </w:tc>
      </w:tr>
      <w:tr w:rsidR="009500F9" w:rsidRPr="00A35477" w:rsidTr="009500F9">
        <w:tc>
          <w:tcPr>
            <w:tcW w:w="3595" w:type="dxa"/>
          </w:tcPr>
          <w:p w:rsidR="009500F9" w:rsidRPr="00A35477" w:rsidRDefault="009500F9" w:rsidP="007269B9">
            <w:pPr>
              <w:rPr>
                <w:rFonts w:asciiTheme="majorHAnsi" w:hAnsiTheme="majorHAnsi" w:cstheme="majorHAnsi"/>
              </w:rPr>
            </w:pPr>
            <w:r>
              <w:rPr>
                <w:rFonts w:asciiTheme="majorHAnsi" w:hAnsiTheme="majorHAnsi" w:cstheme="majorHAnsi"/>
              </w:rPr>
              <w:t>Set up transects in BVR and FCR</w:t>
            </w:r>
          </w:p>
        </w:tc>
        <w:tc>
          <w:tcPr>
            <w:tcW w:w="1800" w:type="dxa"/>
            <w:shd w:val="clear" w:color="auto" w:fill="A6A6A6" w:themeFill="background1" w:themeFillShade="A6"/>
          </w:tcPr>
          <w:p w:rsidR="009500F9" w:rsidRPr="00A35477" w:rsidRDefault="009500F9" w:rsidP="007269B9">
            <w:pPr>
              <w:rPr>
                <w:rFonts w:asciiTheme="majorHAnsi" w:hAnsiTheme="majorHAnsi" w:cstheme="majorHAnsi"/>
              </w:rPr>
            </w:pPr>
          </w:p>
        </w:tc>
        <w:tc>
          <w:tcPr>
            <w:tcW w:w="1710" w:type="dxa"/>
          </w:tcPr>
          <w:p w:rsidR="009500F9" w:rsidRPr="00A35477" w:rsidRDefault="009500F9" w:rsidP="007269B9">
            <w:pPr>
              <w:rPr>
                <w:rFonts w:asciiTheme="majorHAnsi" w:hAnsiTheme="majorHAnsi" w:cstheme="majorHAnsi"/>
              </w:rPr>
            </w:pPr>
          </w:p>
        </w:tc>
        <w:tc>
          <w:tcPr>
            <w:tcW w:w="1440" w:type="dxa"/>
          </w:tcPr>
          <w:p w:rsidR="009500F9" w:rsidRPr="00A35477" w:rsidRDefault="009500F9" w:rsidP="007269B9">
            <w:pPr>
              <w:rPr>
                <w:rFonts w:asciiTheme="majorHAnsi" w:hAnsiTheme="majorHAnsi" w:cstheme="majorHAnsi"/>
              </w:rPr>
            </w:pPr>
          </w:p>
        </w:tc>
        <w:tc>
          <w:tcPr>
            <w:tcW w:w="1530" w:type="dxa"/>
          </w:tcPr>
          <w:p w:rsidR="009500F9" w:rsidRPr="00A35477" w:rsidRDefault="009500F9" w:rsidP="007269B9">
            <w:pPr>
              <w:rPr>
                <w:rFonts w:asciiTheme="majorHAnsi" w:hAnsiTheme="majorHAnsi" w:cstheme="majorHAnsi"/>
              </w:rPr>
            </w:pPr>
          </w:p>
        </w:tc>
      </w:tr>
      <w:tr w:rsidR="009500F9" w:rsidRPr="00A35477" w:rsidTr="009500F9">
        <w:tc>
          <w:tcPr>
            <w:tcW w:w="3595" w:type="dxa"/>
          </w:tcPr>
          <w:p w:rsidR="009500F9" w:rsidRPr="00A35477" w:rsidRDefault="009500F9" w:rsidP="007269B9">
            <w:pPr>
              <w:rPr>
                <w:rFonts w:asciiTheme="majorHAnsi" w:hAnsiTheme="majorHAnsi" w:cstheme="majorHAnsi"/>
              </w:rPr>
            </w:pPr>
            <w:r>
              <w:rPr>
                <w:rFonts w:asciiTheme="majorHAnsi" w:hAnsiTheme="majorHAnsi" w:cstheme="majorHAnsi"/>
              </w:rPr>
              <w:t>Summer field sampling</w:t>
            </w:r>
          </w:p>
        </w:tc>
        <w:tc>
          <w:tcPr>
            <w:tcW w:w="1800" w:type="dxa"/>
            <w:shd w:val="clear" w:color="auto" w:fill="A6A6A6" w:themeFill="background1" w:themeFillShade="A6"/>
          </w:tcPr>
          <w:p w:rsidR="009500F9" w:rsidRPr="00A35477" w:rsidRDefault="009500F9" w:rsidP="007269B9">
            <w:pPr>
              <w:rPr>
                <w:rFonts w:asciiTheme="majorHAnsi" w:hAnsiTheme="majorHAnsi" w:cstheme="majorHAnsi"/>
              </w:rPr>
            </w:pPr>
          </w:p>
        </w:tc>
        <w:tc>
          <w:tcPr>
            <w:tcW w:w="1710" w:type="dxa"/>
            <w:shd w:val="clear" w:color="auto" w:fill="A6A6A6" w:themeFill="background1" w:themeFillShade="A6"/>
          </w:tcPr>
          <w:p w:rsidR="009500F9" w:rsidRPr="00A35477" w:rsidRDefault="009500F9" w:rsidP="007269B9">
            <w:pPr>
              <w:rPr>
                <w:rFonts w:asciiTheme="majorHAnsi" w:hAnsiTheme="majorHAnsi" w:cstheme="majorHAnsi"/>
              </w:rPr>
            </w:pPr>
          </w:p>
        </w:tc>
        <w:tc>
          <w:tcPr>
            <w:tcW w:w="1440" w:type="dxa"/>
          </w:tcPr>
          <w:p w:rsidR="009500F9" w:rsidRPr="00A35477" w:rsidRDefault="009500F9" w:rsidP="007269B9">
            <w:pPr>
              <w:rPr>
                <w:rFonts w:asciiTheme="majorHAnsi" w:hAnsiTheme="majorHAnsi" w:cstheme="majorHAnsi"/>
              </w:rPr>
            </w:pPr>
          </w:p>
        </w:tc>
        <w:tc>
          <w:tcPr>
            <w:tcW w:w="1530" w:type="dxa"/>
          </w:tcPr>
          <w:p w:rsidR="009500F9" w:rsidRPr="00A35477" w:rsidRDefault="009500F9" w:rsidP="007269B9">
            <w:pPr>
              <w:rPr>
                <w:rFonts w:asciiTheme="majorHAnsi" w:hAnsiTheme="majorHAnsi" w:cstheme="majorHAnsi"/>
              </w:rPr>
            </w:pPr>
          </w:p>
        </w:tc>
      </w:tr>
      <w:tr w:rsidR="009500F9" w:rsidRPr="00A35477" w:rsidTr="009500F9">
        <w:tc>
          <w:tcPr>
            <w:tcW w:w="3595" w:type="dxa"/>
          </w:tcPr>
          <w:p w:rsidR="009500F9" w:rsidRPr="00A35477" w:rsidRDefault="009500F9" w:rsidP="007269B9">
            <w:pPr>
              <w:rPr>
                <w:rFonts w:asciiTheme="majorHAnsi" w:hAnsiTheme="majorHAnsi" w:cstheme="majorHAnsi"/>
              </w:rPr>
            </w:pPr>
            <w:r>
              <w:rPr>
                <w:rFonts w:asciiTheme="majorHAnsi" w:hAnsiTheme="majorHAnsi" w:cstheme="majorHAnsi"/>
              </w:rPr>
              <w:t>Nutrient analyses</w:t>
            </w:r>
          </w:p>
        </w:tc>
        <w:tc>
          <w:tcPr>
            <w:tcW w:w="1800" w:type="dxa"/>
          </w:tcPr>
          <w:p w:rsidR="009500F9" w:rsidRPr="00A35477" w:rsidRDefault="009500F9" w:rsidP="007269B9">
            <w:pPr>
              <w:rPr>
                <w:rFonts w:asciiTheme="majorHAnsi" w:hAnsiTheme="majorHAnsi" w:cstheme="majorHAnsi"/>
              </w:rPr>
            </w:pPr>
          </w:p>
        </w:tc>
        <w:tc>
          <w:tcPr>
            <w:tcW w:w="1710" w:type="dxa"/>
            <w:shd w:val="clear" w:color="auto" w:fill="A6A6A6" w:themeFill="background1" w:themeFillShade="A6"/>
          </w:tcPr>
          <w:p w:rsidR="009500F9" w:rsidRPr="00A35477" w:rsidRDefault="009500F9" w:rsidP="007269B9">
            <w:pPr>
              <w:rPr>
                <w:rFonts w:asciiTheme="majorHAnsi" w:hAnsiTheme="majorHAnsi" w:cstheme="majorHAnsi"/>
              </w:rPr>
            </w:pPr>
          </w:p>
        </w:tc>
        <w:tc>
          <w:tcPr>
            <w:tcW w:w="1440" w:type="dxa"/>
            <w:shd w:val="clear" w:color="auto" w:fill="A6A6A6" w:themeFill="background1" w:themeFillShade="A6"/>
          </w:tcPr>
          <w:p w:rsidR="009500F9" w:rsidRPr="00A35477" w:rsidRDefault="009500F9" w:rsidP="007269B9">
            <w:pPr>
              <w:rPr>
                <w:rFonts w:asciiTheme="majorHAnsi" w:hAnsiTheme="majorHAnsi" w:cstheme="majorHAnsi"/>
              </w:rPr>
            </w:pPr>
          </w:p>
        </w:tc>
        <w:tc>
          <w:tcPr>
            <w:tcW w:w="1530" w:type="dxa"/>
            <w:shd w:val="clear" w:color="auto" w:fill="FFFFFF" w:themeFill="background1"/>
          </w:tcPr>
          <w:p w:rsidR="009500F9" w:rsidRPr="00A35477" w:rsidRDefault="009500F9" w:rsidP="007269B9">
            <w:pPr>
              <w:rPr>
                <w:rFonts w:asciiTheme="majorHAnsi" w:hAnsiTheme="majorHAnsi" w:cstheme="majorHAnsi"/>
              </w:rPr>
            </w:pPr>
          </w:p>
        </w:tc>
      </w:tr>
      <w:tr w:rsidR="009500F9" w:rsidRPr="00A35477" w:rsidTr="001641F2">
        <w:tc>
          <w:tcPr>
            <w:tcW w:w="3595" w:type="dxa"/>
          </w:tcPr>
          <w:p w:rsidR="009500F9" w:rsidRPr="00A35477" w:rsidRDefault="009500F9" w:rsidP="007269B9">
            <w:pPr>
              <w:rPr>
                <w:rFonts w:asciiTheme="majorHAnsi" w:hAnsiTheme="majorHAnsi" w:cstheme="majorHAnsi"/>
              </w:rPr>
            </w:pPr>
            <w:r>
              <w:rPr>
                <w:rFonts w:asciiTheme="majorHAnsi" w:hAnsiTheme="majorHAnsi" w:cstheme="majorHAnsi"/>
              </w:rPr>
              <w:t>Nutrient statistical analyses</w:t>
            </w:r>
          </w:p>
        </w:tc>
        <w:tc>
          <w:tcPr>
            <w:tcW w:w="1800" w:type="dxa"/>
            <w:shd w:val="clear" w:color="auto" w:fill="FFFFFF" w:themeFill="background1"/>
          </w:tcPr>
          <w:p w:rsidR="009500F9" w:rsidRPr="00A35477" w:rsidRDefault="009500F9" w:rsidP="007269B9">
            <w:pPr>
              <w:rPr>
                <w:rFonts w:asciiTheme="majorHAnsi" w:hAnsiTheme="majorHAnsi" w:cstheme="majorHAnsi"/>
              </w:rPr>
            </w:pPr>
          </w:p>
        </w:tc>
        <w:tc>
          <w:tcPr>
            <w:tcW w:w="1710" w:type="dxa"/>
          </w:tcPr>
          <w:p w:rsidR="009500F9" w:rsidRPr="00A35477" w:rsidRDefault="009500F9" w:rsidP="007269B9">
            <w:pPr>
              <w:rPr>
                <w:rFonts w:asciiTheme="majorHAnsi" w:hAnsiTheme="majorHAnsi" w:cstheme="majorHAnsi"/>
              </w:rPr>
            </w:pPr>
          </w:p>
        </w:tc>
        <w:tc>
          <w:tcPr>
            <w:tcW w:w="1440" w:type="dxa"/>
            <w:shd w:val="clear" w:color="auto" w:fill="A6A6A6" w:themeFill="background1" w:themeFillShade="A6"/>
          </w:tcPr>
          <w:p w:rsidR="009500F9" w:rsidRPr="00A35477" w:rsidRDefault="009500F9" w:rsidP="007269B9">
            <w:pPr>
              <w:rPr>
                <w:rFonts w:asciiTheme="majorHAnsi" w:hAnsiTheme="majorHAnsi" w:cstheme="majorHAnsi"/>
              </w:rPr>
            </w:pPr>
          </w:p>
        </w:tc>
        <w:tc>
          <w:tcPr>
            <w:tcW w:w="1530" w:type="dxa"/>
            <w:shd w:val="clear" w:color="auto" w:fill="A6A6A6" w:themeFill="background1" w:themeFillShade="A6"/>
          </w:tcPr>
          <w:p w:rsidR="009500F9" w:rsidRPr="00A35477" w:rsidRDefault="009500F9" w:rsidP="007269B9">
            <w:pPr>
              <w:rPr>
                <w:rFonts w:asciiTheme="majorHAnsi" w:hAnsiTheme="majorHAnsi" w:cstheme="majorHAnsi"/>
              </w:rPr>
            </w:pPr>
          </w:p>
        </w:tc>
      </w:tr>
      <w:tr w:rsidR="009500F9" w:rsidRPr="00A35477" w:rsidTr="004E6166">
        <w:tc>
          <w:tcPr>
            <w:tcW w:w="3595" w:type="dxa"/>
          </w:tcPr>
          <w:p w:rsidR="009500F9" w:rsidRPr="00A35477" w:rsidRDefault="004E6166" w:rsidP="007269B9">
            <w:pPr>
              <w:rPr>
                <w:rFonts w:asciiTheme="majorHAnsi" w:hAnsiTheme="majorHAnsi" w:cstheme="majorHAnsi"/>
              </w:rPr>
            </w:pPr>
            <w:r>
              <w:rPr>
                <w:rFonts w:asciiTheme="majorHAnsi" w:hAnsiTheme="majorHAnsi" w:cstheme="majorHAnsi"/>
              </w:rPr>
              <w:t>Manuscript writing and edits</w:t>
            </w:r>
          </w:p>
        </w:tc>
        <w:tc>
          <w:tcPr>
            <w:tcW w:w="1800" w:type="dxa"/>
            <w:shd w:val="clear" w:color="auto" w:fill="FFFFFF" w:themeFill="background1"/>
          </w:tcPr>
          <w:p w:rsidR="009500F9" w:rsidRPr="00A35477" w:rsidRDefault="009500F9" w:rsidP="007269B9">
            <w:pPr>
              <w:rPr>
                <w:rFonts w:asciiTheme="majorHAnsi" w:hAnsiTheme="majorHAnsi" w:cstheme="majorHAnsi"/>
              </w:rPr>
            </w:pPr>
          </w:p>
        </w:tc>
        <w:tc>
          <w:tcPr>
            <w:tcW w:w="1710" w:type="dxa"/>
            <w:shd w:val="clear" w:color="auto" w:fill="FFFFFF" w:themeFill="background1"/>
          </w:tcPr>
          <w:p w:rsidR="009500F9" w:rsidRPr="00A35477" w:rsidRDefault="009500F9" w:rsidP="007269B9">
            <w:pPr>
              <w:rPr>
                <w:rFonts w:asciiTheme="majorHAnsi" w:hAnsiTheme="majorHAnsi" w:cstheme="majorHAnsi"/>
              </w:rPr>
            </w:pPr>
          </w:p>
        </w:tc>
        <w:tc>
          <w:tcPr>
            <w:tcW w:w="1440" w:type="dxa"/>
            <w:shd w:val="clear" w:color="auto" w:fill="A6A6A6" w:themeFill="background1" w:themeFillShade="A6"/>
          </w:tcPr>
          <w:p w:rsidR="009500F9" w:rsidRPr="00A35477" w:rsidRDefault="009500F9" w:rsidP="007269B9">
            <w:pPr>
              <w:rPr>
                <w:rFonts w:asciiTheme="majorHAnsi" w:hAnsiTheme="majorHAnsi" w:cstheme="majorHAnsi"/>
              </w:rPr>
            </w:pPr>
          </w:p>
        </w:tc>
        <w:tc>
          <w:tcPr>
            <w:tcW w:w="1530" w:type="dxa"/>
            <w:shd w:val="clear" w:color="auto" w:fill="A6A6A6" w:themeFill="background1" w:themeFillShade="A6"/>
          </w:tcPr>
          <w:p w:rsidR="009500F9" w:rsidRPr="00A35477" w:rsidRDefault="009500F9" w:rsidP="007269B9">
            <w:pPr>
              <w:rPr>
                <w:rFonts w:asciiTheme="majorHAnsi" w:hAnsiTheme="majorHAnsi" w:cstheme="majorHAnsi"/>
              </w:rPr>
            </w:pPr>
          </w:p>
        </w:tc>
      </w:tr>
      <w:tr w:rsidR="009500F9" w:rsidRPr="00A35477" w:rsidTr="003A46F7">
        <w:tc>
          <w:tcPr>
            <w:tcW w:w="3595" w:type="dxa"/>
          </w:tcPr>
          <w:p w:rsidR="009500F9" w:rsidRPr="00A35477" w:rsidRDefault="003A46F7" w:rsidP="007269B9">
            <w:pPr>
              <w:rPr>
                <w:rFonts w:asciiTheme="majorHAnsi" w:hAnsiTheme="majorHAnsi" w:cstheme="majorHAnsi"/>
              </w:rPr>
            </w:pPr>
            <w:r>
              <w:rPr>
                <w:rFonts w:asciiTheme="majorHAnsi" w:hAnsiTheme="majorHAnsi" w:cstheme="majorHAnsi"/>
              </w:rPr>
              <w:t xml:space="preserve">Submit manuscript, </w:t>
            </w:r>
            <w:r w:rsidR="00521772">
              <w:rPr>
                <w:rFonts w:asciiTheme="majorHAnsi" w:hAnsiTheme="majorHAnsi" w:cstheme="majorHAnsi"/>
              </w:rPr>
              <w:t xml:space="preserve">possible </w:t>
            </w:r>
            <w:r>
              <w:rPr>
                <w:rFonts w:asciiTheme="majorHAnsi" w:hAnsiTheme="majorHAnsi" w:cstheme="majorHAnsi"/>
              </w:rPr>
              <w:t>target journal</w:t>
            </w:r>
            <w:r w:rsidR="00521772">
              <w:rPr>
                <w:rFonts w:asciiTheme="majorHAnsi" w:hAnsiTheme="majorHAnsi" w:cstheme="majorHAnsi"/>
              </w:rPr>
              <w:t>s</w:t>
            </w:r>
            <w:r>
              <w:rPr>
                <w:rFonts w:asciiTheme="majorHAnsi" w:hAnsiTheme="majorHAnsi" w:cstheme="majorHAnsi"/>
              </w:rPr>
              <w:t xml:space="preserve">: </w:t>
            </w:r>
            <w:r w:rsidR="00521772" w:rsidRPr="000219FF">
              <w:rPr>
                <w:rFonts w:asciiTheme="majorHAnsi" w:hAnsiTheme="majorHAnsi" w:cstheme="majorHAnsi"/>
                <w:i/>
                <w:rPrChange w:id="41" w:author="Cayelan C. Carey" w:date="2019-04-29T15:13:00Z">
                  <w:rPr>
                    <w:rFonts w:asciiTheme="majorHAnsi" w:hAnsiTheme="majorHAnsi" w:cstheme="majorHAnsi"/>
                  </w:rPr>
                </w:rPrChange>
              </w:rPr>
              <w:t xml:space="preserve">L&amp;O, Ecosystems, </w:t>
            </w:r>
            <w:proofErr w:type="spellStart"/>
            <w:r w:rsidR="00521772" w:rsidRPr="000219FF">
              <w:rPr>
                <w:rFonts w:asciiTheme="majorHAnsi" w:hAnsiTheme="majorHAnsi" w:cstheme="majorHAnsi"/>
                <w:i/>
                <w:rPrChange w:id="42" w:author="Cayelan C. Carey" w:date="2019-04-29T15:13:00Z">
                  <w:rPr>
                    <w:rFonts w:asciiTheme="majorHAnsi" w:hAnsiTheme="majorHAnsi" w:cstheme="majorHAnsi"/>
                  </w:rPr>
                </w:rPrChange>
              </w:rPr>
              <w:t>Biogeosciences</w:t>
            </w:r>
            <w:proofErr w:type="spellEnd"/>
            <w:r w:rsidR="00521772">
              <w:rPr>
                <w:rFonts w:asciiTheme="majorHAnsi" w:hAnsiTheme="majorHAnsi" w:cstheme="majorHAnsi"/>
              </w:rPr>
              <w:t xml:space="preserve"> </w:t>
            </w:r>
          </w:p>
        </w:tc>
        <w:tc>
          <w:tcPr>
            <w:tcW w:w="1800" w:type="dxa"/>
            <w:shd w:val="clear" w:color="auto" w:fill="FFFFFF" w:themeFill="background1"/>
          </w:tcPr>
          <w:p w:rsidR="009500F9" w:rsidRPr="00A35477" w:rsidRDefault="009500F9" w:rsidP="007269B9">
            <w:pPr>
              <w:rPr>
                <w:rFonts w:asciiTheme="majorHAnsi" w:hAnsiTheme="majorHAnsi" w:cstheme="majorHAnsi"/>
              </w:rPr>
            </w:pPr>
          </w:p>
        </w:tc>
        <w:tc>
          <w:tcPr>
            <w:tcW w:w="1710" w:type="dxa"/>
            <w:shd w:val="clear" w:color="auto" w:fill="FFFFFF" w:themeFill="background1"/>
          </w:tcPr>
          <w:p w:rsidR="009500F9" w:rsidRPr="00A35477" w:rsidRDefault="009500F9" w:rsidP="007269B9">
            <w:pPr>
              <w:rPr>
                <w:rFonts w:asciiTheme="majorHAnsi" w:hAnsiTheme="majorHAnsi" w:cstheme="majorHAnsi"/>
              </w:rPr>
            </w:pPr>
          </w:p>
        </w:tc>
        <w:tc>
          <w:tcPr>
            <w:tcW w:w="1440" w:type="dxa"/>
            <w:shd w:val="clear" w:color="auto" w:fill="FFFFFF" w:themeFill="background1"/>
          </w:tcPr>
          <w:p w:rsidR="009500F9" w:rsidRPr="00A35477" w:rsidRDefault="009500F9" w:rsidP="007269B9">
            <w:pPr>
              <w:rPr>
                <w:rFonts w:asciiTheme="majorHAnsi" w:hAnsiTheme="majorHAnsi" w:cstheme="majorHAnsi"/>
              </w:rPr>
            </w:pPr>
          </w:p>
        </w:tc>
        <w:tc>
          <w:tcPr>
            <w:tcW w:w="1530" w:type="dxa"/>
            <w:shd w:val="clear" w:color="auto" w:fill="A6A6A6" w:themeFill="background1" w:themeFillShade="A6"/>
          </w:tcPr>
          <w:p w:rsidR="009500F9" w:rsidRPr="00A35477" w:rsidRDefault="009500F9" w:rsidP="007269B9">
            <w:pPr>
              <w:rPr>
                <w:rFonts w:asciiTheme="majorHAnsi" w:hAnsiTheme="majorHAnsi" w:cstheme="majorHAnsi"/>
              </w:rPr>
            </w:pPr>
          </w:p>
        </w:tc>
      </w:tr>
    </w:tbl>
    <w:p w:rsidR="009500F9" w:rsidRPr="00A35477" w:rsidRDefault="009500F9" w:rsidP="00367F00">
      <w:pPr>
        <w:rPr>
          <w:rFonts w:asciiTheme="majorHAnsi" w:hAnsiTheme="majorHAnsi" w:cstheme="majorHAnsi"/>
        </w:rPr>
      </w:pPr>
    </w:p>
    <w:p w:rsidR="009963CB" w:rsidRPr="00A35477" w:rsidRDefault="009963CB" w:rsidP="009963CB">
      <w:pPr>
        <w:rPr>
          <w:rFonts w:asciiTheme="majorHAnsi" w:hAnsiTheme="majorHAnsi" w:cstheme="majorHAnsi"/>
        </w:rPr>
      </w:pPr>
    </w:p>
    <w:p w:rsidR="009963CB" w:rsidRPr="004E037D" w:rsidRDefault="009963CB" w:rsidP="009963CB">
      <w:pPr>
        <w:rPr>
          <w:rFonts w:asciiTheme="majorHAnsi" w:hAnsiTheme="majorHAnsi" w:cstheme="majorHAnsi"/>
          <w:b/>
          <w:u w:val="single"/>
        </w:rPr>
      </w:pPr>
      <w:r w:rsidRPr="004E037D">
        <w:rPr>
          <w:rFonts w:asciiTheme="majorHAnsi" w:hAnsiTheme="majorHAnsi" w:cstheme="majorHAnsi"/>
          <w:b/>
          <w:u w:val="single"/>
        </w:rPr>
        <w:t>C</w:t>
      </w:r>
      <w:r w:rsidR="00A218AD" w:rsidRPr="004E037D">
        <w:rPr>
          <w:rFonts w:asciiTheme="majorHAnsi" w:hAnsiTheme="majorHAnsi" w:cstheme="majorHAnsi"/>
          <w:b/>
          <w:u w:val="single"/>
        </w:rPr>
        <w:t>itations</w:t>
      </w:r>
    </w:p>
    <w:p w:rsidR="00B551B1" w:rsidRPr="00A218AD" w:rsidRDefault="00B551B1" w:rsidP="00B551B1">
      <w:pPr>
        <w:autoSpaceDE w:val="0"/>
        <w:autoSpaceDN w:val="0"/>
        <w:adjustRightInd w:val="0"/>
        <w:spacing w:after="0" w:line="240" w:lineRule="auto"/>
        <w:ind w:left="720" w:hanging="720"/>
        <w:rPr>
          <w:rFonts w:asciiTheme="majorHAnsi" w:hAnsiTheme="majorHAnsi" w:cstheme="majorHAnsi"/>
        </w:rPr>
      </w:pPr>
      <w:r w:rsidRPr="00A218AD">
        <w:rPr>
          <w:rFonts w:asciiTheme="majorHAnsi" w:hAnsiTheme="majorHAnsi" w:cstheme="majorHAnsi"/>
        </w:rPr>
        <w:t xml:space="preserve">AP-GfK, </w:t>
      </w:r>
      <w:r w:rsidRPr="00A218AD">
        <w:rPr>
          <w:rFonts w:asciiTheme="majorHAnsi" w:hAnsiTheme="majorHAnsi" w:cstheme="majorHAnsi"/>
          <w:i/>
          <w:iCs/>
        </w:rPr>
        <w:t>Tap Water Confidence Poll</w:t>
      </w:r>
      <w:r w:rsidRPr="00A218AD">
        <w:rPr>
          <w:rFonts w:asciiTheme="majorHAnsi" w:hAnsiTheme="majorHAnsi" w:cstheme="majorHAnsi"/>
        </w:rPr>
        <w:t>, in AP-GfK Poll 2016, Associated Press-GfK Public</w:t>
      </w:r>
    </w:p>
    <w:p w:rsidR="00B551B1" w:rsidRPr="00A218AD" w:rsidRDefault="00B551B1" w:rsidP="00B551B1">
      <w:pPr>
        <w:spacing w:after="0" w:line="240" w:lineRule="auto"/>
        <w:ind w:left="1440" w:hanging="720"/>
        <w:rPr>
          <w:rFonts w:asciiTheme="majorHAnsi" w:hAnsiTheme="majorHAnsi" w:cstheme="majorHAnsi"/>
        </w:rPr>
      </w:pPr>
      <w:r w:rsidRPr="00A218AD">
        <w:rPr>
          <w:rFonts w:asciiTheme="majorHAnsi" w:hAnsiTheme="majorHAnsi" w:cstheme="majorHAnsi"/>
        </w:rPr>
        <w:t>Affairs &amp; Corporate Communications.</w:t>
      </w:r>
    </w:p>
    <w:p w:rsidR="00B31444" w:rsidRPr="00A218AD" w:rsidRDefault="00B551B1" w:rsidP="00B31444">
      <w:pPr>
        <w:pStyle w:val="Bibliography"/>
        <w:rPr>
          <w:rFonts w:asciiTheme="majorHAnsi" w:hAnsiTheme="majorHAnsi" w:cstheme="majorHAnsi"/>
        </w:rPr>
      </w:pPr>
      <w:r w:rsidRPr="00A218AD">
        <w:rPr>
          <w:rFonts w:asciiTheme="majorHAnsi" w:hAnsiTheme="majorHAnsi" w:cstheme="majorHAnsi"/>
        </w:rPr>
        <w:fldChar w:fldCharType="begin"/>
      </w:r>
      <w:r w:rsidRPr="00A218AD">
        <w:rPr>
          <w:rFonts w:asciiTheme="majorHAnsi" w:hAnsiTheme="majorHAnsi" w:cstheme="majorHAnsi"/>
        </w:rPr>
        <w:instrText xml:space="preserve"> ADDIN ZOTERO_BIBL {"uncited":[],"omitted":[],"custom":[]} CSL_BIBLIOGRAPHY </w:instrText>
      </w:r>
      <w:r w:rsidRPr="00A218AD">
        <w:rPr>
          <w:rFonts w:asciiTheme="majorHAnsi" w:hAnsiTheme="majorHAnsi" w:cstheme="majorHAnsi"/>
        </w:rPr>
        <w:fldChar w:fldCharType="separate"/>
      </w:r>
      <w:r w:rsidR="00B31444" w:rsidRPr="00A218AD">
        <w:rPr>
          <w:rFonts w:asciiTheme="majorHAnsi" w:hAnsiTheme="majorHAnsi" w:cstheme="majorHAnsi"/>
        </w:rPr>
        <w:t>Bennett, N.D., Croke, B.F.W., Guariso, G., Guillaume, J.H.A., Hamilton, S.H., Jakeman, A.J., Marsili-Libelli, S., Newham, L.T.H., Norton, J.P., Perrin, C., Pierce, S.A., Robson, B., Seppelt, R., Voinov, A.A., Fath, B.D., Andreassian, V., 2013. Characterising performance of environmental models. Environ. Model. Softw. 40, 1–20. https://doi.org/10.1016/j.envsoft.2012.09.011</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Borges, P.A.F., Train, S., Rodrigues, L.C., 2008. Spatial and temporal variation of phytoplankton in two subtropical Brazilian reservoirs 63–74. https://doi.org/10.1007/s10750-008-9367-3</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Brookes, J.D., Carey, C.C., 2011. Resilience to Blooms. Science 334, 46–47. https://doi.org/10.1126/science.1207349</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Brookmeyer, R., Johnson, E., Ziegler-graham, K., Arrighi, H.M., 2007. Forecasting the global burden of Alzheimer ’ s disease 3, 186–191. https://doi.org/10.1016/j.jalz.2007.04.381</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Brown, C.W., Hood, R.R., Long, W., Jacobs, J., Ramers, D.L., Wazniak, C., Wiggert, J.D., Wood, R., Xu, J., 2013. Ecological forecasting in Chesapeake Bay : Using a mechanistic – empirical modeling approach 125, 113–125. https://doi.org/10.1016/j.jmarsys.2012.12.007</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Butcher, J.B., Nover, D., Johnson, T.E., Clark, C.M., 2015. Sensitivity of lake thermal and mixing dynamics to climate change. Clim. Change 129, 295–305. https://doi.org/10.1007/s10584-015-1326-1</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Calijuri, M.C., Dos Santos, A.C.A., Jati, S., 2002. Temporal changes in the phytoplankton community structure in a tropical and eutrophic reservoir ( Barra Bonita , S . P .— Brazil ).</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Carpenter, S.R., Stanley, E.H., Vander Zanden, M.J., 2011. State of the World’s Freshwater Ecosystems: Physical, Chemical, and Biological Changes. Ssrn. https://doi.org/10.1146/annurev-environ-021810-094524</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Cooke, G.D., Kennedy, R.H., 2001. Managing Drinking Water Supplies. Lake Reserv. Manag. 17, 157–174. https://doi.org/10.1080/07438140109354128</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Dean, C., Roxburgh, S., Mackey, B.G., 2004. Forecasting landscape-level carbon sequestration using gridded , spatially adjusted tree growth 194, 109–129. https://doi.org/10.1016/j.foreco.2004.02.013</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Dodds, W.K., Bouska, W.W., Eitzmann, J.L., Pilger, T.J., Pitts, K.L., Riley, A.J., Schloesser, J.T., Thornbrugh, D.J., 2009. Eutrophication of U.S. Freshwaters: Analysis of Potential Economic Damages. Environ. Sci. Technol. 43, 12–19. https://doi.org/10.1021/es801217q</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Estes, L.D., Bradley, B.A., Beukes, H., Hole, D.G., Lau, M., Oppenheimer, M.G., Schulze, R., Tadross, M.A., Turner, W.R., 2013. R E S E A RC H Comparing mechanistic and empirical model projections of crop suitability and productivity : implications for ecological forecasting 1007–1018. https://doi.org/10.1111/geb.12034</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Gerling, A.B., Munger, Z.W., Doubek, J.P., Hamre, K.D., Gantzer, P.A., Little, J.C., Carey, C.C., 2016. Whole-Catchment Manipulations of Internal and External Loading Reveal the Sensitivity of a Century- Old Reservoir to Hypoxia. Ecosystems 19, 555–571. https://doi.org/10.1007/s10021-015-9951-0</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Gonzalez-benecke, C.A., Martin, T.A., 2017. Pinus taeda forest growth predictions in the 21st century vary with site mean annual temperature and site quality 4689–4705. https://doi.org/10.1111/gcb.13717</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Hampton, S.E., Strasser, C.A., Tewksbury, J.J., Gram, W.K., Budden, A.E., Batcheller, A.L., Duke, C.S., Porter, J.H., 2013. Big data and the future of ecology In a nutshell : https://doi.org/10.1890/120103</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Hamre, K.D., Lofton, M.E., McClure, R.P., Munger, Z.W., Doubek, J.P., Gerling, A.B., Schreiber, M.E., Carey, C.C., 2018. In situ fluorometry reveals a persistent, perennial hypolimnetic cyanobacterial bloom in a seasonally anoxic reservoir. Freshw. Sci. 37, 000–000. https://doi.org/10.1086/699327</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Harrison, J.A., Maranger, Æ.R.J., Alexander, Æ.R.B., Giblin, A.E., Emilio, Æ.P.J.Æ., Seitzinger, S.P., Sobota, Æ.D.J., Wollheim, Æ.W.M., 2009. The regional and global significance of nitrogen removal in lakes and reservoirs 143–157. https://doi.org/10.1007/s10533-008-9272-x</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Hazen, E.L., Palacios, D.M., Forney, K.A., Howell, E.A., Becker, E., Hoover, A.L., Irvine, L., Deangelis, M., Bograd, S.J., Mate, B.R., Bailey, H., 2017. WhaleWatch : a dynamic management tool for predicting blue whale density in the California Current 1415–1428. https://doi.org/10.1111/1365-2664.12820</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Hipsey, M.R., Bruce, L.C., Boon, C., Busch, B., Carey, C.C., Hamilton, D.P., Hanson, P.C., Read, J.S., de Sousa, E., Weber, M., Winslow, L.A., 2019. A General Lake Model (GLM 3.0) for linking with high-frequency sensor data from the Global Lake Ecological Observatory Network (GLEON). Geosci. Model Dev. Katlenburg-Lindau 12, 473–523. http://dx.doi.org/10.5194/gmd-12-473-2019</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Hipsey, M.R., Bruce, L.C., Boon, C., Busch, B., Carey, C.C., Hamilton, D.P., Hanson, P.C., Read, J.S., de Sousa, E., Weber, M., Winslow, L.A., 2017. A General Lake Model (GLM 2.4) for linking with high-frequency sensor data from the Global Lake Ecological Observatory Network (GLEON). Geosci. Model Dev. Discuss. 1–60. https://doi.org/10.5194/gmd-2017-257</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Jeppesen, E., Kronvang, B., Olesen, J.E., Audet, J., 2011. Climate change effects on nitrogen loading from cultivated catchments in Europe : implications for nitrogen retention , ecological state of lakes and adaptation 1–21. https://doi.org/10.1007/s10750-010-0547-6</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Kling, G.W., Kipphut, G.W., Miller, M., Brien, W.J.O., 2000. Integration of lakes and streams in a landscape perspective : the importance of material processing on spatial patterns and temporal coherence.</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Lee, R.D., Carter, L.R., Lee, R.D., Modeling, L.R.C., Lee, R.D., Carter, L.R., 1992. Modeling and Forecasting U . S . Mortality Modeling and Forecasting U . S . Mortality 1459. https://doi.org/10.1080/01621459.1992.10475265</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Lindegren, M., Mollmann, Christian, Nielsen, A., Brander, K., Mackenzie, B.R., Stenseth, N.C., 2010. Ecological forecasting under climate change : the case of Baltic cod 2121–2130. https://doi.org/10.1098/rspb.2010.0353</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Liu, X., Feng, J., Wang, Y., 2019. Chlorophyll a predictability and relative importance of factors governing lake phytoplankton at different timescales. Sci. Total Environ. 648, 472–480. https://doi.org/10.1016/j.scitotenv.2018.08.146</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Martínez-meyer, E., Peterson, A.T., Hargrove, W.W., 2004. Ecological niches as stable distributional constraints on mammal species , with implications for Pleistocene extinctions and climate change projections for biodiversity 305–314.</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Mcclain, M.E., Boyer, E.W., Dent, C.L., Gergel, S.E., Grimm, N.B., Groffman, P.M., Hart, S.C., Harvey, J.W., Johnston, C.A., Mayorga, E., Mcdowell, W.H., Pinay, G., 2003. Biogeochemical Hot Spots and Hot Moments at the Interface of Terrestrial and Aquatic Ecosystems 301–312. https://doi.org/10.1007/s10021-003-0161-9</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Moss, B., Kosten, S., Meerhoff, M., Battarbee, R.W., Mazzeo, N., Havens, K., Lacerot, G., Liu, Z., Meester, D., Paerl, H., Scheffer, M., Moss, B., Kosten, S., Meerhoff, M., Battarbee, R.W., Mazzeo, N., Havens, K., Lacerot, G., Liu, Z., Meester, L.D., Moss, B., Kosten, S., Meerhoff, M., Battarbee, R.W., Jeppesen, E., Mazzeo, N., 2017. Allied attack : climate change and eutrophication Allied attack : climate change and eutrophication 2041. https://doi.org/10.5268/IW-1.2.359</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Perretti, C.T., Munch, S.B., Sugihara, G., 2013. Model-free forecasting outperforms the correct mechanistic model for simulated and experimental data 110, 5253–5257. https://doi.org/10.1073/pnas.1216076110</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Powers, S.M., Tank, J., 2015. Control of nitrogen and phosphorus transport by reservoirs in agricultural landscapes. https://doi.org/10.1007/s10533-015-0106-3.CITATIONS</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Prein, A.F., Liu, C., Ikeda, K., Trier, S.B., Rasmussen, R.M., Holland, G.J., Clark, M.P., 2017. Increased rainfall volume from future convective storms in the US. Nat. Clim. Change 7. https://doi.org/10.1038/s41558-017-0007-7</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Rigosi, A., Marcé, R., Escot, C., Rueda, F.J., 2011. A calibration strategy for dynamic succession models including several phytoplankton groups. Environ. Model. Softw. 26, 697–710. https://doi.org/10.1016/j.envsoft.2011.01.007</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Rychtecky, P., Znachor, P., 2011. Spatial heterogeneity and seasonal succession of phytoplankton along the longitudinal gradient in a eutrophic reservoir 175–186. https://doi.org/10.1007/s10750-010-0571-6</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Sadro, S., Nelson, C.E., Melack, J.M., 2012. The Influence of Landscape Position and Catchment Characteristics on Aquatic Biogeochemistry in High-Elevation Lake-Chains 363–386. https://doi.org/10.1007/s10021-011-9515-x</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Saunders, D.L., Kalff, J., 2001. Nitrogen retention in wetlands , lakes and rivers 205–212.</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Scott, J.T., Stanley, J.K., Doyle, R.D., Forbes, M.G., Brooks, B. W., 2009. River – reservoir transition zones are nitrogen fixation hot spots regardless of ecosystem trophic state 61–68. https://doi.org/10.1007/s10750-008-9696-2</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Shumway, T., Shumway, T., 2001. Forecasting Bankruptcy More Accurately : A Simple Hazard Model * 74, 101–124.</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Smith, V., 2003. Eutrophication of freshwater and coastal marine ecosystems a global problem. Environ. Sci. Pollut. Res. 10, 126–139. https://doi.org/10.1065/espr2002.12.142</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Soares, M.C.S., Marinho, M.M., Azevedo, S.M.O.F., Branco, C.W.C., Huszar, V.L.M., 2012. Limnologica Eutrophication and retention time affecting spatial heterogeneity in a tropical reservoir. Limnologica 42, 197–203. https://doi.org/10.1016/j.limno.2011.11.002</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Soranno, P.A., Webster, K.E., Riera, J.L., Kratz, T.K., Baron, J.S., Bukaveckas, P.A., Kling, G.W., White, D.S., Caine, N., Lathrop, R.C., Leavitt, P.R., 1999. Spatial Variation among Lakes within Landscapes : Ecological Organization along Lake Chains 395–410.</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Stachelek, J., Soranno, P.A., 2019. Does freshwater connectivity influence phosphorus retention in lakes ? 1–14. https://doi.org/10.1002/lno.11137</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Stow, C.A., Roessler, C., Borsuk, M.E., Bowen, J.D., Reckhow, K.H., 2003. Comparison of Estuarine Water Quality Models for Total Maximum Daily Load Development in Neuse River Estuary 129, 307–314.</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Thomas, M.K., Fontana, S., Reyes, M., Keho, M., Pomati, F., 2018. The predictability of a lake phytoplankton community , over time-scales of hours to years 619–628. https://doi.org/10.1111/ele.12927</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Thuiller, W., Brotons, L., Araujo, M.B., Lavorel, S., 2004. Effects of restricting environmental range of data to project current and future species distributions 2.</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White, M.A., Nemani, R.R., 2004. Soil water forecasting in the continental United States : relative forcing by meteorology versus leaf area index and the effects of meteorological forecast errors 30, 717–730.</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Wilkinson, M.D., 2016. Comment : The FAIR Guiding Principles for scienti fi c data management and stewardship 1–9. https://doi.org/10.1038/sdata.2016.18</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Woodbury, P.B., Smith, J.E., Weinstein, D.A., Laurence, J.A., 1998. Assessing potential climate change effects on loblolly pine growth : A probabilistic regional modeling approach 99–116.</w:t>
      </w:r>
    </w:p>
    <w:p w:rsidR="00B551B1" w:rsidRPr="00A218AD" w:rsidRDefault="00B551B1" w:rsidP="009963CB">
      <w:pPr>
        <w:rPr>
          <w:rFonts w:asciiTheme="majorHAnsi" w:hAnsiTheme="majorHAnsi" w:cstheme="majorHAnsi"/>
        </w:rPr>
      </w:pPr>
      <w:r w:rsidRPr="00A218AD">
        <w:rPr>
          <w:rFonts w:asciiTheme="majorHAnsi" w:hAnsiTheme="majorHAnsi" w:cstheme="majorHAnsi"/>
        </w:rPr>
        <w:fldChar w:fldCharType="end"/>
      </w:r>
    </w:p>
    <w:p w:rsidR="005D30B3" w:rsidRPr="00A218AD" w:rsidRDefault="005D30B3" w:rsidP="005D30B3">
      <w:pPr>
        <w:rPr>
          <w:rFonts w:asciiTheme="majorHAnsi" w:hAnsiTheme="majorHAnsi" w:cstheme="majorHAnsi"/>
        </w:rPr>
      </w:pPr>
    </w:p>
    <w:sectPr w:rsidR="005D30B3" w:rsidRPr="00A218AD">
      <w:footerReference w:type="even" r:id="rId15"/>
      <w:footerReference w:type="default" r:id="rId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ayelan C. Carey" w:date="2019-04-29T14:38:00Z" w:initials="CCC">
    <w:p w:rsidR="009F41EB" w:rsidRDefault="009F41EB">
      <w:pPr>
        <w:pStyle w:val="CommentText"/>
      </w:pPr>
      <w:r>
        <w:rPr>
          <w:rStyle w:val="CommentReference"/>
        </w:rPr>
        <w:annotationRef/>
      </w:r>
      <w:r>
        <w:t>I have to say the date in your review letter that your prospectus was approved; let’s use this one!</w:t>
      </w:r>
    </w:p>
  </w:comment>
  <w:comment w:id="12" w:author="Cayelan C. Carey" w:date="2019-04-29T14:40:00Z" w:initials="CCC">
    <w:p w:rsidR="009F41EB" w:rsidRDefault="009F41EB">
      <w:pPr>
        <w:pStyle w:val="CommentText"/>
      </w:pPr>
      <w:r>
        <w:rPr>
          <w:rStyle w:val="CommentReference"/>
        </w:rPr>
        <w:annotationRef/>
      </w:r>
      <w:r>
        <w:t>Annual reviews paper</w:t>
      </w:r>
    </w:p>
  </w:comment>
  <w:comment w:id="24" w:author="Cayelan C. Carey" w:date="2019-04-29T14:58:00Z" w:initials="CCC">
    <w:p w:rsidR="009B6AB4" w:rsidRDefault="009B6AB4">
      <w:pPr>
        <w:pStyle w:val="CommentText"/>
      </w:pPr>
      <w:r>
        <w:rPr>
          <w:rStyle w:val="CommentReference"/>
        </w:rPr>
        <w:annotationRef/>
      </w:r>
      <w:r>
        <w:t>Reminder to check all figure #s!</w:t>
      </w:r>
    </w:p>
  </w:comment>
  <w:comment w:id="28" w:author="Cayelan C. Carey" w:date="2019-04-29T14:59:00Z" w:initials="CCC">
    <w:p w:rsidR="009B6AB4" w:rsidRDefault="009B6AB4">
      <w:pPr>
        <w:pStyle w:val="CommentText"/>
      </w:pPr>
      <w:r>
        <w:rPr>
          <w:rStyle w:val="CommentReference"/>
        </w:rPr>
        <w:annotationRef/>
      </w:r>
      <w:r>
        <w:t xml:space="preserve">this </w:t>
      </w:r>
    </w:p>
  </w:comment>
  <w:comment w:id="31" w:author="Cayelan C. Carey" w:date="2019-04-29T14:59:00Z" w:initials="CCC">
    <w:p w:rsidR="009B6AB4" w:rsidRDefault="009B6AB4">
      <w:pPr>
        <w:pStyle w:val="CommentText"/>
      </w:pPr>
      <w:r>
        <w:rPr>
          <w:rStyle w:val="CommentReference"/>
        </w:rPr>
        <w:annotationRef/>
      </w:r>
      <w:r>
        <w:t>this figure now becomes #3</w:t>
      </w:r>
    </w:p>
  </w:comment>
  <w:comment w:id="38" w:author="Cayelan C. Carey" w:date="2019-04-29T15:13:00Z" w:initials="CCC">
    <w:p w:rsidR="000219FF" w:rsidRDefault="000219FF">
      <w:pPr>
        <w:pStyle w:val="CommentText"/>
      </w:pPr>
      <w:r>
        <w:rPr>
          <w:rStyle w:val="CommentReference"/>
        </w:rPr>
        <w:annotationRef/>
      </w:r>
      <w:r>
        <w:t>figure 4</w:t>
      </w:r>
    </w:p>
  </w:comment>
  <w:comment w:id="39" w:author="Cayelan C. Carey" w:date="2019-04-29T15:13:00Z" w:initials="CCC">
    <w:p w:rsidR="000219FF" w:rsidRDefault="000219FF">
      <w:pPr>
        <w:pStyle w:val="CommentText"/>
      </w:pPr>
      <w:r>
        <w:rPr>
          <w:rStyle w:val="CommentReference"/>
        </w:rPr>
        <w:annotationRef/>
      </w:r>
      <w:r>
        <w:t>and fig 5- maybe separating the figures from the captions would help in case you need to edit more figures later on?</w:t>
      </w:r>
    </w:p>
  </w:comment>
  <w:comment w:id="40" w:author="Cayelan C. Carey" w:date="2019-04-29T15:13:00Z" w:initials="CCC">
    <w:p w:rsidR="000219FF" w:rsidRDefault="000219FF">
      <w:pPr>
        <w:pStyle w:val="CommentText"/>
      </w:pPr>
      <w:r>
        <w:rPr>
          <w:rStyle w:val="CommentReference"/>
        </w:rPr>
        <w:annotationRef/>
      </w:r>
      <w:r>
        <w:t xml:space="preserve">And another fig </w:t>
      </w:r>
      <w:r>
        <w:sym w:font="Wingdings" w:char="F04A"/>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6A87" w:rsidRDefault="00A86A87" w:rsidP="00F24871">
      <w:pPr>
        <w:spacing w:after="0" w:line="240" w:lineRule="auto"/>
      </w:pPr>
      <w:r>
        <w:separator/>
      </w:r>
    </w:p>
  </w:endnote>
  <w:endnote w:type="continuationSeparator" w:id="0">
    <w:p w:rsidR="00A86A87" w:rsidRDefault="00A86A87" w:rsidP="00F24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53641363"/>
      <w:docPartObj>
        <w:docPartGallery w:val="Page Numbers (Bottom of Page)"/>
        <w:docPartUnique/>
      </w:docPartObj>
    </w:sdtPr>
    <w:sdtContent>
      <w:p w:rsidR="009F41EB" w:rsidRDefault="009F41EB" w:rsidP="000A7A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F41EB" w:rsidRDefault="009F41EB" w:rsidP="00E0166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1884939"/>
      <w:docPartObj>
        <w:docPartGallery w:val="Page Numbers (Bottom of Page)"/>
        <w:docPartUnique/>
      </w:docPartObj>
    </w:sdtPr>
    <w:sdtContent>
      <w:p w:rsidR="009F41EB" w:rsidRDefault="009F41EB" w:rsidP="000A7A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F41EB" w:rsidRDefault="009F41EB" w:rsidP="00E0166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6A87" w:rsidRDefault="00A86A87" w:rsidP="00F24871">
      <w:pPr>
        <w:spacing w:after="0" w:line="240" w:lineRule="auto"/>
      </w:pPr>
      <w:r>
        <w:separator/>
      </w:r>
    </w:p>
  </w:footnote>
  <w:footnote w:type="continuationSeparator" w:id="0">
    <w:p w:rsidR="00A86A87" w:rsidRDefault="00A86A87" w:rsidP="00F248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7AA4"/>
    <w:multiLevelType w:val="hybridMultilevel"/>
    <w:tmpl w:val="54FA79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082EBC"/>
    <w:multiLevelType w:val="hybridMultilevel"/>
    <w:tmpl w:val="360E1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00C83"/>
    <w:multiLevelType w:val="hybridMultilevel"/>
    <w:tmpl w:val="67DA7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94137A"/>
    <w:multiLevelType w:val="hybridMultilevel"/>
    <w:tmpl w:val="CABE5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A154C"/>
    <w:multiLevelType w:val="hybridMultilevel"/>
    <w:tmpl w:val="7FBA76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E62DA8"/>
    <w:multiLevelType w:val="hybridMultilevel"/>
    <w:tmpl w:val="76368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F296C"/>
    <w:multiLevelType w:val="hybridMultilevel"/>
    <w:tmpl w:val="AF00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A91133"/>
    <w:multiLevelType w:val="multilevel"/>
    <w:tmpl w:val="0B5E5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1307A9"/>
    <w:multiLevelType w:val="hybridMultilevel"/>
    <w:tmpl w:val="EBA0DE8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4C5CD5"/>
    <w:multiLevelType w:val="hybridMultilevel"/>
    <w:tmpl w:val="61F08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554FCE"/>
    <w:multiLevelType w:val="hybridMultilevel"/>
    <w:tmpl w:val="A8B0D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E06F84"/>
    <w:multiLevelType w:val="hybridMultilevel"/>
    <w:tmpl w:val="F37A4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3466D2"/>
    <w:multiLevelType w:val="hybridMultilevel"/>
    <w:tmpl w:val="BD420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891825"/>
    <w:multiLevelType w:val="hybridMultilevel"/>
    <w:tmpl w:val="F2E26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822FD1"/>
    <w:multiLevelType w:val="hybridMultilevel"/>
    <w:tmpl w:val="29CCE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4F3C8D"/>
    <w:multiLevelType w:val="hybridMultilevel"/>
    <w:tmpl w:val="61C89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E3653B"/>
    <w:multiLevelType w:val="hybridMultilevel"/>
    <w:tmpl w:val="534ABE2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6F2A9E"/>
    <w:multiLevelType w:val="hybridMultilevel"/>
    <w:tmpl w:val="6674FE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9A17A33"/>
    <w:multiLevelType w:val="hybridMultilevel"/>
    <w:tmpl w:val="A7AAB4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D4167AC"/>
    <w:multiLevelType w:val="hybridMultilevel"/>
    <w:tmpl w:val="D7627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
  </w:num>
  <w:num w:numId="4">
    <w:abstractNumId w:val="0"/>
  </w:num>
  <w:num w:numId="5">
    <w:abstractNumId w:val="3"/>
  </w:num>
  <w:num w:numId="6">
    <w:abstractNumId w:val="18"/>
  </w:num>
  <w:num w:numId="7">
    <w:abstractNumId w:val="17"/>
  </w:num>
  <w:num w:numId="8">
    <w:abstractNumId w:val="4"/>
  </w:num>
  <w:num w:numId="9">
    <w:abstractNumId w:val="10"/>
  </w:num>
  <w:num w:numId="10">
    <w:abstractNumId w:val="5"/>
  </w:num>
  <w:num w:numId="11">
    <w:abstractNumId w:val="14"/>
  </w:num>
  <w:num w:numId="12">
    <w:abstractNumId w:val="12"/>
  </w:num>
  <w:num w:numId="13">
    <w:abstractNumId w:val="15"/>
  </w:num>
  <w:num w:numId="14">
    <w:abstractNumId w:val="9"/>
  </w:num>
  <w:num w:numId="15">
    <w:abstractNumId w:val="2"/>
  </w:num>
  <w:num w:numId="16">
    <w:abstractNumId w:val="8"/>
  </w:num>
  <w:num w:numId="17">
    <w:abstractNumId w:val="7"/>
  </w:num>
  <w:num w:numId="18">
    <w:abstractNumId w:val="16"/>
  </w:num>
  <w:num w:numId="19">
    <w:abstractNumId w:val="1"/>
  </w:num>
  <w:num w:numId="2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yelan C. Carey">
    <w15:presenceInfo w15:providerId="None" w15:userId="Cayelan C. Car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411"/>
    <w:rsid w:val="0000038B"/>
    <w:rsid w:val="00006D80"/>
    <w:rsid w:val="00016956"/>
    <w:rsid w:val="000219FF"/>
    <w:rsid w:val="00021E4D"/>
    <w:rsid w:val="00026A6E"/>
    <w:rsid w:val="00030F99"/>
    <w:rsid w:val="000318BB"/>
    <w:rsid w:val="00032124"/>
    <w:rsid w:val="000445A9"/>
    <w:rsid w:val="00051494"/>
    <w:rsid w:val="0005666D"/>
    <w:rsid w:val="000610A2"/>
    <w:rsid w:val="00066AA0"/>
    <w:rsid w:val="00066B4F"/>
    <w:rsid w:val="00073AE1"/>
    <w:rsid w:val="0007417B"/>
    <w:rsid w:val="00085A6B"/>
    <w:rsid w:val="00093239"/>
    <w:rsid w:val="00093740"/>
    <w:rsid w:val="00093A6F"/>
    <w:rsid w:val="000A4920"/>
    <w:rsid w:val="000A6831"/>
    <w:rsid w:val="000A7A45"/>
    <w:rsid w:val="000B31B5"/>
    <w:rsid w:val="000B4F17"/>
    <w:rsid w:val="000C7294"/>
    <w:rsid w:val="000D2E7B"/>
    <w:rsid w:val="000D6593"/>
    <w:rsid w:val="000E0F8F"/>
    <w:rsid w:val="000E1AF5"/>
    <w:rsid w:val="000E2224"/>
    <w:rsid w:val="000E6E72"/>
    <w:rsid w:val="000E7D49"/>
    <w:rsid w:val="00104835"/>
    <w:rsid w:val="00111084"/>
    <w:rsid w:val="00111BEB"/>
    <w:rsid w:val="00112372"/>
    <w:rsid w:val="001123AE"/>
    <w:rsid w:val="00112652"/>
    <w:rsid w:val="00113103"/>
    <w:rsid w:val="00113D29"/>
    <w:rsid w:val="00114590"/>
    <w:rsid w:val="001172B7"/>
    <w:rsid w:val="00117E66"/>
    <w:rsid w:val="00120075"/>
    <w:rsid w:val="001238AF"/>
    <w:rsid w:val="00126178"/>
    <w:rsid w:val="00126C24"/>
    <w:rsid w:val="00127385"/>
    <w:rsid w:val="00131854"/>
    <w:rsid w:val="001340C5"/>
    <w:rsid w:val="00142E66"/>
    <w:rsid w:val="00142F28"/>
    <w:rsid w:val="001444BD"/>
    <w:rsid w:val="00146C88"/>
    <w:rsid w:val="001607B6"/>
    <w:rsid w:val="001641F2"/>
    <w:rsid w:val="0016750F"/>
    <w:rsid w:val="00167666"/>
    <w:rsid w:val="00167A04"/>
    <w:rsid w:val="00177E62"/>
    <w:rsid w:val="00180481"/>
    <w:rsid w:val="00183CA8"/>
    <w:rsid w:val="0018590B"/>
    <w:rsid w:val="001864B7"/>
    <w:rsid w:val="00191BF5"/>
    <w:rsid w:val="00192674"/>
    <w:rsid w:val="00194DF2"/>
    <w:rsid w:val="00196ECD"/>
    <w:rsid w:val="001A0DF1"/>
    <w:rsid w:val="001A2CCF"/>
    <w:rsid w:val="001A5882"/>
    <w:rsid w:val="001B3385"/>
    <w:rsid w:val="001C2B7C"/>
    <w:rsid w:val="001D084C"/>
    <w:rsid w:val="001D5E83"/>
    <w:rsid w:val="001D6794"/>
    <w:rsid w:val="001E1BFF"/>
    <w:rsid w:val="001E4FE9"/>
    <w:rsid w:val="001F24C4"/>
    <w:rsid w:val="001F323E"/>
    <w:rsid w:val="00200889"/>
    <w:rsid w:val="00205CF5"/>
    <w:rsid w:val="00213C82"/>
    <w:rsid w:val="002221A8"/>
    <w:rsid w:val="00223202"/>
    <w:rsid w:val="0023111B"/>
    <w:rsid w:val="00234D13"/>
    <w:rsid w:val="002375BF"/>
    <w:rsid w:val="002408E6"/>
    <w:rsid w:val="00240B11"/>
    <w:rsid w:val="00243779"/>
    <w:rsid w:val="00244319"/>
    <w:rsid w:val="00246BFA"/>
    <w:rsid w:val="00253349"/>
    <w:rsid w:val="00255A95"/>
    <w:rsid w:val="00277E0F"/>
    <w:rsid w:val="002827C3"/>
    <w:rsid w:val="00284411"/>
    <w:rsid w:val="00285257"/>
    <w:rsid w:val="002853DD"/>
    <w:rsid w:val="00291DE8"/>
    <w:rsid w:val="00292535"/>
    <w:rsid w:val="002942DA"/>
    <w:rsid w:val="002A1449"/>
    <w:rsid w:val="002A2263"/>
    <w:rsid w:val="002B055B"/>
    <w:rsid w:val="002B10E7"/>
    <w:rsid w:val="002B1D0A"/>
    <w:rsid w:val="002B3112"/>
    <w:rsid w:val="002B4CC4"/>
    <w:rsid w:val="002B7506"/>
    <w:rsid w:val="002C487C"/>
    <w:rsid w:val="002C7066"/>
    <w:rsid w:val="002D3409"/>
    <w:rsid w:val="002D37C0"/>
    <w:rsid w:val="002D44B4"/>
    <w:rsid w:val="002D73DD"/>
    <w:rsid w:val="002E1AF6"/>
    <w:rsid w:val="002E5C19"/>
    <w:rsid w:val="002E7540"/>
    <w:rsid w:val="002F12C7"/>
    <w:rsid w:val="0030717F"/>
    <w:rsid w:val="0031199B"/>
    <w:rsid w:val="00320827"/>
    <w:rsid w:val="00322096"/>
    <w:rsid w:val="0033108A"/>
    <w:rsid w:val="00336D7F"/>
    <w:rsid w:val="003459D1"/>
    <w:rsid w:val="00356CA4"/>
    <w:rsid w:val="0036543E"/>
    <w:rsid w:val="00367F00"/>
    <w:rsid w:val="003800DF"/>
    <w:rsid w:val="00385F2B"/>
    <w:rsid w:val="00386172"/>
    <w:rsid w:val="0039467F"/>
    <w:rsid w:val="00394EFC"/>
    <w:rsid w:val="00397952"/>
    <w:rsid w:val="003A3361"/>
    <w:rsid w:val="003A3A2A"/>
    <w:rsid w:val="003A46F7"/>
    <w:rsid w:val="003B6476"/>
    <w:rsid w:val="003C4CA7"/>
    <w:rsid w:val="003D0C30"/>
    <w:rsid w:val="003D1EEA"/>
    <w:rsid w:val="003E1C78"/>
    <w:rsid w:val="003E22BD"/>
    <w:rsid w:val="003E7E04"/>
    <w:rsid w:val="003F4831"/>
    <w:rsid w:val="003F4E51"/>
    <w:rsid w:val="003F5EE5"/>
    <w:rsid w:val="003F7C65"/>
    <w:rsid w:val="00400E63"/>
    <w:rsid w:val="00403A5C"/>
    <w:rsid w:val="0040408B"/>
    <w:rsid w:val="00404A39"/>
    <w:rsid w:val="004100DE"/>
    <w:rsid w:val="004202E1"/>
    <w:rsid w:val="00420A96"/>
    <w:rsid w:val="004230BE"/>
    <w:rsid w:val="00432EE0"/>
    <w:rsid w:val="0044602F"/>
    <w:rsid w:val="004461D5"/>
    <w:rsid w:val="00446A47"/>
    <w:rsid w:val="00447A09"/>
    <w:rsid w:val="0045461B"/>
    <w:rsid w:val="004613B2"/>
    <w:rsid w:val="00462381"/>
    <w:rsid w:val="0046743D"/>
    <w:rsid w:val="00475745"/>
    <w:rsid w:val="00483E4E"/>
    <w:rsid w:val="00491707"/>
    <w:rsid w:val="00493A93"/>
    <w:rsid w:val="00494C60"/>
    <w:rsid w:val="0049608B"/>
    <w:rsid w:val="004A3CB8"/>
    <w:rsid w:val="004B2343"/>
    <w:rsid w:val="004C463C"/>
    <w:rsid w:val="004C5A57"/>
    <w:rsid w:val="004D43A9"/>
    <w:rsid w:val="004E037D"/>
    <w:rsid w:val="004E1BFA"/>
    <w:rsid w:val="004E371C"/>
    <w:rsid w:val="004E49E3"/>
    <w:rsid w:val="004E6166"/>
    <w:rsid w:val="004F6ED8"/>
    <w:rsid w:val="004F736B"/>
    <w:rsid w:val="005029AA"/>
    <w:rsid w:val="005058DB"/>
    <w:rsid w:val="00511C21"/>
    <w:rsid w:val="0051720B"/>
    <w:rsid w:val="00521090"/>
    <w:rsid w:val="00521772"/>
    <w:rsid w:val="00524714"/>
    <w:rsid w:val="0053336B"/>
    <w:rsid w:val="00536010"/>
    <w:rsid w:val="005367DC"/>
    <w:rsid w:val="00536CC9"/>
    <w:rsid w:val="00544484"/>
    <w:rsid w:val="00552B68"/>
    <w:rsid w:val="00554E66"/>
    <w:rsid w:val="00556ED0"/>
    <w:rsid w:val="00557F37"/>
    <w:rsid w:val="0056354D"/>
    <w:rsid w:val="00567923"/>
    <w:rsid w:val="00575E47"/>
    <w:rsid w:val="00583EF1"/>
    <w:rsid w:val="00585E16"/>
    <w:rsid w:val="00590FB1"/>
    <w:rsid w:val="00593957"/>
    <w:rsid w:val="005A39CC"/>
    <w:rsid w:val="005A65A7"/>
    <w:rsid w:val="005A7EBE"/>
    <w:rsid w:val="005B292A"/>
    <w:rsid w:val="005B772A"/>
    <w:rsid w:val="005C20AE"/>
    <w:rsid w:val="005C2294"/>
    <w:rsid w:val="005D085F"/>
    <w:rsid w:val="005D0B43"/>
    <w:rsid w:val="005D1BF2"/>
    <w:rsid w:val="005D2814"/>
    <w:rsid w:val="005D30B3"/>
    <w:rsid w:val="005E001B"/>
    <w:rsid w:val="005E320C"/>
    <w:rsid w:val="005E62C0"/>
    <w:rsid w:val="005F517E"/>
    <w:rsid w:val="005F735D"/>
    <w:rsid w:val="00605F86"/>
    <w:rsid w:val="006102E1"/>
    <w:rsid w:val="0061344A"/>
    <w:rsid w:val="00615E33"/>
    <w:rsid w:val="006162E2"/>
    <w:rsid w:val="00622BC4"/>
    <w:rsid w:val="00627569"/>
    <w:rsid w:val="0063111F"/>
    <w:rsid w:val="00655176"/>
    <w:rsid w:val="00662CC1"/>
    <w:rsid w:val="006649CC"/>
    <w:rsid w:val="00667469"/>
    <w:rsid w:val="00691826"/>
    <w:rsid w:val="006A1933"/>
    <w:rsid w:val="006A2ABE"/>
    <w:rsid w:val="006A3761"/>
    <w:rsid w:val="006A5BAA"/>
    <w:rsid w:val="006A5BC9"/>
    <w:rsid w:val="006B06BB"/>
    <w:rsid w:val="006B2426"/>
    <w:rsid w:val="006B4AF0"/>
    <w:rsid w:val="006C387A"/>
    <w:rsid w:val="006D0ED3"/>
    <w:rsid w:val="006D611C"/>
    <w:rsid w:val="006E40FB"/>
    <w:rsid w:val="006F01B7"/>
    <w:rsid w:val="006F2D2F"/>
    <w:rsid w:val="006F45C4"/>
    <w:rsid w:val="007032D6"/>
    <w:rsid w:val="007055C6"/>
    <w:rsid w:val="007203FB"/>
    <w:rsid w:val="00722142"/>
    <w:rsid w:val="007269B9"/>
    <w:rsid w:val="00737A58"/>
    <w:rsid w:val="00744C7A"/>
    <w:rsid w:val="00747860"/>
    <w:rsid w:val="007548FC"/>
    <w:rsid w:val="00756CD2"/>
    <w:rsid w:val="0076488E"/>
    <w:rsid w:val="007664F4"/>
    <w:rsid w:val="00777140"/>
    <w:rsid w:val="007877BC"/>
    <w:rsid w:val="007907BF"/>
    <w:rsid w:val="00793A87"/>
    <w:rsid w:val="007948AD"/>
    <w:rsid w:val="00794C52"/>
    <w:rsid w:val="007966C5"/>
    <w:rsid w:val="007A4C69"/>
    <w:rsid w:val="007B3365"/>
    <w:rsid w:val="007B341F"/>
    <w:rsid w:val="007C4409"/>
    <w:rsid w:val="007C459A"/>
    <w:rsid w:val="007D0E56"/>
    <w:rsid w:val="007D383C"/>
    <w:rsid w:val="007D4E93"/>
    <w:rsid w:val="007D510C"/>
    <w:rsid w:val="007D5C7F"/>
    <w:rsid w:val="007D64D2"/>
    <w:rsid w:val="007E2387"/>
    <w:rsid w:val="007E4196"/>
    <w:rsid w:val="007F6A38"/>
    <w:rsid w:val="007F6DA5"/>
    <w:rsid w:val="00806D35"/>
    <w:rsid w:val="00811BDB"/>
    <w:rsid w:val="00813885"/>
    <w:rsid w:val="00815ECB"/>
    <w:rsid w:val="00832834"/>
    <w:rsid w:val="008342A4"/>
    <w:rsid w:val="00834C31"/>
    <w:rsid w:val="00836BE1"/>
    <w:rsid w:val="00840679"/>
    <w:rsid w:val="0084713B"/>
    <w:rsid w:val="0085101F"/>
    <w:rsid w:val="00851CE9"/>
    <w:rsid w:val="00856147"/>
    <w:rsid w:val="008572AD"/>
    <w:rsid w:val="00864BF8"/>
    <w:rsid w:val="00864C7D"/>
    <w:rsid w:val="00865DE1"/>
    <w:rsid w:val="00872C3F"/>
    <w:rsid w:val="00876C3A"/>
    <w:rsid w:val="0088098E"/>
    <w:rsid w:val="00885E10"/>
    <w:rsid w:val="008879A6"/>
    <w:rsid w:val="00890330"/>
    <w:rsid w:val="00892097"/>
    <w:rsid w:val="008A2FA1"/>
    <w:rsid w:val="008A3CBE"/>
    <w:rsid w:val="008A409D"/>
    <w:rsid w:val="008A58D8"/>
    <w:rsid w:val="008A5C9C"/>
    <w:rsid w:val="008D3875"/>
    <w:rsid w:val="008D4878"/>
    <w:rsid w:val="008E2132"/>
    <w:rsid w:val="00913655"/>
    <w:rsid w:val="00915BE0"/>
    <w:rsid w:val="00915D94"/>
    <w:rsid w:val="00916A41"/>
    <w:rsid w:val="0092515D"/>
    <w:rsid w:val="00927615"/>
    <w:rsid w:val="00930AC6"/>
    <w:rsid w:val="00930C09"/>
    <w:rsid w:val="00931231"/>
    <w:rsid w:val="009362E7"/>
    <w:rsid w:val="00937144"/>
    <w:rsid w:val="00940D5A"/>
    <w:rsid w:val="0094434B"/>
    <w:rsid w:val="00947402"/>
    <w:rsid w:val="009500F9"/>
    <w:rsid w:val="009517EC"/>
    <w:rsid w:val="0095464C"/>
    <w:rsid w:val="00955A8D"/>
    <w:rsid w:val="00957D11"/>
    <w:rsid w:val="00960586"/>
    <w:rsid w:val="009624CD"/>
    <w:rsid w:val="0096276C"/>
    <w:rsid w:val="00964712"/>
    <w:rsid w:val="00967775"/>
    <w:rsid w:val="00971EE5"/>
    <w:rsid w:val="00975F1C"/>
    <w:rsid w:val="009856A0"/>
    <w:rsid w:val="0099207C"/>
    <w:rsid w:val="00992902"/>
    <w:rsid w:val="0099602B"/>
    <w:rsid w:val="009963CB"/>
    <w:rsid w:val="009A04B6"/>
    <w:rsid w:val="009A1B33"/>
    <w:rsid w:val="009A24B3"/>
    <w:rsid w:val="009A5839"/>
    <w:rsid w:val="009A5DB2"/>
    <w:rsid w:val="009A6FB7"/>
    <w:rsid w:val="009A7F17"/>
    <w:rsid w:val="009B6AB4"/>
    <w:rsid w:val="009C05AB"/>
    <w:rsid w:val="009C08D7"/>
    <w:rsid w:val="009C2B8A"/>
    <w:rsid w:val="009C41E3"/>
    <w:rsid w:val="009D16A7"/>
    <w:rsid w:val="009D35A4"/>
    <w:rsid w:val="009E1152"/>
    <w:rsid w:val="009E2930"/>
    <w:rsid w:val="009F3ACF"/>
    <w:rsid w:val="009F41EB"/>
    <w:rsid w:val="00A02196"/>
    <w:rsid w:val="00A02DF9"/>
    <w:rsid w:val="00A04316"/>
    <w:rsid w:val="00A04A63"/>
    <w:rsid w:val="00A14AF7"/>
    <w:rsid w:val="00A16EA0"/>
    <w:rsid w:val="00A20F12"/>
    <w:rsid w:val="00A218AD"/>
    <w:rsid w:val="00A3011B"/>
    <w:rsid w:val="00A3130B"/>
    <w:rsid w:val="00A34DAD"/>
    <w:rsid w:val="00A35477"/>
    <w:rsid w:val="00A539DE"/>
    <w:rsid w:val="00A56374"/>
    <w:rsid w:val="00A60B4B"/>
    <w:rsid w:val="00A60E2D"/>
    <w:rsid w:val="00A65A6B"/>
    <w:rsid w:val="00A65DB6"/>
    <w:rsid w:val="00A71A95"/>
    <w:rsid w:val="00A75ED8"/>
    <w:rsid w:val="00A86A87"/>
    <w:rsid w:val="00A92EA0"/>
    <w:rsid w:val="00AB0F13"/>
    <w:rsid w:val="00AB40B1"/>
    <w:rsid w:val="00AC14DE"/>
    <w:rsid w:val="00AC3299"/>
    <w:rsid w:val="00AD1D50"/>
    <w:rsid w:val="00AD77B1"/>
    <w:rsid w:val="00AE00B1"/>
    <w:rsid w:val="00AE5129"/>
    <w:rsid w:val="00AE5855"/>
    <w:rsid w:val="00AF44D9"/>
    <w:rsid w:val="00AF4593"/>
    <w:rsid w:val="00B00AD5"/>
    <w:rsid w:val="00B025A1"/>
    <w:rsid w:val="00B0524D"/>
    <w:rsid w:val="00B0705D"/>
    <w:rsid w:val="00B10B61"/>
    <w:rsid w:val="00B12C71"/>
    <w:rsid w:val="00B13A88"/>
    <w:rsid w:val="00B14301"/>
    <w:rsid w:val="00B156E4"/>
    <w:rsid w:val="00B24D55"/>
    <w:rsid w:val="00B31444"/>
    <w:rsid w:val="00B33F29"/>
    <w:rsid w:val="00B40CF5"/>
    <w:rsid w:val="00B54D8A"/>
    <w:rsid w:val="00B551B1"/>
    <w:rsid w:val="00B556D9"/>
    <w:rsid w:val="00B56F1F"/>
    <w:rsid w:val="00B629F5"/>
    <w:rsid w:val="00B62AB0"/>
    <w:rsid w:val="00B66E9B"/>
    <w:rsid w:val="00B67703"/>
    <w:rsid w:val="00B67A29"/>
    <w:rsid w:val="00B67FD7"/>
    <w:rsid w:val="00B72463"/>
    <w:rsid w:val="00B753B5"/>
    <w:rsid w:val="00B8482B"/>
    <w:rsid w:val="00B85355"/>
    <w:rsid w:val="00B85A3A"/>
    <w:rsid w:val="00B900BF"/>
    <w:rsid w:val="00B96D4C"/>
    <w:rsid w:val="00BA5D71"/>
    <w:rsid w:val="00BB073C"/>
    <w:rsid w:val="00BB1515"/>
    <w:rsid w:val="00BB1F77"/>
    <w:rsid w:val="00BB3FD1"/>
    <w:rsid w:val="00BB7FA6"/>
    <w:rsid w:val="00BC1E33"/>
    <w:rsid w:val="00BC3F61"/>
    <w:rsid w:val="00BC5AB0"/>
    <w:rsid w:val="00BD06D6"/>
    <w:rsid w:val="00BD0EDC"/>
    <w:rsid w:val="00BD2095"/>
    <w:rsid w:val="00BD2144"/>
    <w:rsid w:val="00BD41D5"/>
    <w:rsid w:val="00BE0607"/>
    <w:rsid w:val="00BE51D0"/>
    <w:rsid w:val="00BF027C"/>
    <w:rsid w:val="00BF17A8"/>
    <w:rsid w:val="00C02B45"/>
    <w:rsid w:val="00C07B10"/>
    <w:rsid w:val="00C1524C"/>
    <w:rsid w:val="00C2013C"/>
    <w:rsid w:val="00C22121"/>
    <w:rsid w:val="00C264F4"/>
    <w:rsid w:val="00C26C6D"/>
    <w:rsid w:val="00C40407"/>
    <w:rsid w:val="00C43697"/>
    <w:rsid w:val="00C44557"/>
    <w:rsid w:val="00C4455B"/>
    <w:rsid w:val="00C448E0"/>
    <w:rsid w:val="00C51404"/>
    <w:rsid w:val="00C549FA"/>
    <w:rsid w:val="00C60AE3"/>
    <w:rsid w:val="00C60F59"/>
    <w:rsid w:val="00C65ED5"/>
    <w:rsid w:val="00C71542"/>
    <w:rsid w:val="00C718C3"/>
    <w:rsid w:val="00C718C8"/>
    <w:rsid w:val="00C7647C"/>
    <w:rsid w:val="00C83A45"/>
    <w:rsid w:val="00C84329"/>
    <w:rsid w:val="00C864F5"/>
    <w:rsid w:val="00C95155"/>
    <w:rsid w:val="00CB0698"/>
    <w:rsid w:val="00CB128F"/>
    <w:rsid w:val="00CB2814"/>
    <w:rsid w:val="00CB5318"/>
    <w:rsid w:val="00CD29DD"/>
    <w:rsid w:val="00CD5222"/>
    <w:rsid w:val="00CD6667"/>
    <w:rsid w:val="00CE466C"/>
    <w:rsid w:val="00CE6236"/>
    <w:rsid w:val="00CF2BA3"/>
    <w:rsid w:val="00CF4FBD"/>
    <w:rsid w:val="00D007A7"/>
    <w:rsid w:val="00D22EDC"/>
    <w:rsid w:val="00D249F9"/>
    <w:rsid w:val="00D309D4"/>
    <w:rsid w:val="00D333EB"/>
    <w:rsid w:val="00D3581E"/>
    <w:rsid w:val="00D43987"/>
    <w:rsid w:val="00D536A4"/>
    <w:rsid w:val="00D57358"/>
    <w:rsid w:val="00D60DCF"/>
    <w:rsid w:val="00D610A8"/>
    <w:rsid w:val="00D66184"/>
    <w:rsid w:val="00D70698"/>
    <w:rsid w:val="00D70937"/>
    <w:rsid w:val="00D72676"/>
    <w:rsid w:val="00D74161"/>
    <w:rsid w:val="00D76467"/>
    <w:rsid w:val="00D769B4"/>
    <w:rsid w:val="00D82DD8"/>
    <w:rsid w:val="00D84741"/>
    <w:rsid w:val="00D9005D"/>
    <w:rsid w:val="00D90E96"/>
    <w:rsid w:val="00D92362"/>
    <w:rsid w:val="00D94C90"/>
    <w:rsid w:val="00DA227F"/>
    <w:rsid w:val="00DB7216"/>
    <w:rsid w:val="00DC0F17"/>
    <w:rsid w:val="00DD2314"/>
    <w:rsid w:val="00DD273C"/>
    <w:rsid w:val="00DD27A5"/>
    <w:rsid w:val="00DD294B"/>
    <w:rsid w:val="00DE16B6"/>
    <w:rsid w:val="00DE4822"/>
    <w:rsid w:val="00E0096F"/>
    <w:rsid w:val="00E0166E"/>
    <w:rsid w:val="00E04A9E"/>
    <w:rsid w:val="00E107B8"/>
    <w:rsid w:val="00E12A6B"/>
    <w:rsid w:val="00E13CC0"/>
    <w:rsid w:val="00E1528C"/>
    <w:rsid w:val="00E207C5"/>
    <w:rsid w:val="00E22927"/>
    <w:rsid w:val="00E2472E"/>
    <w:rsid w:val="00E31B5B"/>
    <w:rsid w:val="00E31D62"/>
    <w:rsid w:val="00E32CF7"/>
    <w:rsid w:val="00E33697"/>
    <w:rsid w:val="00E35304"/>
    <w:rsid w:val="00E415F7"/>
    <w:rsid w:val="00E43974"/>
    <w:rsid w:val="00E43B00"/>
    <w:rsid w:val="00E442FE"/>
    <w:rsid w:val="00E4448C"/>
    <w:rsid w:val="00E464A2"/>
    <w:rsid w:val="00E46C21"/>
    <w:rsid w:val="00E52FFB"/>
    <w:rsid w:val="00E53830"/>
    <w:rsid w:val="00E56EDD"/>
    <w:rsid w:val="00E6262A"/>
    <w:rsid w:val="00E6334E"/>
    <w:rsid w:val="00E64050"/>
    <w:rsid w:val="00E66A90"/>
    <w:rsid w:val="00E67F50"/>
    <w:rsid w:val="00E739FA"/>
    <w:rsid w:val="00E73FBE"/>
    <w:rsid w:val="00E741C4"/>
    <w:rsid w:val="00E7692C"/>
    <w:rsid w:val="00E82FAF"/>
    <w:rsid w:val="00E845A8"/>
    <w:rsid w:val="00E90318"/>
    <w:rsid w:val="00E90551"/>
    <w:rsid w:val="00E90FD1"/>
    <w:rsid w:val="00E95AF2"/>
    <w:rsid w:val="00EA7D48"/>
    <w:rsid w:val="00EB2201"/>
    <w:rsid w:val="00EB3492"/>
    <w:rsid w:val="00EB4CBF"/>
    <w:rsid w:val="00EB7571"/>
    <w:rsid w:val="00EC71CE"/>
    <w:rsid w:val="00ED4567"/>
    <w:rsid w:val="00ED4E84"/>
    <w:rsid w:val="00ED561D"/>
    <w:rsid w:val="00EE37CC"/>
    <w:rsid w:val="00EE7A9B"/>
    <w:rsid w:val="00EF0D6F"/>
    <w:rsid w:val="00EF4735"/>
    <w:rsid w:val="00EF4A51"/>
    <w:rsid w:val="00F00186"/>
    <w:rsid w:val="00F07E88"/>
    <w:rsid w:val="00F10C83"/>
    <w:rsid w:val="00F11DD5"/>
    <w:rsid w:val="00F14B1B"/>
    <w:rsid w:val="00F222C1"/>
    <w:rsid w:val="00F22B93"/>
    <w:rsid w:val="00F24871"/>
    <w:rsid w:val="00F305CF"/>
    <w:rsid w:val="00F32946"/>
    <w:rsid w:val="00F33448"/>
    <w:rsid w:val="00F42EEE"/>
    <w:rsid w:val="00F4340F"/>
    <w:rsid w:val="00F43434"/>
    <w:rsid w:val="00F507CF"/>
    <w:rsid w:val="00F50B95"/>
    <w:rsid w:val="00F5259C"/>
    <w:rsid w:val="00F67C47"/>
    <w:rsid w:val="00F7630D"/>
    <w:rsid w:val="00F8456B"/>
    <w:rsid w:val="00F90740"/>
    <w:rsid w:val="00F97907"/>
    <w:rsid w:val="00FA2450"/>
    <w:rsid w:val="00FB7532"/>
    <w:rsid w:val="00FB7B61"/>
    <w:rsid w:val="00FC00C5"/>
    <w:rsid w:val="00FC258B"/>
    <w:rsid w:val="00FC27C3"/>
    <w:rsid w:val="00FC2E7E"/>
    <w:rsid w:val="00FC4402"/>
    <w:rsid w:val="00FD0E00"/>
    <w:rsid w:val="00FD37C7"/>
    <w:rsid w:val="00FE2793"/>
    <w:rsid w:val="00FE2CD8"/>
    <w:rsid w:val="00FE6842"/>
    <w:rsid w:val="00FF13DC"/>
    <w:rsid w:val="00FF5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06F81"/>
  <w15:chartTrackingRefBased/>
  <w15:docId w15:val="{57AC5501-4E7C-4486-92F3-D04A7D6EE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0BF"/>
    <w:pPr>
      <w:ind w:left="720"/>
      <w:contextualSpacing/>
    </w:pPr>
  </w:style>
  <w:style w:type="character" w:styleId="CommentReference">
    <w:name w:val="annotation reference"/>
    <w:basedOn w:val="DefaultParagraphFont"/>
    <w:uiPriority w:val="99"/>
    <w:semiHidden/>
    <w:unhideWhenUsed/>
    <w:rsid w:val="00D84741"/>
    <w:rPr>
      <w:sz w:val="16"/>
      <w:szCs w:val="16"/>
    </w:rPr>
  </w:style>
  <w:style w:type="paragraph" w:styleId="CommentText">
    <w:name w:val="annotation text"/>
    <w:basedOn w:val="Normal"/>
    <w:link w:val="CommentTextChar"/>
    <w:uiPriority w:val="99"/>
    <w:semiHidden/>
    <w:unhideWhenUsed/>
    <w:rsid w:val="00D84741"/>
    <w:pPr>
      <w:spacing w:line="240" w:lineRule="auto"/>
    </w:pPr>
    <w:rPr>
      <w:sz w:val="20"/>
      <w:szCs w:val="20"/>
    </w:rPr>
  </w:style>
  <w:style w:type="character" w:customStyle="1" w:styleId="CommentTextChar">
    <w:name w:val="Comment Text Char"/>
    <w:basedOn w:val="DefaultParagraphFont"/>
    <w:link w:val="CommentText"/>
    <w:uiPriority w:val="99"/>
    <w:semiHidden/>
    <w:rsid w:val="00D84741"/>
    <w:rPr>
      <w:sz w:val="20"/>
      <w:szCs w:val="20"/>
    </w:rPr>
  </w:style>
  <w:style w:type="paragraph" w:styleId="CommentSubject">
    <w:name w:val="annotation subject"/>
    <w:basedOn w:val="CommentText"/>
    <w:next w:val="CommentText"/>
    <w:link w:val="CommentSubjectChar"/>
    <w:uiPriority w:val="99"/>
    <w:semiHidden/>
    <w:unhideWhenUsed/>
    <w:rsid w:val="00D84741"/>
    <w:rPr>
      <w:b/>
      <w:bCs/>
    </w:rPr>
  </w:style>
  <w:style w:type="character" w:customStyle="1" w:styleId="CommentSubjectChar">
    <w:name w:val="Comment Subject Char"/>
    <w:basedOn w:val="CommentTextChar"/>
    <w:link w:val="CommentSubject"/>
    <w:uiPriority w:val="99"/>
    <w:semiHidden/>
    <w:rsid w:val="00D84741"/>
    <w:rPr>
      <w:b/>
      <w:bCs/>
      <w:sz w:val="20"/>
      <w:szCs w:val="20"/>
    </w:rPr>
  </w:style>
  <w:style w:type="paragraph" w:styleId="BalloonText">
    <w:name w:val="Balloon Text"/>
    <w:basedOn w:val="Normal"/>
    <w:link w:val="BalloonTextChar"/>
    <w:uiPriority w:val="99"/>
    <w:semiHidden/>
    <w:unhideWhenUsed/>
    <w:rsid w:val="00D847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741"/>
    <w:rPr>
      <w:rFonts w:ascii="Segoe UI" w:hAnsi="Segoe UI" w:cs="Segoe UI"/>
      <w:sz w:val="18"/>
      <w:szCs w:val="18"/>
    </w:rPr>
  </w:style>
  <w:style w:type="paragraph" w:styleId="Footer">
    <w:name w:val="footer"/>
    <w:basedOn w:val="Normal"/>
    <w:link w:val="FooterChar"/>
    <w:uiPriority w:val="99"/>
    <w:unhideWhenUsed/>
    <w:rsid w:val="00F24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871"/>
  </w:style>
  <w:style w:type="character" w:styleId="PageNumber">
    <w:name w:val="page number"/>
    <w:basedOn w:val="DefaultParagraphFont"/>
    <w:uiPriority w:val="99"/>
    <w:semiHidden/>
    <w:unhideWhenUsed/>
    <w:rsid w:val="00F24871"/>
  </w:style>
  <w:style w:type="character" w:styleId="Hyperlink">
    <w:name w:val="Hyperlink"/>
    <w:basedOn w:val="DefaultParagraphFont"/>
    <w:uiPriority w:val="99"/>
    <w:unhideWhenUsed/>
    <w:rsid w:val="006B06BB"/>
    <w:rPr>
      <w:color w:val="0563C1" w:themeColor="hyperlink"/>
      <w:u w:val="single"/>
    </w:rPr>
  </w:style>
  <w:style w:type="character" w:styleId="UnresolvedMention">
    <w:name w:val="Unresolved Mention"/>
    <w:basedOn w:val="DefaultParagraphFont"/>
    <w:uiPriority w:val="99"/>
    <w:semiHidden/>
    <w:unhideWhenUsed/>
    <w:rsid w:val="006B06BB"/>
    <w:rPr>
      <w:color w:val="605E5C"/>
      <w:shd w:val="clear" w:color="auto" w:fill="E1DFDD"/>
    </w:rPr>
  </w:style>
  <w:style w:type="paragraph" w:styleId="NormalWeb">
    <w:name w:val="Normal (Web)"/>
    <w:basedOn w:val="Normal"/>
    <w:uiPriority w:val="99"/>
    <w:semiHidden/>
    <w:unhideWhenUsed/>
    <w:rsid w:val="005D30B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6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E371C"/>
    <w:pPr>
      <w:spacing w:after="0" w:line="240" w:lineRule="auto"/>
    </w:pPr>
  </w:style>
  <w:style w:type="paragraph" w:styleId="Header">
    <w:name w:val="header"/>
    <w:basedOn w:val="Normal"/>
    <w:link w:val="HeaderChar"/>
    <w:uiPriority w:val="99"/>
    <w:unhideWhenUsed/>
    <w:rsid w:val="004E37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371C"/>
  </w:style>
  <w:style w:type="character" w:styleId="HTMLCite">
    <w:name w:val="HTML Cite"/>
    <w:basedOn w:val="DefaultParagraphFont"/>
    <w:uiPriority w:val="99"/>
    <w:semiHidden/>
    <w:unhideWhenUsed/>
    <w:rsid w:val="00367F00"/>
    <w:rPr>
      <w:i/>
      <w:iCs/>
    </w:rPr>
  </w:style>
  <w:style w:type="character" w:styleId="PlaceholderText">
    <w:name w:val="Placeholder Text"/>
    <w:basedOn w:val="DefaultParagraphFont"/>
    <w:uiPriority w:val="99"/>
    <w:semiHidden/>
    <w:rsid w:val="00567923"/>
    <w:rPr>
      <w:color w:val="808080"/>
    </w:rPr>
  </w:style>
  <w:style w:type="paragraph" w:styleId="FootnoteText">
    <w:name w:val="footnote text"/>
    <w:basedOn w:val="Normal"/>
    <w:link w:val="FootnoteTextChar"/>
    <w:uiPriority w:val="99"/>
    <w:semiHidden/>
    <w:unhideWhenUsed/>
    <w:rsid w:val="00836B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6BE1"/>
    <w:rPr>
      <w:sz w:val="20"/>
      <w:szCs w:val="20"/>
    </w:rPr>
  </w:style>
  <w:style w:type="character" w:styleId="FootnoteReference">
    <w:name w:val="footnote reference"/>
    <w:basedOn w:val="DefaultParagraphFont"/>
    <w:uiPriority w:val="99"/>
    <w:semiHidden/>
    <w:unhideWhenUsed/>
    <w:rsid w:val="00836BE1"/>
    <w:rPr>
      <w:vertAlign w:val="superscript"/>
    </w:rPr>
  </w:style>
  <w:style w:type="paragraph" w:styleId="Bibliography">
    <w:name w:val="Bibliography"/>
    <w:basedOn w:val="Normal"/>
    <w:next w:val="Normal"/>
    <w:uiPriority w:val="37"/>
    <w:unhideWhenUsed/>
    <w:rsid w:val="00B551B1"/>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3218210">
      <w:bodyDiv w:val="1"/>
      <w:marLeft w:val="0"/>
      <w:marRight w:val="0"/>
      <w:marTop w:val="0"/>
      <w:marBottom w:val="0"/>
      <w:divBdr>
        <w:top w:val="none" w:sz="0" w:space="0" w:color="auto"/>
        <w:left w:val="none" w:sz="0" w:space="0" w:color="auto"/>
        <w:bottom w:val="none" w:sz="0" w:space="0" w:color="auto"/>
        <w:right w:val="none" w:sz="0" w:space="0" w:color="auto"/>
      </w:divBdr>
    </w:div>
    <w:div w:id="862979519">
      <w:bodyDiv w:val="1"/>
      <w:marLeft w:val="0"/>
      <w:marRight w:val="0"/>
      <w:marTop w:val="0"/>
      <w:marBottom w:val="0"/>
      <w:divBdr>
        <w:top w:val="none" w:sz="0" w:space="0" w:color="auto"/>
        <w:left w:val="none" w:sz="0" w:space="0" w:color="auto"/>
        <w:bottom w:val="none" w:sz="0" w:space="0" w:color="auto"/>
        <w:right w:val="none" w:sz="0" w:space="0" w:color="auto"/>
      </w:divBdr>
    </w:div>
    <w:div w:id="1222131627">
      <w:bodyDiv w:val="1"/>
      <w:marLeft w:val="0"/>
      <w:marRight w:val="0"/>
      <w:marTop w:val="0"/>
      <w:marBottom w:val="0"/>
      <w:divBdr>
        <w:top w:val="none" w:sz="0" w:space="0" w:color="auto"/>
        <w:left w:val="none" w:sz="0" w:space="0" w:color="auto"/>
        <w:bottom w:val="none" w:sz="0" w:space="0" w:color="auto"/>
        <w:right w:val="none" w:sz="0" w:space="0" w:color="auto"/>
      </w:divBdr>
      <w:divsChild>
        <w:div w:id="64189220">
          <w:marLeft w:val="0"/>
          <w:marRight w:val="0"/>
          <w:marTop w:val="0"/>
          <w:marBottom w:val="0"/>
          <w:divBdr>
            <w:top w:val="none" w:sz="0" w:space="0" w:color="auto"/>
            <w:left w:val="none" w:sz="0" w:space="0" w:color="auto"/>
            <w:bottom w:val="none" w:sz="0" w:space="0" w:color="auto"/>
            <w:right w:val="none" w:sz="0" w:space="0" w:color="auto"/>
          </w:divBdr>
        </w:div>
        <w:div w:id="445007682">
          <w:marLeft w:val="0"/>
          <w:marRight w:val="0"/>
          <w:marTop w:val="0"/>
          <w:marBottom w:val="0"/>
          <w:divBdr>
            <w:top w:val="none" w:sz="0" w:space="0" w:color="auto"/>
            <w:left w:val="none" w:sz="0" w:space="0" w:color="auto"/>
            <w:bottom w:val="none" w:sz="0" w:space="0" w:color="auto"/>
            <w:right w:val="none" w:sz="0" w:space="0" w:color="auto"/>
          </w:divBdr>
        </w:div>
        <w:div w:id="649792112">
          <w:marLeft w:val="0"/>
          <w:marRight w:val="0"/>
          <w:marTop w:val="0"/>
          <w:marBottom w:val="0"/>
          <w:divBdr>
            <w:top w:val="none" w:sz="0" w:space="0" w:color="auto"/>
            <w:left w:val="none" w:sz="0" w:space="0" w:color="auto"/>
            <w:bottom w:val="none" w:sz="0" w:space="0" w:color="auto"/>
            <w:right w:val="none" w:sz="0" w:space="0" w:color="auto"/>
          </w:divBdr>
        </w:div>
        <w:div w:id="672879536">
          <w:marLeft w:val="0"/>
          <w:marRight w:val="0"/>
          <w:marTop w:val="0"/>
          <w:marBottom w:val="0"/>
          <w:divBdr>
            <w:top w:val="none" w:sz="0" w:space="0" w:color="auto"/>
            <w:left w:val="none" w:sz="0" w:space="0" w:color="auto"/>
            <w:bottom w:val="none" w:sz="0" w:space="0" w:color="auto"/>
            <w:right w:val="none" w:sz="0" w:space="0" w:color="auto"/>
          </w:divBdr>
        </w:div>
        <w:div w:id="892035761">
          <w:marLeft w:val="0"/>
          <w:marRight w:val="0"/>
          <w:marTop w:val="0"/>
          <w:marBottom w:val="0"/>
          <w:divBdr>
            <w:top w:val="none" w:sz="0" w:space="0" w:color="auto"/>
            <w:left w:val="none" w:sz="0" w:space="0" w:color="auto"/>
            <w:bottom w:val="none" w:sz="0" w:space="0" w:color="auto"/>
            <w:right w:val="none" w:sz="0" w:space="0" w:color="auto"/>
          </w:divBdr>
        </w:div>
        <w:div w:id="1011757808">
          <w:marLeft w:val="0"/>
          <w:marRight w:val="0"/>
          <w:marTop w:val="0"/>
          <w:marBottom w:val="0"/>
          <w:divBdr>
            <w:top w:val="none" w:sz="0" w:space="0" w:color="auto"/>
            <w:left w:val="none" w:sz="0" w:space="0" w:color="auto"/>
            <w:bottom w:val="none" w:sz="0" w:space="0" w:color="auto"/>
            <w:right w:val="none" w:sz="0" w:space="0" w:color="auto"/>
          </w:divBdr>
        </w:div>
        <w:div w:id="1039474712">
          <w:marLeft w:val="0"/>
          <w:marRight w:val="0"/>
          <w:marTop w:val="0"/>
          <w:marBottom w:val="0"/>
          <w:divBdr>
            <w:top w:val="none" w:sz="0" w:space="0" w:color="auto"/>
            <w:left w:val="none" w:sz="0" w:space="0" w:color="auto"/>
            <w:bottom w:val="none" w:sz="0" w:space="0" w:color="auto"/>
            <w:right w:val="none" w:sz="0" w:space="0" w:color="auto"/>
          </w:divBdr>
        </w:div>
        <w:div w:id="1089083913">
          <w:marLeft w:val="0"/>
          <w:marRight w:val="0"/>
          <w:marTop w:val="0"/>
          <w:marBottom w:val="0"/>
          <w:divBdr>
            <w:top w:val="none" w:sz="0" w:space="0" w:color="auto"/>
            <w:left w:val="none" w:sz="0" w:space="0" w:color="auto"/>
            <w:bottom w:val="none" w:sz="0" w:space="0" w:color="auto"/>
            <w:right w:val="none" w:sz="0" w:space="0" w:color="auto"/>
          </w:divBdr>
        </w:div>
        <w:div w:id="1326280614">
          <w:marLeft w:val="0"/>
          <w:marRight w:val="0"/>
          <w:marTop w:val="0"/>
          <w:marBottom w:val="0"/>
          <w:divBdr>
            <w:top w:val="none" w:sz="0" w:space="0" w:color="auto"/>
            <w:left w:val="none" w:sz="0" w:space="0" w:color="auto"/>
            <w:bottom w:val="none" w:sz="0" w:space="0" w:color="auto"/>
            <w:right w:val="none" w:sz="0" w:space="0" w:color="auto"/>
          </w:divBdr>
        </w:div>
        <w:div w:id="1340742620">
          <w:marLeft w:val="0"/>
          <w:marRight w:val="0"/>
          <w:marTop w:val="0"/>
          <w:marBottom w:val="0"/>
          <w:divBdr>
            <w:top w:val="none" w:sz="0" w:space="0" w:color="auto"/>
            <w:left w:val="none" w:sz="0" w:space="0" w:color="auto"/>
            <w:bottom w:val="none" w:sz="0" w:space="0" w:color="auto"/>
            <w:right w:val="none" w:sz="0" w:space="0" w:color="auto"/>
          </w:divBdr>
        </w:div>
        <w:div w:id="1459489807">
          <w:marLeft w:val="0"/>
          <w:marRight w:val="0"/>
          <w:marTop w:val="0"/>
          <w:marBottom w:val="0"/>
          <w:divBdr>
            <w:top w:val="none" w:sz="0" w:space="0" w:color="auto"/>
            <w:left w:val="none" w:sz="0" w:space="0" w:color="auto"/>
            <w:bottom w:val="none" w:sz="0" w:space="0" w:color="auto"/>
            <w:right w:val="none" w:sz="0" w:space="0" w:color="auto"/>
          </w:divBdr>
        </w:div>
        <w:div w:id="1485318149">
          <w:marLeft w:val="0"/>
          <w:marRight w:val="0"/>
          <w:marTop w:val="0"/>
          <w:marBottom w:val="0"/>
          <w:divBdr>
            <w:top w:val="none" w:sz="0" w:space="0" w:color="auto"/>
            <w:left w:val="none" w:sz="0" w:space="0" w:color="auto"/>
            <w:bottom w:val="none" w:sz="0" w:space="0" w:color="auto"/>
            <w:right w:val="none" w:sz="0" w:space="0" w:color="auto"/>
          </w:divBdr>
        </w:div>
        <w:div w:id="1506633054">
          <w:marLeft w:val="0"/>
          <w:marRight w:val="0"/>
          <w:marTop w:val="0"/>
          <w:marBottom w:val="0"/>
          <w:divBdr>
            <w:top w:val="none" w:sz="0" w:space="0" w:color="auto"/>
            <w:left w:val="none" w:sz="0" w:space="0" w:color="auto"/>
            <w:bottom w:val="none" w:sz="0" w:space="0" w:color="auto"/>
            <w:right w:val="none" w:sz="0" w:space="0" w:color="auto"/>
          </w:divBdr>
        </w:div>
        <w:div w:id="1567299307">
          <w:marLeft w:val="0"/>
          <w:marRight w:val="0"/>
          <w:marTop w:val="0"/>
          <w:marBottom w:val="0"/>
          <w:divBdr>
            <w:top w:val="none" w:sz="0" w:space="0" w:color="auto"/>
            <w:left w:val="none" w:sz="0" w:space="0" w:color="auto"/>
            <w:bottom w:val="none" w:sz="0" w:space="0" w:color="auto"/>
            <w:right w:val="none" w:sz="0" w:space="0" w:color="auto"/>
          </w:divBdr>
        </w:div>
        <w:div w:id="1770004649">
          <w:marLeft w:val="0"/>
          <w:marRight w:val="0"/>
          <w:marTop w:val="0"/>
          <w:marBottom w:val="0"/>
          <w:divBdr>
            <w:top w:val="none" w:sz="0" w:space="0" w:color="auto"/>
            <w:left w:val="none" w:sz="0" w:space="0" w:color="auto"/>
            <w:bottom w:val="none" w:sz="0" w:space="0" w:color="auto"/>
            <w:right w:val="none" w:sz="0" w:space="0" w:color="auto"/>
          </w:divBdr>
        </w:div>
        <w:div w:id="1821463442">
          <w:marLeft w:val="0"/>
          <w:marRight w:val="0"/>
          <w:marTop w:val="0"/>
          <w:marBottom w:val="0"/>
          <w:divBdr>
            <w:top w:val="none" w:sz="0" w:space="0" w:color="auto"/>
            <w:left w:val="none" w:sz="0" w:space="0" w:color="auto"/>
            <w:bottom w:val="none" w:sz="0" w:space="0" w:color="auto"/>
            <w:right w:val="none" w:sz="0" w:space="0" w:color="auto"/>
          </w:divBdr>
        </w:div>
        <w:div w:id="1946039907">
          <w:marLeft w:val="0"/>
          <w:marRight w:val="0"/>
          <w:marTop w:val="0"/>
          <w:marBottom w:val="0"/>
          <w:divBdr>
            <w:top w:val="none" w:sz="0" w:space="0" w:color="auto"/>
            <w:left w:val="none" w:sz="0" w:space="0" w:color="auto"/>
            <w:bottom w:val="none" w:sz="0" w:space="0" w:color="auto"/>
            <w:right w:val="none" w:sz="0" w:space="0" w:color="auto"/>
          </w:divBdr>
        </w:div>
        <w:div w:id="1974559103">
          <w:marLeft w:val="0"/>
          <w:marRight w:val="0"/>
          <w:marTop w:val="0"/>
          <w:marBottom w:val="0"/>
          <w:divBdr>
            <w:top w:val="none" w:sz="0" w:space="0" w:color="auto"/>
            <w:left w:val="none" w:sz="0" w:space="0" w:color="auto"/>
            <w:bottom w:val="none" w:sz="0" w:space="0" w:color="auto"/>
            <w:right w:val="none" w:sz="0" w:space="0" w:color="auto"/>
          </w:divBdr>
        </w:div>
        <w:div w:id="2014841926">
          <w:marLeft w:val="0"/>
          <w:marRight w:val="0"/>
          <w:marTop w:val="0"/>
          <w:marBottom w:val="0"/>
          <w:divBdr>
            <w:top w:val="none" w:sz="0" w:space="0" w:color="auto"/>
            <w:left w:val="none" w:sz="0" w:space="0" w:color="auto"/>
            <w:bottom w:val="none" w:sz="0" w:space="0" w:color="auto"/>
            <w:right w:val="none" w:sz="0" w:space="0" w:color="auto"/>
          </w:divBdr>
        </w:div>
      </w:divsChild>
    </w:div>
    <w:div w:id="1555660676">
      <w:bodyDiv w:val="1"/>
      <w:marLeft w:val="0"/>
      <w:marRight w:val="0"/>
      <w:marTop w:val="0"/>
      <w:marBottom w:val="0"/>
      <w:divBdr>
        <w:top w:val="none" w:sz="0" w:space="0" w:color="auto"/>
        <w:left w:val="none" w:sz="0" w:space="0" w:color="auto"/>
        <w:bottom w:val="none" w:sz="0" w:space="0" w:color="auto"/>
        <w:right w:val="none" w:sz="0" w:space="0" w:color="auto"/>
      </w:divBdr>
    </w:div>
    <w:div w:id="1611162651">
      <w:bodyDiv w:val="1"/>
      <w:marLeft w:val="0"/>
      <w:marRight w:val="0"/>
      <w:marTop w:val="0"/>
      <w:marBottom w:val="0"/>
      <w:divBdr>
        <w:top w:val="none" w:sz="0" w:space="0" w:color="auto"/>
        <w:left w:val="none" w:sz="0" w:space="0" w:color="auto"/>
        <w:bottom w:val="none" w:sz="0" w:space="0" w:color="auto"/>
        <w:right w:val="none" w:sz="0" w:space="0" w:color="auto"/>
      </w:divBdr>
    </w:div>
    <w:div w:id="212568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07508-03E6-154A-A4E2-01A7FD2D8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18558</Words>
  <Characters>105787</Characters>
  <Application>Microsoft Office Word</Application>
  <DocSecurity>0</DocSecurity>
  <Lines>881</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Whitney Woelmer</dc:creator>
  <cp:keywords/>
  <dc:description/>
  <cp:lastModifiedBy>Cayelan C. Carey</cp:lastModifiedBy>
  <cp:revision>4</cp:revision>
  <dcterms:created xsi:type="dcterms:W3CDTF">2019-04-29T18:37:00Z</dcterms:created>
  <dcterms:modified xsi:type="dcterms:W3CDTF">2019-04-29T19:14:00Z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id="r26BKKPg"/&gt;&lt;style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