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0BF" w:rsidRPr="00A35477" w:rsidRDefault="00B900BF" w:rsidP="00B900BF">
      <w:pPr>
        <w:rPr>
          <w:rFonts w:asciiTheme="majorHAnsi" w:hAnsiTheme="majorHAnsi" w:cstheme="majorHAnsi"/>
        </w:rPr>
      </w:pPr>
      <w:r w:rsidRPr="00A35477">
        <w:rPr>
          <w:rFonts w:asciiTheme="majorHAnsi" w:hAnsiTheme="majorHAnsi" w:cstheme="majorHAnsi"/>
        </w:rPr>
        <w:t xml:space="preserve">Whitney </w:t>
      </w:r>
      <w:proofErr w:type="spellStart"/>
      <w:r w:rsidRPr="00A35477">
        <w:rPr>
          <w:rFonts w:asciiTheme="majorHAnsi" w:hAnsiTheme="majorHAnsi" w:cstheme="majorHAnsi"/>
        </w:rPr>
        <w:t>Woelmer</w:t>
      </w:r>
      <w:proofErr w:type="spellEnd"/>
      <w:r w:rsidRPr="00A35477">
        <w:rPr>
          <w:rFonts w:asciiTheme="majorHAnsi" w:hAnsiTheme="majorHAnsi" w:cstheme="majorHAnsi"/>
        </w:rPr>
        <w:t>,</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r>
      <w:ins w:id="0" w:author="Cayelan C. Carey" w:date="2019-04-03T11:41:00Z">
        <w:r w:rsidR="003E7E04" w:rsidRPr="003E7E04">
          <w:rPr>
            <w:rFonts w:asciiTheme="majorHAnsi" w:hAnsiTheme="majorHAnsi" w:cstheme="majorHAnsi"/>
            <w:highlight w:val="yellow"/>
            <w:rPrChange w:id="1" w:author="Cayelan C. Carey" w:date="2019-04-03T11:41:00Z">
              <w:rPr>
                <w:rFonts w:asciiTheme="majorHAnsi" w:hAnsiTheme="majorHAnsi" w:cstheme="majorHAnsi"/>
              </w:rPr>
            </w:rPrChange>
          </w:rPr>
          <w:t>XX</w:t>
        </w:r>
        <w:r w:rsidR="003E7E04">
          <w:rPr>
            <w:rFonts w:asciiTheme="majorHAnsi" w:hAnsiTheme="majorHAnsi" w:cstheme="majorHAnsi"/>
          </w:rPr>
          <w:t xml:space="preserve"> </w:t>
        </w:r>
      </w:ins>
      <w:r w:rsidR="00552B68">
        <w:rPr>
          <w:rFonts w:asciiTheme="majorHAnsi" w:hAnsiTheme="majorHAnsi" w:cstheme="majorHAnsi"/>
        </w:rPr>
        <w:t>April 2019</w:t>
      </w:r>
    </w:p>
    <w:p w:rsidR="00EB3492" w:rsidRPr="00A35477" w:rsidRDefault="00FB7532" w:rsidP="00B900BF">
      <w:pPr>
        <w:rPr>
          <w:rFonts w:asciiTheme="majorHAnsi" w:hAnsiTheme="majorHAnsi" w:cstheme="majorHAnsi"/>
          <w:b/>
          <w:u w:val="single"/>
        </w:rPr>
      </w:pPr>
      <w:r w:rsidRPr="00A35477">
        <w:rPr>
          <w:rFonts w:asciiTheme="majorHAnsi" w:hAnsiTheme="majorHAnsi" w:cstheme="majorHAnsi"/>
          <w:b/>
          <w:u w:val="single"/>
        </w:rPr>
        <w:t xml:space="preserve">Overall </w:t>
      </w:r>
      <w:r w:rsidR="00284411" w:rsidRPr="00A35477">
        <w:rPr>
          <w:rFonts w:asciiTheme="majorHAnsi" w:hAnsiTheme="majorHAnsi" w:cstheme="majorHAnsi"/>
          <w:b/>
          <w:u w:val="single"/>
        </w:rPr>
        <w:t>Introduction</w:t>
      </w:r>
    </w:p>
    <w:p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importantly, drinking water</w:t>
      </w:r>
      <w:ins w:id="2" w:author="Cayelan C. Carey" w:date="2019-04-03T11:41:00Z">
        <w:r w:rsidR="003E7E04">
          <w:rPr>
            <w:rFonts w:asciiTheme="majorHAnsi" w:hAnsiTheme="majorHAnsi" w:cstheme="majorHAnsi"/>
          </w:rPr>
          <w:t xml:space="preserve"> (REFS)</w:t>
        </w:r>
      </w:ins>
      <w:r w:rsidR="00C83A45" w:rsidRPr="00A35477">
        <w:rPr>
          <w:rFonts w:asciiTheme="majorHAnsi" w:hAnsiTheme="majorHAnsi" w:cstheme="majorHAnsi"/>
        </w:rPr>
        <w:t xml:space="preserve">.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ins w:id="3" w:author="Cayelan C. Carey" w:date="2019-04-03T11:41:00Z">
        <w:r w:rsidR="003E7E04">
          <w:rPr>
            <w:rFonts w:asciiTheme="majorHAnsi" w:hAnsiTheme="majorHAnsi" w:cstheme="majorHAnsi"/>
          </w:rPr>
          <w:t xml:space="preserve"> (REFS)</w:t>
        </w:r>
      </w:ins>
      <w:r w:rsidR="00EE37CC" w:rsidRPr="00A35477">
        <w:rPr>
          <w:rFonts w:asciiTheme="majorHAnsi" w:hAnsiTheme="majorHAnsi" w:cstheme="majorHAnsi"/>
        </w:rPr>
        <w:t>.</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w:t>
      </w:r>
      <w:commentRangeStart w:id="4"/>
      <w:r w:rsidR="00167A04">
        <w:rPr>
          <w:rFonts w:asciiTheme="majorHAnsi" w:hAnsiTheme="majorHAnsi" w:cstheme="majorHAnsi"/>
        </w:rPr>
        <w:t>ecosystems</w:t>
      </w:r>
      <w:commentRangeEnd w:id="4"/>
      <w:r w:rsidR="003E7E04">
        <w:rPr>
          <w:rStyle w:val="CommentReference"/>
        </w:rPr>
        <w:commentReference w:id="4"/>
      </w:r>
      <w:r w:rsidR="00167A04">
        <w:rPr>
          <w:rFonts w:asciiTheme="majorHAnsi" w:hAnsiTheme="majorHAnsi" w:cstheme="majorHAnsi"/>
        </w:rPr>
        <w:t xml:space="preserve">. </w:t>
      </w:r>
    </w:p>
    <w:p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FB7B61">
        <w:rPr>
          <w:rFonts w:asciiTheme="majorHAnsi" w:hAnsiTheme="majorHAnsi" w:cstheme="majorHAnsi"/>
        </w:rPr>
        <w:t xml:space="preserve">Jeppesen et al. 2010; </w:t>
      </w:r>
      <w:r w:rsidR="00552B68">
        <w:rPr>
          <w:rFonts w:asciiTheme="majorHAnsi" w:hAnsiTheme="majorHAnsi" w:cstheme="majorHAnsi"/>
        </w:rPr>
        <w:t>Smith, 2003;</w:t>
      </w:r>
      <w:r w:rsidR="00BB1515">
        <w:rPr>
          <w:rFonts w:asciiTheme="majorHAnsi" w:hAnsiTheme="majorHAnsi" w:cstheme="majorHAnsi"/>
        </w:rPr>
        <w:t xml:space="preserve"> </w:t>
      </w:r>
      <w:r w:rsidR="00BB1515" w:rsidRPr="00BB1515">
        <w:rPr>
          <w:rFonts w:asciiTheme="majorHAnsi" w:hAnsiTheme="majorHAnsi" w:cstheme="majorHAnsi"/>
          <w:highlight w:val="yellow"/>
        </w:rPr>
        <w:t>OTHERS</w:t>
      </w:r>
      <w:r w:rsidR="00FB7B61">
        <w:rPr>
          <w:rFonts w:asciiTheme="majorHAnsi" w:hAnsiTheme="majorHAnsi" w:cstheme="majorHAnsi"/>
          <w:highlight w:val="yellow"/>
        </w:rPr>
        <w:t xml:space="preserve"> </w:t>
      </w:r>
      <w:proofErr w:type="spellStart"/>
      <w:proofErr w:type="gramStart"/>
      <w:r w:rsidR="00FB7B61">
        <w:rPr>
          <w:rFonts w:asciiTheme="majorHAnsi" w:hAnsiTheme="majorHAnsi" w:cstheme="majorHAnsi"/>
          <w:highlight w:val="yellow"/>
        </w:rPr>
        <w:t>needed</w:t>
      </w:r>
      <w:r w:rsidR="00BB1515" w:rsidRPr="00BB1515">
        <w:rPr>
          <w:rFonts w:asciiTheme="majorHAnsi" w:hAnsiTheme="majorHAnsi" w:cstheme="majorHAnsi"/>
          <w:highlight w:val="yellow"/>
        </w:rPr>
        <w:t>?</w:t>
      </w:r>
      <w:ins w:id="5" w:author="Cayelan C. Carey" w:date="2019-04-03T11:42:00Z">
        <w:r w:rsidR="003E7E04">
          <w:rPr>
            <w:rFonts w:asciiTheme="majorHAnsi" w:hAnsiTheme="majorHAnsi" w:cstheme="majorHAnsi"/>
            <w:highlight w:val="yellow"/>
          </w:rPr>
          <w:t>Brookes</w:t>
        </w:r>
        <w:proofErr w:type="spellEnd"/>
        <w:proofErr w:type="gramEnd"/>
        <w:r w:rsidR="003E7E04">
          <w:rPr>
            <w:rFonts w:asciiTheme="majorHAnsi" w:hAnsiTheme="majorHAnsi" w:cstheme="majorHAnsi"/>
            <w:highlight w:val="yellow"/>
          </w:rPr>
          <w:t xml:space="preserve"> and Carey 2011</w:t>
        </w:r>
      </w:ins>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552B68">
        <w:rPr>
          <w:rFonts w:asciiTheme="majorHAnsi" w:hAnsiTheme="majorHAnsi" w:cstheme="majorHAnsi"/>
        </w:rPr>
        <w:t>Smith, 2003</w:t>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ins w:id="6" w:author="Cayelan C. Carey" w:date="2019-04-03T11:42:00Z">
        <w:r w:rsidR="003E7E04">
          <w:rPr>
            <w:rFonts w:asciiTheme="majorHAnsi" w:hAnsiTheme="majorHAnsi" w:cstheme="majorHAnsi"/>
          </w:rPr>
          <w:t xml:space="preserve"> (REFS)</w:t>
        </w:r>
      </w:ins>
      <w:r w:rsidR="00F42EEE" w:rsidRPr="007055C6">
        <w:rPr>
          <w:rFonts w:asciiTheme="majorHAnsi" w:hAnsiTheme="majorHAnsi" w:cstheme="majorHAnsi"/>
        </w:rPr>
        <w:t>.</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plants, </w:t>
      </w:r>
      <w:r w:rsidR="005F517E">
        <w:rPr>
          <w:rFonts w:asciiTheme="majorHAnsi" w:hAnsiTheme="majorHAnsi" w:cstheme="majorHAnsi"/>
        </w:rPr>
        <w:t xml:space="preserve">and </w:t>
      </w:r>
      <w:r w:rsidR="0039467F" w:rsidRPr="007055C6">
        <w:rPr>
          <w:rFonts w:asciiTheme="majorHAnsi" w:hAnsiTheme="majorHAnsi" w:cstheme="majorHAnsi"/>
        </w:rPr>
        <w:t xml:space="preserve">is estimated to be over $2 billion </w:t>
      </w:r>
      <w:ins w:id="7" w:author="Cayelan C. Carey" w:date="2019-04-03T11:42:00Z">
        <w:r w:rsidR="003E7E04">
          <w:rPr>
            <w:rFonts w:asciiTheme="majorHAnsi" w:hAnsiTheme="majorHAnsi" w:cstheme="majorHAnsi"/>
          </w:rPr>
          <w:t>in the U.</w:t>
        </w:r>
      </w:ins>
      <w:ins w:id="8" w:author="Cayelan C. Carey" w:date="2019-04-03T11:43:00Z">
        <w:r w:rsidR="003E7E04">
          <w:rPr>
            <w:rFonts w:asciiTheme="majorHAnsi" w:hAnsiTheme="majorHAnsi" w:cstheme="majorHAnsi"/>
          </w:rPr>
          <w:t xml:space="preserve">S. alone annually </w:t>
        </w:r>
      </w:ins>
      <w:r w:rsidR="0039467F" w:rsidRPr="007055C6">
        <w:rPr>
          <w:rFonts w:asciiTheme="majorHAnsi" w:hAnsiTheme="majorHAnsi" w:cstheme="majorHAnsi"/>
        </w:rPr>
        <w:t>(</w:t>
      </w:r>
      <w:proofErr w:type="spellStart"/>
      <w:r w:rsidR="0039467F" w:rsidRPr="007055C6">
        <w:rPr>
          <w:rFonts w:asciiTheme="majorHAnsi" w:hAnsiTheme="majorHAnsi" w:cstheme="majorHAnsi"/>
        </w:rPr>
        <w:t>Dodds</w:t>
      </w:r>
      <w:proofErr w:type="spellEnd"/>
      <w:r w:rsidR="0039467F" w:rsidRPr="007055C6">
        <w:rPr>
          <w:rFonts w:asciiTheme="majorHAnsi" w:hAnsiTheme="majorHAnsi" w:cstheme="majorHAnsi"/>
        </w:rPr>
        <w:t xml:space="preserve"> et al. 2009</w:t>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The short generation time of phytoplankton species</w:t>
      </w:r>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 xml:space="preserve">cascade across </w:t>
      </w:r>
      <w:del w:id="9" w:author="Cayelan C. Carey" w:date="2019-04-03T11:45:00Z">
        <w:r w:rsidRPr="00A35477" w:rsidDel="0092515D">
          <w:rPr>
            <w:rFonts w:asciiTheme="majorHAnsi" w:hAnsiTheme="majorHAnsi" w:cstheme="majorHAnsi"/>
          </w:rPr>
          <w:delText xml:space="preserve">landscapes </w:delText>
        </w:r>
      </w:del>
      <w:ins w:id="10" w:author="Cayelan C. Carey" w:date="2019-04-03T11:45:00Z">
        <w:r w:rsidR="0092515D">
          <w:rPr>
            <w:rFonts w:asciiTheme="majorHAnsi" w:hAnsiTheme="majorHAnsi" w:cstheme="majorHAnsi"/>
          </w:rPr>
          <w:t>catchments</w:t>
        </w:r>
        <w:r w:rsidR="0092515D" w:rsidRPr="00A35477">
          <w:rPr>
            <w:rFonts w:asciiTheme="majorHAnsi" w:hAnsiTheme="majorHAnsi" w:cstheme="majorHAnsi"/>
          </w:rPr>
          <w:t xml:space="preserve"> </w:t>
        </w:r>
      </w:ins>
      <w:r w:rsidRPr="00A35477">
        <w:rPr>
          <w:rFonts w:asciiTheme="majorHAnsi" w:hAnsiTheme="majorHAnsi" w:cstheme="majorHAnsi"/>
        </w:rPr>
        <w:t>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xml:space="preserve">, leading to </w:t>
      </w:r>
      <w:del w:id="11" w:author="Cayelan C. Carey" w:date="2019-04-03T11:45:00Z">
        <w:r w:rsidR="00394EFC" w:rsidDel="0092515D">
          <w:rPr>
            <w:rFonts w:asciiTheme="majorHAnsi" w:hAnsiTheme="majorHAnsi" w:cstheme="majorHAnsi"/>
          </w:rPr>
          <w:delText xml:space="preserve">pulses of rainfall through </w:delText>
        </w:r>
      </w:del>
      <w:del w:id="12" w:author="Cayelan C. Carey" w:date="2019-04-03T11:46:00Z">
        <w:r w:rsidR="00394EFC" w:rsidDel="0092515D">
          <w:rPr>
            <w:rFonts w:asciiTheme="majorHAnsi" w:hAnsiTheme="majorHAnsi" w:cstheme="majorHAnsi"/>
          </w:rPr>
          <w:delText>more frequent</w:delText>
        </w:r>
      </w:del>
      <w:ins w:id="13" w:author="Cayelan C. Carey" w:date="2019-04-03T11:46:00Z">
        <w:r w:rsidR="0092515D">
          <w:rPr>
            <w:rFonts w:asciiTheme="majorHAnsi" w:hAnsiTheme="majorHAnsi" w:cstheme="majorHAnsi"/>
          </w:rPr>
          <w:t>fewer but more</w:t>
        </w:r>
      </w:ins>
      <w:r w:rsidR="00394EFC">
        <w:rPr>
          <w:rFonts w:asciiTheme="majorHAnsi" w:hAnsiTheme="majorHAnsi" w:cstheme="majorHAnsi"/>
        </w:rPr>
        <w:t xml:space="preserve"> </w:t>
      </w:r>
      <w:del w:id="14" w:author="Cayelan C. Carey" w:date="2019-04-03T11:46:00Z">
        <w:r w:rsidR="00394EFC" w:rsidDel="0092515D">
          <w:rPr>
            <w:rFonts w:asciiTheme="majorHAnsi" w:hAnsiTheme="majorHAnsi" w:cstheme="majorHAnsi"/>
          </w:rPr>
          <w:delText xml:space="preserve">and </w:delText>
        </w:r>
      </w:del>
      <w:r w:rsidR="00394EFC">
        <w:rPr>
          <w:rFonts w:asciiTheme="majorHAnsi" w:hAnsiTheme="majorHAnsi" w:cstheme="majorHAnsi"/>
        </w:rPr>
        <w:t>intense storms</w:t>
      </w:r>
      <w:ins w:id="15" w:author="Cayelan C. Carey" w:date="2019-04-03T11:46:00Z">
        <w:r w:rsidR="0092515D">
          <w:rPr>
            <w:rFonts w:asciiTheme="majorHAnsi" w:hAnsiTheme="majorHAnsi" w:cstheme="majorHAnsi"/>
          </w:rPr>
          <w:t xml:space="preserve"> (REF)</w:t>
        </w:r>
      </w:ins>
      <w:r w:rsidR="00394EFC">
        <w:rPr>
          <w:rFonts w:asciiTheme="majorHAnsi" w:hAnsiTheme="majorHAnsi" w:cstheme="majorHAnsi"/>
        </w:rPr>
        <w:t>,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nutrient concentrations</w:t>
      </w:r>
      <w:ins w:id="16" w:author="Cayelan C. Carey" w:date="2019-04-03T11:49:00Z">
        <w:r w:rsidR="0092515D">
          <w:rPr>
            <w:rFonts w:asciiTheme="majorHAnsi" w:hAnsiTheme="majorHAnsi" w:cstheme="majorHAnsi"/>
          </w:rPr>
          <w:t xml:space="preserve">, </w:t>
        </w:r>
      </w:ins>
      <w:del w:id="17" w:author="Cayelan C. Carey" w:date="2019-04-03T11:49:00Z">
        <w:r w:rsidR="00126178" w:rsidDel="0092515D">
          <w:rPr>
            <w:rFonts w:asciiTheme="majorHAnsi" w:hAnsiTheme="majorHAnsi" w:cstheme="majorHAnsi"/>
          </w:rPr>
          <w:delText xml:space="preserve"> and </w:delText>
        </w:r>
      </w:del>
      <w:r w:rsidR="00126178">
        <w:rPr>
          <w:rFonts w:asciiTheme="majorHAnsi" w:hAnsiTheme="majorHAnsi" w:cstheme="majorHAnsi"/>
        </w:rPr>
        <w:t>turbidity</w:t>
      </w:r>
      <w:ins w:id="18" w:author="Cayelan C. Carey" w:date="2019-04-03T11:49:00Z">
        <w:r w:rsidR="0092515D">
          <w:rPr>
            <w:rFonts w:asciiTheme="majorHAnsi" w:hAnsiTheme="majorHAnsi" w:cstheme="majorHAnsi"/>
          </w:rPr>
          <w:t xml:space="preserve">, </w:t>
        </w:r>
      </w:ins>
      <w:ins w:id="19" w:author="Cayelan C. Carey" w:date="2019-04-03T11:54:00Z">
        <w:r w:rsidR="00957D11">
          <w:rPr>
            <w:rFonts w:asciiTheme="majorHAnsi" w:hAnsiTheme="majorHAnsi" w:cstheme="majorHAnsi"/>
          </w:rPr>
          <w:t>HABs</w:t>
        </w:r>
      </w:ins>
      <w:del w:id="20" w:author="Cayelan C. Carey" w:date="2019-04-03T11:54:00Z">
        <w:r w:rsidR="00126178" w:rsidDel="00957D11">
          <w:rPr>
            <w:rFonts w:asciiTheme="majorHAnsi" w:hAnsiTheme="majorHAnsi" w:cstheme="majorHAnsi"/>
          </w:rPr>
          <w:delText xml:space="preserve"> </w:delText>
        </w:r>
      </w:del>
      <w:del w:id="21" w:author="Cayelan C. Carey" w:date="2019-04-03T11:49:00Z">
        <w:r w:rsidR="00126178" w:rsidDel="0092515D">
          <w:rPr>
            <w:rFonts w:asciiTheme="majorHAnsi" w:hAnsiTheme="majorHAnsi" w:cstheme="majorHAnsi"/>
          </w:rPr>
          <w:delText xml:space="preserve">and trigger </w:delText>
        </w:r>
      </w:del>
      <w:del w:id="22" w:author="Cayelan C. Carey" w:date="2019-04-03T11:54:00Z">
        <w:r w:rsidR="00394EFC" w:rsidDel="00957D11">
          <w:rPr>
            <w:rFonts w:asciiTheme="majorHAnsi" w:hAnsiTheme="majorHAnsi" w:cstheme="majorHAnsi"/>
          </w:rPr>
          <w:delText>blooms</w:delText>
        </w:r>
      </w:del>
      <w:ins w:id="23" w:author="Cayelan C. Carey" w:date="2019-04-03T11:49:00Z">
        <w:r w:rsidR="0092515D">
          <w:rPr>
            <w:rFonts w:asciiTheme="majorHAnsi" w:hAnsiTheme="majorHAnsi" w:cstheme="majorHAnsi"/>
          </w:rPr>
          <w:t>,</w:t>
        </w:r>
      </w:ins>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FB7B61">
        <w:rPr>
          <w:rFonts w:asciiTheme="majorHAnsi" w:hAnsiTheme="majorHAnsi" w:cstheme="majorHAnsi"/>
        </w:rPr>
        <w:t>Jeppesen et al. 2011</w:t>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w:t>
      </w:r>
      <w:del w:id="24" w:author="Cayelan C. Carey" w:date="2019-04-03T11:49:00Z">
        <w:r w:rsidR="00111084" w:rsidRPr="00A35477" w:rsidDel="0092515D">
          <w:rPr>
            <w:rFonts w:asciiTheme="majorHAnsi" w:hAnsiTheme="majorHAnsi" w:cstheme="majorHAnsi"/>
          </w:rPr>
          <w:delText xml:space="preserve">these </w:delText>
        </w:r>
      </w:del>
      <w:ins w:id="25" w:author="Cayelan C. Carey" w:date="2019-04-03T11:49:00Z">
        <w:r w:rsidR="0092515D">
          <w:rPr>
            <w:rFonts w:asciiTheme="majorHAnsi" w:hAnsiTheme="majorHAnsi" w:cstheme="majorHAnsi"/>
          </w:rPr>
          <w:t>how</w:t>
        </w:r>
        <w:r w:rsidR="0092515D" w:rsidRPr="00A35477">
          <w:rPr>
            <w:rFonts w:asciiTheme="majorHAnsi" w:hAnsiTheme="majorHAnsi" w:cstheme="majorHAnsi"/>
          </w:rPr>
          <w:t xml:space="preserve"> </w:t>
        </w:r>
      </w:ins>
      <w:r w:rsidR="00111084" w:rsidRPr="00A35477">
        <w:rPr>
          <w:rFonts w:asciiTheme="majorHAnsi" w:hAnsiTheme="majorHAnsi" w:cstheme="majorHAnsi"/>
        </w:rPr>
        <w:t xml:space="preserve">rapid temporal and spatial changes in nutrient and biological communities </w:t>
      </w:r>
      <w:del w:id="26" w:author="Cayelan C. Carey" w:date="2019-04-03T11:49:00Z">
        <w:r w:rsidR="00521090" w:rsidDel="0092515D">
          <w:rPr>
            <w:rFonts w:asciiTheme="majorHAnsi" w:hAnsiTheme="majorHAnsi" w:cstheme="majorHAnsi"/>
          </w:rPr>
          <w:delText xml:space="preserve">that </w:delText>
        </w:r>
      </w:del>
      <w:r w:rsidR="00521090">
        <w:rPr>
          <w:rFonts w:asciiTheme="majorHAnsi" w:hAnsiTheme="majorHAnsi" w:cstheme="majorHAnsi"/>
        </w:rPr>
        <w:t xml:space="preserve">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rsidR="007055C6" w:rsidRDefault="009C05AB" w:rsidP="00111084">
      <w:pPr>
        <w:rPr>
          <w:rFonts w:asciiTheme="majorHAnsi" w:hAnsiTheme="majorHAnsi" w:cstheme="majorHAnsi"/>
        </w:rPr>
      </w:pPr>
      <w:ins w:id="27" w:author="Cayelan C. Carey" w:date="2019-04-03T11:50:00Z">
        <w:r>
          <w:rPr>
            <w:rFonts w:asciiTheme="majorHAnsi" w:hAnsiTheme="majorHAnsi" w:cstheme="majorHAnsi"/>
          </w:rPr>
          <w:t xml:space="preserve">As the unpredictability of </w:t>
        </w:r>
      </w:ins>
      <w:ins w:id="28" w:author="Cayelan C. Carey" w:date="2019-04-03T14:18:00Z">
        <w:r w:rsidR="00EF4A51">
          <w:rPr>
            <w:rFonts w:asciiTheme="majorHAnsi" w:hAnsiTheme="majorHAnsi" w:cstheme="majorHAnsi"/>
          </w:rPr>
          <w:t xml:space="preserve">water quality </w:t>
        </w:r>
      </w:ins>
      <w:ins w:id="29" w:author="Cayelan C. Carey" w:date="2019-04-03T11:50:00Z">
        <w:r>
          <w:rPr>
            <w:rFonts w:asciiTheme="majorHAnsi" w:hAnsiTheme="majorHAnsi" w:cstheme="majorHAnsi"/>
          </w:rPr>
          <w:t>increases</w:t>
        </w:r>
      </w:ins>
      <w:ins w:id="30" w:author="Cayelan C. Carey" w:date="2019-04-03T11:52:00Z">
        <w:r w:rsidR="001607B6">
          <w:rPr>
            <w:rFonts w:asciiTheme="majorHAnsi" w:hAnsiTheme="majorHAnsi" w:cstheme="majorHAnsi"/>
          </w:rPr>
          <w:t xml:space="preserve"> due to climate and land use</w:t>
        </w:r>
      </w:ins>
      <w:ins w:id="31" w:author="Cayelan C. Carey" w:date="2019-04-03T11:51:00Z">
        <w:r>
          <w:rPr>
            <w:rFonts w:asciiTheme="majorHAnsi" w:hAnsiTheme="majorHAnsi" w:cstheme="majorHAnsi"/>
          </w:rPr>
          <w:t>,</w:t>
        </w:r>
      </w:ins>
      <w:ins w:id="32" w:author="Cayelan C. Carey" w:date="2019-04-03T11:50:00Z">
        <w:r>
          <w:rPr>
            <w:rFonts w:asciiTheme="majorHAnsi" w:hAnsiTheme="majorHAnsi" w:cstheme="majorHAnsi"/>
          </w:rPr>
          <w:t xml:space="preserve"> </w:t>
        </w:r>
      </w:ins>
      <w:del w:id="33" w:author="Cayelan C. Carey" w:date="2019-04-03T11:51:00Z">
        <w:r w:rsidR="00111084" w:rsidRPr="00A35477" w:rsidDel="009C05AB">
          <w:rPr>
            <w:rFonts w:asciiTheme="majorHAnsi" w:hAnsiTheme="majorHAnsi" w:cstheme="majorHAnsi"/>
          </w:rPr>
          <w:delText xml:space="preserve">Research to understand how systems are changing and developing efforts to </w:delText>
        </w:r>
      </w:del>
      <w:r w:rsidR="00111084" w:rsidRPr="00A35477">
        <w:rPr>
          <w:rFonts w:asciiTheme="majorHAnsi" w:hAnsiTheme="majorHAnsi" w:cstheme="majorHAnsi"/>
        </w:rPr>
        <w:t>anticipat</w:t>
      </w:r>
      <w:ins w:id="34" w:author="Cayelan C. Carey" w:date="2019-04-03T11:51:00Z">
        <w:r>
          <w:rPr>
            <w:rFonts w:asciiTheme="majorHAnsi" w:hAnsiTheme="majorHAnsi" w:cstheme="majorHAnsi"/>
          </w:rPr>
          <w:t>ing</w:t>
        </w:r>
      </w:ins>
      <w:del w:id="35" w:author="Cayelan C. Carey" w:date="2019-04-03T11:51:00Z">
        <w:r w:rsidR="00111084" w:rsidRPr="00A35477" w:rsidDel="009C05AB">
          <w:rPr>
            <w:rFonts w:asciiTheme="majorHAnsi" w:hAnsiTheme="majorHAnsi" w:cstheme="majorHAnsi"/>
          </w:rPr>
          <w:delText>e</w:delText>
        </w:r>
      </w:del>
      <w:r w:rsidR="00111084" w:rsidRPr="00A35477">
        <w:rPr>
          <w:rFonts w:asciiTheme="majorHAnsi" w:hAnsiTheme="majorHAnsi" w:cstheme="majorHAnsi"/>
        </w:rPr>
        <w:t xml:space="preserve"> </w:t>
      </w:r>
      <w:del w:id="36" w:author="Cayelan C. Carey" w:date="2019-04-03T11:51:00Z">
        <w:r w:rsidR="00111084" w:rsidRPr="00A35477" w:rsidDel="009C05AB">
          <w:rPr>
            <w:rFonts w:asciiTheme="majorHAnsi" w:hAnsiTheme="majorHAnsi" w:cstheme="majorHAnsi"/>
          </w:rPr>
          <w:delText xml:space="preserve">their </w:delText>
        </w:r>
      </w:del>
      <w:r w:rsidR="00111084" w:rsidRPr="00A35477">
        <w:rPr>
          <w:rFonts w:asciiTheme="majorHAnsi" w:hAnsiTheme="majorHAnsi" w:cstheme="majorHAnsi"/>
        </w:rPr>
        <w:t xml:space="preserve">future </w:t>
      </w:r>
      <w:del w:id="37" w:author="Cayelan C. Carey" w:date="2019-04-03T11:51:00Z">
        <w:r w:rsidR="00111084" w:rsidRPr="00A35477" w:rsidDel="009C05AB">
          <w:rPr>
            <w:rFonts w:asciiTheme="majorHAnsi" w:hAnsiTheme="majorHAnsi" w:cstheme="majorHAnsi"/>
          </w:rPr>
          <w:delText xml:space="preserve">response </w:delText>
        </w:r>
      </w:del>
      <w:ins w:id="38" w:author="Cayelan C. Carey" w:date="2019-04-03T11:51:00Z">
        <w:r>
          <w:rPr>
            <w:rFonts w:asciiTheme="majorHAnsi" w:hAnsiTheme="majorHAnsi" w:cstheme="majorHAnsi"/>
          </w:rPr>
          <w:t>changes</w:t>
        </w:r>
        <w:r w:rsidRPr="00A35477">
          <w:rPr>
            <w:rFonts w:asciiTheme="majorHAnsi" w:hAnsiTheme="majorHAnsi" w:cstheme="majorHAnsi"/>
          </w:rPr>
          <w:t xml:space="preserve"> </w:t>
        </w:r>
      </w:ins>
      <w:r w:rsidR="00111084" w:rsidRPr="00A35477">
        <w:rPr>
          <w:rFonts w:asciiTheme="majorHAnsi" w:hAnsiTheme="majorHAnsi" w:cstheme="majorHAnsi"/>
        </w:rPr>
        <w:t xml:space="preserve">is </w:t>
      </w:r>
      <w:del w:id="39" w:author="Cayelan C. Carey" w:date="2019-04-03T11:51:00Z">
        <w:r w:rsidR="00111084" w:rsidRPr="00A35477" w:rsidDel="001607B6">
          <w:rPr>
            <w:rFonts w:asciiTheme="majorHAnsi" w:hAnsiTheme="majorHAnsi" w:cstheme="majorHAnsi"/>
          </w:rPr>
          <w:delText xml:space="preserve">more </w:delText>
        </w:r>
      </w:del>
      <w:ins w:id="40" w:author="Cayelan C. Carey" w:date="2019-04-03T11:51:00Z">
        <w:r w:rsidR="001607B6">
          <w:rPr>
            <w:rFonts w:asciiTheme="majorHAnsi" w:hAnsiTheme="majorHAnsi" w:cstheme="majorHAnsi"/>
          </w:rPr>
          <w:t>increasingly</w:t>
        </w:r>
        <w:r w:rsidR="001607B6" w:rsidRPr="00A35477">
          <w:rPr>
            <w:rFonts w:asciiTheme="majorHAnsi" w:hAnsiTheme="majorHAnsi" w:cstheme="majorHAnsi"/>
          </w:rPr>
          <w:t xml:space="preserve"> </w:t>
        </w:r>
      </w:ins>
      <w:r w:rsidR="00111084" w:rsidRPr="00A35477">
        <w:rPr>
          <w:rFonts w:asciiTheme="majorHAnsi" w:hAnsiTheme="majorHAnsi" w:cstheme="majorHAnsi"/>
        </w:rPr>
        <w:t xml:space="preserve">important </w:t>
      </w:r>
      <w:del w:id="41" w:author="Cayelan C. Carey" w:date="2019-04-03T11:52:00Z">
        <w:r w:rsidR="00111084" w:rsidRPr="00A35477" w:rsidDel="001607B6">
          <w:rPr>
            <w:rFonts w:asciiTheme="majorHAnsi" w:hAnsiTheme="majorHAnsi" w:cstheme="majorHAnsi"/>
          </w:rPr>
          <w:delText>than ever</w:delText>
        </w:r>
      </w:del>
      <w:ins w:id="42" w:author="Cayelan C. Carey" w:date="2019-04-03T11:52:00Z">
        <w:r w:rsidR="001607B6">
          <w:rPr>
            <w:rFonts w:asciiTheme="majorHAnsi" w:hAnsiTheme="majorHAnsi" w:cstheme="majorHAnsi"/>
          </w:rPr>
          <w:t xml:space="preserve">and needed to ensure the provisioning of </w:t>
        </w:r>
      </w:ins>
      <w:ins w:id="43" w:author="Cayelan C. Carey" w:date="2019-04-03T11:53:00Z">
        <w:r w:rsidR="001607B6">
          <w:rPr>
            <w:rFonts w:asciiTheme="majorHAnsi" w:hAnsiTheme="majorHAnsi" w:cstheme="majorHAnsi"/>
          </w:rPr>
          <w:t>critical ecosystem services</w:t>
        </w:r>
      </w:ins>
      <w:r w:rsidR="00111084" w:rsidRPr="00A35477">
        <w:rPr>
          <w:rFonts w:asciiTheme="majorHAnsi" w:hAnsiTheme="majorHAnsi" w:cstheme="majorHAnsi"/>
        </w:rPr>
        <w:t xml:space="preserve">. </w:t>
      </w:r>
      <w:del w:id="44" w:author="Cayelan C. Carey" w:date="2019-04-03T11:52:00Z">
        <w:r w:rsidR="00126178" w:rsidDel="001607B6">
          <w:rPr>
            <w:rFonts w:asciiTheme="majorHAnsi" w:hAnsiTheme="majorHAnsi" w:cstheme="majorHAnsi"/>
          </w:rPr>
          <w:delText>In order f</w:delText>
        </w:r>
      </w:del>
      <w:ins w:id="45" w:author="Cayelan C. Carey" w:date="2019-04-03T11:52:00Z">
        <w:r w:rsidR="001607B6">
          <w:rPr>
            <w:rFonts w:asciiTheme="majorHAnsi" w:hAnsiTheme="majorHAnsi" w:cstheme="majorHAnsi"/>
          </w:rPr>
          <w:t>F</w:t>
        </w:r>
      </w:ins>
      <w:r w:rsidR="00126178">
        <w:rPr>
          <w:rFonts w:asciiTheme="majorHAnsi" w:hAnsiTheme="majorHAnsi" w:cstheme="majorHAnsi"/>
        </w:rPr>
        <w:t xml:space="preserve">or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00111084"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 xml:space="preserve">anticipate and </w:t>
      </w:r>
      <w:ins w:id="46" w:author="Cayelan C. Carey" w:date="2019-04-03T11:53:00Z">
        <w:r w:rsidR="001607B6">
          <w:rPr>
            <w:rFonts w:asciiTheme="majorHAnsi" w:hAnsiTheme="majorHAnsi" w:cstheme="majorHAnsi"/>
          </w:rPr>
          <w:t xml:space="preserve">potentially </w:t>
        </w:r>
      </w:ins>
      <w:r w:rsidR="007055C6">
        <w:rPr>
          <w:rFonts w:asciiTheme="majorHAnsi" w:hAnsiTheme="majorHAnsi" w:cstheme="majorHAnsi"/>
        </w:rPr>
        <w:t xml:space="preserve">mitigate poor water quality events before they happen, </w:t>
      </w:r>
      <w:ins w:id="47" w:author="Cayelan C. Carey" w:date="2019-04-03T11:53:00Z">
        <w:r w:rsidR="001607B6">
          <w:rPr>
            <w:rFonts w:asciiTheme="majorHAnsi" w:hAnsiTheme="majorHAnsi" w:cstheme="majorHAnsi"/>
          </w:rPr>
          <w:t xml:space="preserve">we need </w:t>
        </w:r>
      </w:ins>
      <w:r w:rsidR="007055C6">
        <w:rPr>
          <w:rFonts w:asciiTheme="majorHAnsi" w:hAnsiTheme="majorHAnsi" w:cstheme="majorHAnsi"/>
        </w:rPr>
        <w:t>forecast</w:t>
      </w:r>
      <w:ins w:id="48" w:author="Cayelan C. Carey" w:date="2019-04-03T11:53:00Z">
        <w:r w:rsidR="00957D11">
          <w:rPr>
            <w:rFonts w:asciiTheme="majorHAnsi" w:hAnsiTheme="majorHAnsi" w:cstheme="majorHAnsi"/>
          </w:rPr>
          <w:t xml:space="preserve">s of </w:t>
        </w:r>
      </w:ins>
      <w:del w:id="49" w:author="Cayelan C. Carey" w:date="2019-04-03T11:54:00Z">
        <w:r w:rsidR="007055C6" w:rsidDel="00957D11">
          <w:rPr>
            <w:rFonts w:asciiTheme="majorHAnsi" w:hAnsiTheme="majorHAnsi" w:cstheme="majorHAnsi"/>
          </w:rPr>
          <w:delText xml:space="preserve">ing </w:delText>
        </w:r>
      </w:del>
      <w:ins w:id="50" w:author="Cayelan C. Carey" w:date="2019-04-03T11:54:00Z">
        <w:r w:rsidR="00957D11">
          <w:rPr>
            <w:rFonts w:asciiTheme="majorHAnsi" w:hAnsiTheme="majorHAnsi" w:cstheme="majorHAnsi"/>
          </w:rPr>
          <w:t xml:space="preserve">future </w:t>
        </w:r>
      </w:ins>
      <w:r w:rsidR="007055C6">
        <w:rPr>
          <w:rFonts w:asciiTheme="majorHAnsi" w:hAnsiTheme="majorHAnsi" w:cstheme="majorHAnsi"/>
        </w:rPr>
        <w:t xml:space="preserve">water quality </w:t>
      </w:r>
      <w:del w:id="51" w:author="Cayelan C. Carey" w:date="2019-04-03T11:54:00Z">
        <w:r w:rsidR="007055C6" w:rsidDel="00957D11">
          <w:rPr>
            <w:rFonts w:asciiTheme="majorHAnsi" w:hAnsiTheme="majorHAnsi" w:cstheme="majorHAnsi"/>
          </w:rPr>
          <w:delText>is a critical too</w:delText>
        </w:r>
      </w:del>
      <w:ins w:id="52" w:author="Cayelan C. Carey" w:date="2019-04-03T11:54:00Z">
        <w:r w:rsidR="00957D11">
          <w:rPr>
            <w:rFonts w:asciiTheme="majorHAnsi" w:hAnsiTheme="majorHAnsi" w:cstheme="majorHAnsi"/>
          </w:rPr>
          <w:t>and other ecosystem variables</w:t>
        </w:r>
      </w:ins>
      <w:del w:id="53" w:author="Cayelan C. Carey" w:date="2019-04-03T11:54:00Z">
        <w:r w:rsidR="007055C6" w:rsidDel="00957D11">
          <w:rPr>
            <w:rFonts w:asciiTheme="majorHAnsi" w:hAnsiTheme="majorHAnsi" w:cstheme="majorHAnsi"/>
          </w:rPr>
          <w:delText>l</w:delText>
        </w:r>
      </w:del>
      <w:r w:rsidR="00111084" w:rsidRPr="00A35477">
        <w:rPr>
          <w:rFonts w:asciiTheme="majorHAnsi" w:hAnsiTheme="majorHAnsi" w:cstheme="majorHAnsi"/>
        </w:rPr>
        <w:t>.</w:t>
      </w:r>
      <w:r w:rsidR="007055C6">
        <w:rPr>
          <w:rFonts w:asciiTheme="majorHAnsi" w:hAnsiTheme="majorHAnsi" w:cstheme="majorHAnsi"/>
        </w:rPr>
        <w:t xml:space="preserve"> </w:t>
      </w:r>
      <w:ins w:id="54" w:author="Cayelan C. Carey" w:date="2019-04-03T11:54:00Z">
        <w:r w:rsidR="00957D11">
          <w:rPr>
            <w:rFonts w:asciiTheme="majorHAnsi" w:hAnsiTheme="majorHAnsi" w:cstheme="majorHAnsi"/>
          </w:rPr>
          <w:t xml:space="preserve">For example, </w:t>
        </w:r>
      </w:ins>
      <w:r w:rsidR="007055C6">
        <w:rPr>
          <w:rFonts w:asciiTheme="majorHAnsi" w:hAnsiTheme="majorHAnsi" w:cstheme="majorHAnsi"/>
        </w:rPr>
        <w:t xml:space="preserve">If water managers in Toledo, OH had known </w:t>
      </w:r>
      <w:ins w:id="55" w:author="Cayelan C. Carey" w:date="2019-04-03T11:55:00Z">
        <w:r w:rsidR="00957D11">
          <w:rPr>
            <w:rFonts w:asciiTheme="majorHAnsi" w:hAnsiTheme="majorHAnsi" w:cstheme="majorHAnsi"/>
          </w:rPr>
          <w:t xml:space="preserve">in advance </w:t>
        </w:r>
      </w:ins>
      <w:r w:rsidR="007055C6">
        <w:rPr>
          <w:rFonts w:asciiTheme="majorHAnsi" w:hAnsiTheme="majorHAnsi" w:cstheme="majorHAnsi"/>
        </w:rPr>
        <w:t>that a major HAB</w:t>
      </w:r>
      <w:r w:rsidR="00544484">
        <w:rPr>
          <w:rFonts w:asciiTheme="majorHAnsi" w:hAnsiTheme="majorHAnsi" w:cstheme="majorHAnsi"/>
        </w:rPr>
        <w:t xml:space="preserve"> even</w:t>
      </w:r>
      <w:ins w:id="56" w:author="Cayelan C. Carey" w:date="2019-04-03T11:54:00Z">
        <w:r w:rsidR="00957D11">
          <w:rPr>
            <w:rFonts w:asciiTheme="majorHAnsi" w:hAnsiTheme="majorHAnsi" w:cstheme="majorHAnsi"/>
          </w:rPr>
          <w:t>t</w:t>
        </w:r>
      </w:ins>
      <w:r w:rsidR="00544484">
        <w:rPr>
          <w:rFonts w:asciiTheme="majorHAnsi" w:hAnsiTheme="majorHAnsi" w:cstheme="majorHAnsi"/>
        </w:rPr>
        <w:t xml:space="preserve"> in the western basin of Lake Erie in 2014 was going to </w:t>
      </w:r>
      <w:ins w:id="57" w:author="Cayelan C. Carey" w:date="2019-04-03T11:55:00Z">
        <w:r w:rsidR="00957D11">
          <w:rPr>
            <w:rFonts w:asciiTheme="majorHAnsi" w:hAnsiTheme="majorHAnsi" w:cstheme="majorHAnsi"/>
          </w:rPr>
          <w:t xml:space="preserve">occur, </w:t>
        </w:r>
        <w:r w:rsidR="00957D11">
          <w:rPr>
            <w:rFonts w:asciiTheme="majorHAnsi" w:hAnsiTheme="majorHAnsi" w:cstheme="majorHAnsi"/>
          </w:rPr>
          <w:t xml:space="preserve">preventative measures could have been taken that would have lessened the $65 million loss in economic </w:t>
        </w:r>
        <w:commentRangeStart w:id="58"/>
        <w:r w:rsidR="00957D11">
          <w:rPr>
            <w:rFonts w:asciiTheme="majorHAnsi" w:hAnsiTheme="majorHAnsi" w:cstheme="majorHAnsi"/>
          </w:rPr>
          <w:t>damage and social trust that resulted from the shutdown</w:t>
        </w:r>
      </w:ins>
      <w:ins w:id="59" w:author="Cayelan C. Carey" w:date="2019-04-03T11:56:00Z">
        <w:r w:rsidR="00EB4CBF">
          <w:rPr>
            <w:rFonts w:asciiTheme="majorHAnsi" w:hAnsiTheme="majorHAnsi" w:cstheme="majorHAnsi"/>
          </w:rPr>
          <w:t xml:space="preserve"> of water utilities for half a million people</w:t>
        </w:r>
      </w:ins>
      <w:ins w:id="60" w:author="Cayelan C. Carey" w:date="2019-04-03T11:55:00Z">
        <w:r w:rsidR="00957D11">
          <w:rPr>
            <w:rFonts w:asciiTheme="majorHAnsi" w:hAnsiTheme="majorHAnsi" w:cstheme="majorHAnsi"/>
          </w:rPr>
          <w:t xml:space="preserve"> (Bingham et al. 2013)</w:t>
        </w:r>
      </w:ins>
      <w:del w:id="61" w:author="Cayelan C. Carey" w:date="2019-04-03T11:55:00Z">
        <w:r w:rsidR="00544484" w:rsidDel="003A3361">
          <w:rPr>
            <w:rFonts w:asciiTheme="majorHAnsi" w:hAnsiTheme="majorHAnsi" w:cstheme="majorHAnsi"/>
          </w:rPr>
          <w:delText xml:space="preserve">cause </w:delText>
        </w:r>
      </w:del>
      <w:del w:id="62" w:author="Cayelan C. Carey" w:date="2019-04-03T11:56:00Z">
        <w:r w:rsidR="00544484" w:rsidDel="00EB4CBF">
          <w:rPr>
            <w:rFonts w:asciiTheme="majorHAnsi" w:hAnsiTheme="majorHAnsi" w:cstheme="majorHAnsi"/>
          </w:rPr>
          <w:delText>water utilities to shut down water sources for nearly half a million people, perhaps</w:delText>
        </w:r>
      </w:del>
      <w:del w:id="63" w:author="Cayelan C. Carey" w:date="2019-04-03T11:55:00Z">
        <w:r w:rsidR="00544484" w:rsidDel="00957D11">
          <w:rPr>
            <w:rFonts w:asciiTheme="majorHAnsi" w:hAnsiTheme="majorHAnsi" w:cstheme="majorHAnsi"/>
          </w:rPr>
          <w:delText xml:space="preserve"> preventative measures could have been taken that </w:delText>
        </w:r>
        <w:r w:rsidR="00F42EEE" w:rsidDel="00957D11">
          <w:rPr>
            <w:rFonts w:asciiTheme="majorHAnsi" w:hAnsiTheme="majorHAnsi" w:cstheme="majorHAnsi"/>
          </w:rPr>
          <w:delText>w</w:delText>
        </w:r>
        <w:r w:rsidR="00544484" w:rsidDel="00957D11">
          <w:rPr>
            <w:rFonts w:asciiTheme="majorHAnsi" w:hAnsiTheme="majorHAnsi" w:cstheme="majorHAnsi"/>
          </w:rPr>
          <w:delText xml:space="preserve">ould have </w:delText>
        </w:r>
        <w:r w:rsidR="00F42EEE" w:rsidDel="00957D11">
          <w:rPr>
            <w:rFonts w:asciiTheme="majorHAnsi" w:hAnsiTheme="majorHAnsi" w:cstheme="majorHAnsi"/>
          </w:rPr>
          <w:delText>lessened</w:delText>
        </w:r>
        <w:r w:rsidR="00544484" w:rsidDel="00957D11">
          <w:rPr>
            <w:rFonts w:asciiTheme="majorHAnsi" w:hAnsiTheme="majorHAnsi" w:cstheme="majorHAnsi"/>
          </w:rPr>
          <w:delText xml:space="preserve"> </w:delText>
        </w:r>
        <w:r w:rsidR="00F42EEE" w:rsidDel="00957D11">
          <w:rPr>
            <w:rFonts w:asciiTheme="majorHAnsi" w:hAnsiTheme="majorHAnsi" w:cstheme="majorHAnsi"/>
          </w:rPr>
          <w:delText xml:space="preserve">the $65 million </w:delText>
        </w:r>
        <w:r w:rsidR="00FB7B61" w:rsidDel="00957D11">
          <w:rPr>
            <w:rFonts w:asciiTheme="majorHAnsi" w:hAnsiTheme="majorHAnsi" w:cstheme="majorHAnsi"/>
          </w:rPr>
          <w:delText>loss</w:delText>
        </w:r>
        <w:r w:rsidR="00F42EEE" w:rsidDel="00957D11">
          <w:rPr>
            <w:rFonts w:asciiTheme="majorHAnsi" w:hAnsiTheme="majorHAnsi" w:cstheme="majorHAnsi"/>
          </w:rPr>
          <w:delText xml:space="preserve"> </w:delText>
        </w:r>
        <w:r w:rsidR="00FB7B61" w:rsidDel="00957D11">
          <w:rPr>
            <w:rFonts w:asciiTheme="majorHAnsi" w:hAnsiTheme="majorHAnsi" w:cstheme="majorHAnsi"/>
          </w:rPr>
          <w:delText>in</w:delText>
        </w:r>
        <w:r w:rsidR="00544484" w:rsidDel="00957D11">
          <w:rPr>
            <w:rFonts w:asciiTheme="majorHAnsi" w:hAnsiTheme="majorHAnsi" w:cstheme="majorHAnsi"/>
          </w:rPr>
          <w:delText xml:space="preserve"> economic damage and social trust that resulted from the shutdown</w:delText>
        </w:r>
        <w:r w:rsidR="00F42EEE" w:rsidDel="00957D11">
          <w:rPr>
            <w:rFonts w:asciiTheme="majorHAnsi" w:hAnsiTheme="majorHAnsi" w:cstheme="majorHAnsi"/>
          </w:rPr>
          <w:delText xml:space="preserve"> (Bingham et al. 2013)</w:delText>
        </w:r>
      </w:del>
      <w:r w:rsidR="00544484">
        <w:rPr>
          <w:rFonts w:asciiTheme="majorHAnsi" w:hAnsiTheme="majorHAnsi" w:cstheme="majorHAnsi"/>
        </w:rPr>
        <w:t xml:space="preserve">. </w:t>
      </w:r>
      <w:commentRangeEnd w:id="58"/>
      <w:r w:rsidR="00EB4CBF">
        <w:rPr>
          <w:rStyle w:val="CommentReference"/>
        </w:rPr>
        <w:commentReference w:id="58"/>
      </w:r>
    </w:p>
    <w:p w:rsidR="00111084" w:rsidRDefault="00111084" w:rsidP="00111084">
      <w:pPr>
        <w:rPr>
          <w:rFonts w:asciiTheme="majorHAnsi" w:hAnsiTheme="majorHAnsi" w:cstheme="majorHAnsi"/>
        </w:rPr>
      </w:pPr>
      <w:r w:rsidRPr="00A35477">
        <w:rPr>
          <w:rFonts w:asciiTheme="majorHAnsi" w:hAnsiTheme="majorHAnsi" w:cstheme="majorHAnsi"/>
        </w:rPr>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t>Proposed Research</w:t>
      </w:r>
    </w:p>
    <w:p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restreams,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commentRangeStart w:id="64"/>
      <w:commentRangeStart w:id="65"/>
      <w:r w:rsidR="001E4FE9">
        <w:rPr>
          <w:rFonts w:asciiTheme="majorHAnsi" w:hAnsiTheme="majorHAnsi" w:cstheme="majorHAnsi"/>
        </w:rPr>
        <w:t>Vorosmarty et al. 2005</w:t>
      </w:r>
      <w:commentRangeEnd w:id="64"/>
      <w:r w:rsidR="001E4FE9">
        <w:rPr>
          <w:rStyle w:val="CommentReference"/>
        </w:rPr>
        <w:commentReference w:id="64"/>
      </w:r>
      <w:commentRangeEnd w:id="65"/>
      <w:r w:rsidR="00EF4A51">
        <w:rPr>
          <w:rStyle w:val="CommentReference"/>
        </w:rPr>
        <w:commentReference w:id="65"/>
      </w:r>
      <w:r w:rsidR="001E4FE9">
        <w:rPr>
          <w:rFonts w:asciiTheme="majorHAnsi" w:hAnsiTheme="majorHAnsi" w:cstheme="majorHAnsi"/>
        </w:rPr>
        <w:t>)</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ins w:id="66" w:author="Cayelan C. Carey" w:date="2019-04-03T14:20:00Z">
        <w:r w:rsidR="00493A93">
          <w:rPr>
            <w:rFonts w:asciiTheme="majorHAnsi" w:hAnsiTheme="majorHAnsi" w:cstheme="majorHAnsi"/>
          </w:rPr>
          <w:t xml:space="preserve">e.g., </w:t>
        </w:r>
      </w:ins>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ins w:id="67" w:author="Cayelan C. Carey" w:date="2019-04-03T14:20:00Z">
        <w:r w:rsidR="00493A93">
          <w:rPr>
            <w:rFonts w:asciiTheme="majorHAnsi" w:hAnsiTheme="majorHAnsi" w:cstheme="majorHAnsi"/>
            <w:i/>
          </w:rPr>
          <w:t xml:space="preserve"> ADD YEAR</w:t>
        </w:r>
      </w:ins>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rsidR="00756CD2" w:rsidRPr="00A35477" w:rsidRDefault="00756CD2" w:rsidP="00192674">
      <w:pPr>
        <w:spacing w:after="0" w:line="240" w:lineRule="auto"/>
        <w:rPr>
          <w:rFonts w:asciiTheme="majorHAnsi" w:hAnsiTheme="majorHAnsi" w:cstheme="majorHAnsi"/>
        </w:rPr>
      </w:pPr>
    </w:p>
    <w:p w:rsidR="00B156E4" w:rsidRPr="00A35477"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has been developing for decades in many disciplines and has substantial breadth. 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ranging from the well-known and widely-used weather forecasts to epidemiological forecasts of population mortality (Lee and Carter, 1992) and global Alzheimer’s trends (</w:t>
      </w:r>
      <w:proofErr w:type="spellStart"/>
      <w:r w:rsidRPr="00A35477">
        <w:rPr>
          <w:rFonts w:asciiTheme="majorHAnsi" w:hAnsiTheme="majorHAnsi" w:cstheme="majorHAnsi"/>
        </w:rPr>
        <w:t>Brookmyer</w:t>
      </w:r>
      <w:proofErr w:type="spellEnd"/>
      <w:r w:rsidRPr="00A35477">
        <w:rPr>
          <w:rFonts w:asciiTheme="majorHAnsi" w:hAnsiTheme="majorHAnsi" w:cstheme="majorHAnsi"/>
        </w:rPr>
        <w:t xml:space="preserve">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Pr="00A35477">
        <w:rPr>
          <w:rFonts w:asciiTheme="majorHAnsi" w:hAnsiTheme="majorHAnsi" w:cstheme="majorHAnsi"/>
        </w:rPr>
        <w:t xml:space="preserve">2007)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(Shumway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Pr="00A35477">
        <w:rPr>
          <w:rFonts w:asciiTheme="majorHAnsi" w:hAnsiTheme="majorHAnsi" w:cstheme="majorHAnsi"/>
        </w:rPr>
        <w:t>2001).</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 xml:space="preserve">their forecasting abilities for decades (Shumway </w:t>
      </w:r>
      <w:r w:rsidR="007B3365" w:rsidRPr="00A35477">
        <w:rPr>
          <w:rFonts w:asciiTheme="majorHAnsi" w:hAnsiTheme="majorHAnsi" w:cstheme="majorHAnsi"/>
        </w:rPr>
        <w:t>et al.</w:t>
      </w:r>
      <w:r w:rsidR="00B156E4" w:rsidRPr="00A35477">
        <w:rPr>
          <w:rFonts w:asciiTheme="majorHAnsi" w:hAnsiTheme="majorHAnsi" w:cstheme="majorHAnsi"/>
        </w:rPr>
        <w:t xml:space="preserve"> </w:t>
      </w:r>
      <w:r w:rsidR="00142E66" w:rsidRPr="00A35477">
        <w:rPr>
          <w:rFonts w:asciiTheme="majorHAnsi" w:hAnsiTheme="majorHAnsi" w:cstheme="majorHAnsi"/>
        </w:rPr>
        <w:t xml:space="preserve">2001). 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rsidR="00C4455B" w:rsidRPr="00A35477" w:rsidRDefault="002B055B" w:rsidP="00C4455B">
      <w:pPr>
        <w:rPr>
          <w:rFonts w:asciiTheme="majorHAnsi" w:hAnsiTheme="majorHAnsi" w:cstheme="majorHAnsi"/>
        </w:rPr>
      </w:pPr>
      <w:del w:id="68" w:author="Cayelan C. Carey" w:date="2019-04-03T14:21:00Z">
        <w:r w:rsidRPr="00A35477" w:rsidDel="00493A93">
          <w:rPr>
            <w:rFonts w:asciiTheme="majorHAnsi" w:hAnsiTheme="majorHAnsi" w:cstheme="majorHAnsi"/>
          </w:rPr>
          <w:delText>Still</w:delText>
        </w:r>
      </w:del>
      <w:ins w:id="69" w:author="Cayelan C. Carey" w:date="2019-04-03T14:21:00Z">
        <w:r w:rsidR="00493A93">
          <w:rPr>
            <w:rFonts w:asciiTheme="majorHAnsi" w:hAnsiTheme="majorHAnsi" w:cstheme="majorHAnsi"/>
          </w:rPr>
          <w:t>In comparison to weather and economic forecasts</w:t>
        </w:r>
      </w:ins>
      <w:r w:rsidRPr="00A35477">
        <w:rPr>
          <w:rFonts w:asciiTheme="majorHAnsi" w:hAnsiTheme="majorHAnsi" w:cstheme="majorHAnsi"/>
        </w:rPr>
        <w:t xml:space="preserve">,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ecological 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The current shift in the scientific community towards publishing data in publicly accessible venues (</w:t>
      </w:r>
      <w:r w:rsidR="001E4FE9">
        <w:rPr>
          <w:rFonts w:asciiTheme="majorHAnsi" w:hAnsiTheme="majorHAnsi" w:cstheme="majorHAnsi"/>
        </w:rPr>
        <w:t>Wilkinson et al. 2016</w:t>
      </w:r>
      <w:r w:rsidR="00A65DB6" w:rsidRPr="00A35477">
        <w:rPr>
          <w:rFonts w:asciiTheme="majorHAnsi" w:hAnsiTheme="majorHAnsi" w:cstheme="majorHAnsi"/>
        </w:rPr>
        <w:t xml:space="preserve">), as well as the development of high-frequency sensors which result in massive amounts of data (Hampton </w:t>
      </w:r>
      <w:r w:rsidR="001E4FE9">
        <w:rPr>
          <w:rFonts w:asciiTheme="majorHAnsi" w:hAnsiTheme="majorHAnsi" w:cstheme="majorHAnsi"/>
        </w:rPr>
        <w:t>et al. 2013</w:t>
      </w:r>
      <w:r w:rsidR="00A65DB6" w:rsidRPr="00A35477">
        <w:rPr>
          <w:rFonts w:asciiTheme="majorHAnsi" w:hAnsiTheme="majorHAnsi" w:cstheme="majorHAnsi"/>
        </w:rPr>
        <w:t>)</w:t>
      </w:r>
      <w:ins w:id="70" w:author="Cayelan C. Carey" w:date="2019-04-03T14:21:00Z">
        <w:r w:rsidR="00493A93">
          <w:rPr>
            <w:rFonts w:asciiTheme="majorHAnsi" w:hAnsiTheme="majorHAnsi" w:cstheme="majorHAnsi"/>
          </w:rPr>
          <w:t>,</w:t>
        </w:r>
      </w:ins>
      <w:r w:rsidR="00A65DB6" w:rsidRPr="00A35477">
        <w:rPr>
          <w:rFonts w:asciiTheme="majorHAnsi" w:hAnsiTheme="majorHAnsi" w:cstheme="majorHAnsi"/>
        </w:rPr>
        <w:t xml:space="preserve">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r w:rsidR="002E7540">
        <w:rPr>
          <w:rFonts w:asciiTheme="majorHAnsi" w:hAnsiTheme="majorHAnsi" w:cstheme="majorHAnsi"/>
        </w:rPr>
        <w:t>In particular, it is unclear if data-driven empirical models or numerical simulation process-based models yield higher accuracy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 xml:space="preserve">literature review. Studies were found using the Google Scholar database </w:t>
      </w:r>
      <w:del w:id="71" w:author="Cayelan C. Carey" w:date="2019-04-03T14:21:00Z">
        <w:r w:rsidR="00EE7A9B" w:rsidRPr="00A35477" w:rsidDel="00493A93">
          <w:rPr>
            <w:rFonts w:asciiTheme="majorHAnsi" w:hAnsiTheme="majorHAnsi" w:cstheme="majorHAnsi"/>
          </w:rPr>
          <w:delText xml:space="preserve">and </w:delText>
        </w:r>
      </w:del>
      <w:ins w:id="72" w:author="Cayelan C. Carey" w:date="2019-04-03T14:21:00Z">
        <w:r w:rsidR="00493A93">
          <w:rPr>
            <w:rFonts w:asciiTheme="majorHAnsi" w:hAnsiTheme="majorHAnsi" w:cstheme="majorHAnsi"/>
          </w:rPr>
          <w:t>with</w:t>
        </w:r>
        <w:r w:rsidR="00493A93" w:rsidRPr="00A35477">
          <w:rPr>
            <w:rFonts w:asciiTheme="majorHAnsi" w:hAnsiTheme="majorHAnsi" w:cstheme="majorHAnsi"/>
          </w:rPr>
          <w:t xml:space="preserve"> </w:t>
        </w:r>
      </w:ins>
      <w:r w:rsidR="00EE7A9B" w:rsidRPr="00A35477">
        <w:rPr>
          <w:rFonts w:asciiTheme="majorHAnsi" w:hAnsiTheme="majorHAnsi" w:cstheme="majorHAnsi"/>
        </w:rPr>
        <w:t>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rsidR="00C4455B" w:rsidRPr="00A35477" w:rsidRDefault="00C4455B" w:rsidP="007548FC">
      <w:pPr>
        <w:rPr>
          <w:rFonts w:asciiTheme="majorHAnsi" w:hAnsiTheme="majorHAnsi" w:cstheme="majorHAnsi"/>
        </w:rPr>
      </w:pPr>
      <w:r w:rsidRPr="00A35477">
        <w:rPr>
          <w:rFonts w:asciiTheme="majorHAnsi" w:hAnsiTheme="majorHAnsi" w:cstheme="majorHAnsi"/>
        </w:rPr>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 xml:space="preserve">of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C448E0" w:rsidRPr="00A35477">
        <w:rPr>
          <w:rFonts w:asciiTheme="majorHAnsi" w:hAnsiTheme="majorHAnsi" w:cstheme="majorHAnsi"/>
        </w:rPr>
        <w:t xml:space="preserve">time series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 xml:space="preserve">system 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implement</w:t>
      </w:r>
      <w:r w:rsidR="00C448E0" w:rsidRPr="00A35477">
        <w:rPr>
          <w:rFonts w:asciiTheme="majorHAnsi" w:hAnsiTheme="majorHAnsi" w:cstheme="majorHAnsi"/>
        </w:rPr>
        <w:t xml:space="preserve"> (</w:t>
      </w:r>
      <w:r w:rsidR="00C448E0" w:rsidRPr="00493A93">
        <w:rPr>
          <w:rFonts w:asciiTheme="majorHAnsi" w:hAnsiTheme="majorHAnsi" w:cstheme="majorHAnsi"/>
          <w:highlight w:val="yellow"/>
          <w:rPrChange w:id="73" w:author="Cayelan C. Carey" w:date="2019-04-03T14:22:00Z">
            <w:rPr>
              <w:rFonts w:asciiTheme="majorHAnsi" w:hAnsiTheme="majorHAnsi" w:cstheme="majorHAnsi"/>
            </w:rPr>
          </w:rPrChange>
        </w:rPr>
        <w:t>REF</w:t>
      </w:r>
      <w:r w:rsidR="00C448E0" w:rsidRPr="00A35477">
        <w:rPr>
          <w:rFonts w:asciiTheme="majorHAnsi" w:hAnsiTheme="majorHAnsi" w:cstheme="majorHAnsi"/>
        </w:rPr>
        <w:t>)</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This</w:t>
      </w:r>
      <w:ins w:id="74" w:author="Cayelan C. Carey" w:date="2019-04-03T14:23:00Z">
        <w:r w:rsidR="00493A93">
          <w:rPr>
            <w:rFonts w:asciiTheme="majorHAnsi" w:hAnsiTheme="majorHAnsi" w:cstheme="majorHAnsi"/>
          </w:rPr>
          <w:t xml:space="preserve"> finding</w:t>
        </w:r>
      </w:ins>
      <w:r w:rsidRPr="00A35477">
        <w:rPr>
          <w:rFonts w:asciiTheme="majorHAnsi" w:hAnsiTheme="majorHAnsi" w:cstheme="majorHAnsi"/>
        </w:rPr>
        <w:t xml:space="preserve"> illustrates not only the interest in the scientific community to understand changing freshwater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freshwater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p w:rsidR="00DA227F" w:rsidRPr="00A35477" w:rsidRDefault="00DA227F" w:rsidP="00142E66">
      <w:pPr>
        <w:rPr>
          <w:rFonts w:asciiTheme="majorHAnsi" w:hAnsiTheme="majorHAnsi" w:cstheme="majorHAnsi"/>
        </w:rPr>
      </w:pPr>
    </w:p>
    <w:tbl>
      <w:tblPr>
        <w:tblStyle w:val="TableGrid"/>
        <w:tblW w:w="9805" w:type="dxa"/>
        <w:tblLook w:val="04A0" w:firstRow="1" w:lastRow="0" w:firstColumn="1" w:lastColumn="0" w:noHBand="0" w:noVBand="1"/>
      </w:tblPr>
      <w:tblGrid>
        <w:gridCol w:w="1280"/>
        <w:gridCol w:w="2508"/>
        <w:gridCol w:w="1423"/>
        <w:gridCol w:w="1422"/>
        <w:gridCol w:w="1706"/>
        <w:gridCol w:w="1466"/>
      </w:tblGrid>
      <w:tr w:rsidR="002D37C0" w:rsidRPr="00A35477" w:rsidTr="002D37C0">
        <w:tc>
          <w:tcPr>
            <w:tcW w:w="9805" w:type="dxa"/>
            <w:gridSpan w:val="6"/>
            <w:shd w:val="clear" w:color="auto" w:fill="767171" w:themeFill="background2" w:themeFillShade="80"/>
          </w:tcPr>
          <w:p w:rsidR="002D37C0" w:rsidRPr="00A35477" w:rsidRDefault="002D37C0" w:rsidP="00AD1D50">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2D37C0" w:rsidRPr="00A35477" w:rsidTr="00093740">
        <w:tc>
          <w:tcPr>
            <w:tcW w:w="1300" w:type="dxa"/>
            <w:shd w:val="clear" w:color="auto" w:fill="A6A6A6" w:themeFill="background1" w:themeFillShade="A6"/>
          </w:tcPr>
          <w:p w:rsidR="002D37C0" w:rsidRPr="00A35477" w:rsidRDefault="002D37C0" w:rsidP="002D37C0">
            <w:pPr>
              <w:rPr>
                <w:rFonts w:asciiTheme="majorHAnsi" w:hAnsiTheme="majorHAnsi" w:cstheme="majorHAnsi"/>
              </w:rPr>
            </w:pPr>
            <w:r w:rsidRPr="00A35477">
              <w:rPr>
                <w:rFonts w:asciiTheme="majorHAnsi" w:hAnsiTheme="majorHAnsi" w:cstheme="majorHAnsi"/>
              </w:rPr>
              <w:t>Authors &amp; Year</w:t>
            </w:r>
          </w:p>
        </w:tc>
        <w:tc>
          <w:tcPr>
            <w:tcW w:w="2639" w:type="dxa"/>
            <w:shd w:val="clear" w:color="auto" w:fill="A6A6A6" w:themeFill="background1" w:themeFillShade="A6"/>
          </w:tcPr>
          <w:p w:rsidR="002D37C0" w:rsidRPr="00A35477" w:rsidRDefault="002D37C0" w:rsidP="002D37C0">
            <w:pPr>
              <w:rPr>
                <w:rFonts w:asciiTheme="majorHAnsi" w:hAnsiTheme="majorHAnsi" w:cstheme="majorHAnsi"/>
              </w:rPr>
            </w:pPr>
            <w:r>
              <w:rPr>
                <w:rFonts w:asciiTheme="majorHAnsi" w:hAnsiTheme="majorHAnsi" w:cstheme="majorHAnsi"/>
              </w:rPr>
              <w:t>Approach</w:t>
            </w:r>
          </w:p>
        </w:tc>
        <w:tc>
          <w:tcPr>
            <w:tcW w:w="1465" w:type="dxa"/>
            <w:shd w:val="clear" w:color="auto" w:fill="A6A6A6" w:themeFill="background1" w:themeFillShade="A6"/>
          </w:tcPr>
          <w:p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Best Model </w:t>
            </w:r>
          </w:p>
        </w:tc>
        <w:tc>
          <w:tcPr>
            <w:tcW w:w="1259" w:type="dxa"/>
            <w:shd w:val="clear" w:color="auto" w:fill="A6A6A6" w:themeFill="background1" w:themeFillShade="A6"/>
          </w:tcPr>
          <w:p w:rsidR="002D37C0" w:rsidRPr="00A35477" w:rsidRDefault="002D37C0" w:rsidP="002D37C0">
            <w:pPr>
              <w:rPr>
                <w:rFonts w:asciiTheme="majorHAnsi" w:hAnsiTheme="majorHAnsi" w:cstheme="majorHAnsi"/>
              </w:rPr>
            </w:pPr>
            <w:r>
              <w:rPr>
                <w:rFonts w:asciiTheme="majorHAnsi" w:hAnsiTheme="majorHAnsi" w:cstheme="majorHAnsi"/>
              </w:rPr>
              <w:t>Ecosystem</w:t>
            </w:r>
          </w:p>
        </w:tc>
        <w:tc>
          <w:tcPr>
            <w:tcW w:w="1619" w:type="dxa"/>
            <w:shd w:val="clear" w:color="auto" w:fill="A6A6A6" w:themeFill="background1" w:themeFillShade="A6"/>
          </w:tcPr>
          <w:p w:rsidR="002D37C0" w:rsidRPr="00A35477" w:rsidRDefault="002D37C0" w:rsidP="002D37C0">
            <w:pPr>
              <w:rPr>
                <w:rFonts w:asciiTheme="majorHAnsi" w:hAnsiTheme="majorHAnsi" w:cstheme="majorHAnsi"/>
              </w:rPr>
            </w:pPr>
            <w:r w:rsidRPr="00A35477">
              <w:rPr>
                <w:rFonts w:asciiTheme="majorHAnsi" w:hAnsiTheme="majorHAnsi" w:cstheme="majorHAnsi"/>
              </w:rPr>
              <w:t>Forecast Product</w:t>
            </w:r>
          </w:p>
        </w:tc>
        <w:tc>
          <w:tcPr>
            <w:tcW w:w="1523" w:type="dxa"/>
            <w:shd w:val="clear" w:color="auto" w:fill="A6A6A6" w:themeFill="background1" w:themeFillShade="A6"/>
          </w:tcPr>
          <w:p w:rsidR="002D37C0" w:rsidRPr="00A35477" w:rsidRDefault="002D37C0" w:rsidP="002D37C0">
            <w:pPr>
              <w:rPr>
                <w:rFonts w:asciiTheme="majorHAnsi" w:hAnsiTheme="majorHAnsi" w:cstheme="majorHAnsi"/>
              </w:rPr>
            </w:pPr>
            <w:r w:rsidRPr="00A35477">
              <w:rPr>
                <w:rFonts w:asciiTheme="majorHAnsi" w:hAnsiTheme="majorHAnsi" w:cstheme="majorHAnsi"/>
              </w:rPr>
              <w:t>Use of forecast product in decision making (Y/N)</w:t>
            </w:r>
          </w:p>
        </w:tc>
      </w:tr>
      <w:tr w:rsidR="002D37C0" w:rsidRPr="00A35477" w:rsidTr="00093740">
        <w:tc>
          <w:tcPr>
            <w:tcW w:w="1300" w:type="dxa"/>
          </w:tcPr>
          <w:p w:rsidR="002D37C0" w:rsidRPr="00A35477" w:rsidRDefault="002D37C0" w:rsidP="002D37C0">
            <w:pPr>
              <w:rPr>
                <w:rFonts w:asciiTheme="majorHAnsi" w:hAnsiTheme="majorHAnsi" w:cstheme="majorHAnsi"/>
              </w:rPr>
            </w:pPr>
            <w:commentRangeStart w:id="75"/>
            <w:r w:rsidRPr="00A35477">
              <w:rPr>
                <w:rFonts w:asciiTheme="majorHAnsi" w:hAnsiTheme="majorHAnsi" w:cstheme="majorHAnsi"/>
              </w:rPr>
              <w:t>Araujo et al. 2005</w:t>
            </w:r>
          </w:p>
        </w:tc>
        <w:tc>
          <w:tcPr>
            <w:tcW w:w="2639" w:type="dxa"/>
          </w:tcPr>
          <w:p w:rsidR="002D37C0" w:rsidRPr="00A35477" w:rsidRDefault="005B772A" w:rsidP="002D37C0">
            <w:pPr>
              <w:rPr>
                <w:rFonts w:asciiTheme="majorHAnsi" w:hAnsiTheme="majorHAnsi" w:cstheme="majorHAnsi"/>
              </w:rPr>
            </w:pPr>
            <w:commentRangeStart w:id="76"/>
            <w:r>
              <w:rPr>
                <w:rFonts w:asciiTheme="majorHAnsi" w:hAnsiTheme="majorHAnsi" w:cstheme="majorHAnsi"/>
              </w:rPr>
              <w:t>Uses multiple empirical models to assess uncertainty in projections</w:t>
            </w: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5B772A" w:rsidP="002D37C0">
            <w:pPr>
              <w:rPr>
                <w:rFonts w:asciiTheme="majorHAnsi" w:hAnsiTheme="majorHAnsi" w:cstheme="majorHAnsi"/>
              </w:rPr>
            </w:pPr>
            <w:r>
              <w:rPr>
                <w:rFonts w:asciiTheme="majorHAnsi" w:hAnsiTheme="majorHAnsi" w:cstheme="majorHAnsi"/>
              </w:rPr>
              <w:t xml:space="preserve">Temperate </w:t>
            </w:r>
            <w:del w:id="77" w:author="Cayelan C. Carey" w:date="2019-04-03T14:23:00Z">
              <w:r w:rsidDel="00493A93">
                <w:rPr>
                  <w:rFonts w:asciiTheme="majorHAnsi" w:hAnsiTheme="majorHAnsi" w:cstheme="majorHAnsi"/>
                </w:rPr>
                <w:delText>Britain</w:delText>
              </w:r>
            </w:del>
            <w:ins w:id="78" w:author="Cayelan C. Carey" w:date="2019-04-03T14:23:00Z">
              <w:r w:rsidR="00493A93">
                <w:rPr>
                  <w:rFonts w:asciiTheme="majorHAnsi" w:hAnsiTheme="majorHAnsi" w:cstheme="majorHAnsi"/>
                </w:rPr>
                <w:t>forest?</w:t>
              </w:r>
            </w:ins>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Bird species ranges</w:t>
            </w:r>
            <w:commentRangeEnd w:id="76"/>
            <w:r w:rsidR="00177E62">
              <w:rPr>
                <w:rStyle w:val="CommentReference"/>
              </w:rPr>
              <w:commentReference w:id="76"/>
            </w:r>
            <w:r w:rsidR="00493A93">
              <w:rPr>
                <w:rStyle w:val="CommentReference"/>
              </w:rPr>
              <w:commentReference w:id="75"/>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commentRangeEnd w:id="75"/>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Brown et al. 2013</w:t>
            </w:r>
          </w:p>
        </w:tc>
        <w:tc>
          <w:tcPr>
            <w:tcW w:w="2639" w:type="dxa"/>
          </w:tcPr>
          <w:p w:rsidR="002D37C0" w:rsidRPr="00A35477" w:rsidRDefault="005B772A" w:rsidP="002D37C0">
            <w:pPr>
              <w:rPr>
                <w:rFonts w:asciiTheme="majorHAnsi" w:hAnsiTheme="majorHAnsi" w:cstheme="majorHAnsi"/>
              </w:rPr>
            </w:pPr>
            <w:r>
              <w:rPr>
                <w:rFonts w:asciiTheme="majorHAnsi" w:hAnsiTheme="majorHAnsi" w:cstheme="majorHAnsi"/>
              </w:rPr>
              <w:t>Coupled process-based and empirical model to predict water quality</w:t>
            </w: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Process-based and empirical </w:t>
            </w:r>
          </w:p>
        </w:tc>
        <w:tc>
          <w:tcPr>
            <w:tcW w:w="1259" w:type="dxa"/>
          </w:tcPr>
          <w:p w:rsidR="002D37C0" w:rsidRPr="00A35477" w:rsidRDefault="00177E62" w:rsidP="002D37C0">
            <w:pPr>
              <w:rPr>
                <w:rFonts w:asciiTheme="majorHAnsi" w:hAnsiTheme="majorHAnsi" w:cstheme="majorHAnsi"/>
              </w:rPr>
            </w:pPr>
            <w:r>
              <w:rPr>
                <w:rFonts w:asciiTheme="majorHAnsi" w:hAnsiTheme="majorHAnsi" w:cstheme="majorHAnsi"/>
              </w:rPr>
              <w:t>Estuarine</w:t>
            </w: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Chesapeake Bay water quality</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Dean et al. 2004</w:t>
            </w:r>
          </w:p>
        </w:tc>
        <w:tc>
          <w:tcPr>
            <w:tcW w:w="2639" w:type="dxa"/>
          </w:tcPr>
          <w:p w:rsidR="002D37C0" w:rsidRPr="00A35477" w:rsidRDefault="00177E62" w:rsidP="002D37C0">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rsidR="002D37C0" w:rsidRPr="00A35477" w:rsidRDefault="00177E62" w:rsidP="002D37C0">
            <w:pPr>
              <w:rPr>
                <w:rFonts w:asciiTheme="majorHAnsi" w:hAnsiTheme="majorHAnsi" w:cstheme="majorHAnsi"/>
              </w:rPr>
            </w:pPr>
            <w:r>
              <w:rPr>
                <w:rFonts w:asciiTheme="majorHAnsi" w:hAnsiTheme="majorHAnsi" w:cstheme="majorHAnsi"/>
              </w:rPr>
              <w:t>Australian central highland forests</w:t>
            </w: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Carbon sequestration in forests</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Estes et al. 2013</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Productivity and suitability of crops in South Africa</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BC3F61" w:rsidP="002D37C0">
            <w:pPr>
              <w:rPr>
                <w:rFonts w:asciiTheme="majorHAnsi" w:hAnsiTheme="majorHAnsi" w:cstheme="majorHAnsi"/>
              </w:rPr>
            </w:pPr>
            <w:r>
              <w:rPr>
                <w:rFonts w:asciiTheme="majorHAnsi" w:hAnsiTheme="majorHAnsi" w:cstheme="majorHAnsi"/>
              </w:rPr>
              <w:t>Gonzalez-</w:t>
            </w:r>
            <w:proofErr w:type="spellStart"/>
            <w:r>
              <w:rPr>
                <w:rFonts w:asciiTheme="majorHAnsi" w:hAnsiTheme="majorHAnsi" w:cstheme="majorHAnsi"/>
              </w:rPr>
              <w:t>Benecke</w:t>
            </w:r>
            <w:proofErr w:type="spellEnd"/>
            <w:r>
              <w:rPr>
                <w:rFonts w:asciiTheme="majorHAnsi" w:hAnsiTheme="majorHAnsi" w:cstheme="majorHAnsi"/>
              </w:rPr>
              <w:t xml:space="preserve"> et al. 2017</w:t>
            </w:r>
          </w:p>
        </w:tc>
        <w:tc>
          <w:tcPr>
            <w:tcW w:w="2639" w:type="dxa"/>
          </w:tcPr>
          <w:p w:rsidR="002D37C0" w:rsidRPr="00A35477" w:rsidRDefault="00BC3F61" w:rsidP="002D37C0">
            <w:pPr>
              <w:rPr>
                <w:rFonts w:asciiTheme="majorHAnsi" w:hAnsiTheme="majorHAnsi" w:cstheme="majorHAnsi"/>
              </w:rPr>
            </w:pPr>
            <w:r>
              <w:rPr>
                <w:rFonts w:asciiTheme="majorHAnsi" w:hAnsiTheme="majorHAnsi" w:cstheme="majorHAnsi"/>
              </w:rPr>
              <w:t>Future projections</w:t>
            </w: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rsidR="002D37C0" w:rsidRPr="00A35477" w:rsidRDefault="00BC3F61" w:rsidP="002D37C0">
            <w:pPr>
              <w:rPr>
                <w:rFonts w:asciiTheme="majorHAnsi" w:hAnsiTheme="majorHAnsi" w:cstheme="majorHAnsi"/>
              </w:rPr>
            </w:pPr>
            <w:r>
              <w:rPr>
                <w:rFonts w:asciiTheme="majorHAnsi" w:hAnsiTheme="majorHAnsi" w:cstheme="majorHAnsi"/>
              </w:rPr>
              <w:t>Southern U.S. forest</w:t>
            </w:r>
          </w:p>
        </w:tc>
        <w:tc>
          <w:tcPr>
            <w:tcW w:w="1619" w:type="dxa"/>
          </w:tcPr>
          <w:p w:rsidR="002D37C0" w:rsidRPr="00A35477" w:rsidRDefault="00BC3F61" w:rsidP="002D37C0">
            <w:pPr>
              <w:rPr>
                <w:rFonts w:asciiTheme="majorHAnsi" w:hAnsiTheme="majorHAnsi" w:cstheme="majorHAnsi"/>
              </w:rPr>
            </w:pPr>
            <w:r>
              <w:rPr>
                <w:rFonts w:asciiTheme="majorHAnsi" w:hAnsiTheme="majorHAnsi" w:cstheme="majorHAnsi"/>
              </w:rPr>
              <w:t xml:space="preserve">Loblolly </w:t>
            </w:r>
            <w:del w:id="79" w:author="Cayelan C. Carey" w:date="2019-04-03T14:24:00Z">
              <w:r w:rsidDel="00493A93">
                <w:rPr>
                  <w:rFonts w:asciiTheme="majorHAnsi" w:hAnsiTheme="majorHAnsi" w:cstheme="majorHAnsi"/>
                </w:rPr>
                <w:delText xml:space="preserve">Pine </w:delText>
              </w:r>
            </w:del>
            <w:ins w:id="80" w:author="Cayelan C. Carey" w:date="2019-04-03T14:24:00Z">
              <w:r w:rsidR="00493A93">
                <w:rPr>
                  <w:rFonts w:asciiTheme="majorHAnsi" w:hAnsiTheme="majorHAnsi" w:cstheme="majorHAnsi"/>
                </w:rPr>
                <w:t>p</w:t>
              </w:r>
              <w:r w:rsidR="00493A93">
                <w:rPr>
                  <w:rFonts w:asciiTheme="majorHAnsi" w:hAnsiTheme="majorHAnsi" w:cstheme="majorHAnsi"/>
                </w:rPr>
                <w:t xml:space="preserve">ine </w:t>
              </w:r>
            </w:ins>
            <w:r>
              <w:rPr>
                <w:rFonts w:asciiTheme="majorHAnsi" w:hAnsiTheme="majorHAnsi" w:cstheme="majorHAnsi"/>
              </w:rPr>
              <w:t>projections</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Hazen et al. 2017</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Blue whale density</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rsidTr="00093740">
        <w:tc>
          <w:tcPr>
            <w:tcW w:w="1300" w:type="dxa"/>
          </w:tcPr>
          <w:p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Lindegren</w:t>
            </w:r>
            <w:proofErr w:type="spellEnd"/>
            <w:r w:rsidRPr="00A35477">
              <w:rPr>
                <w:rFonts w:asciiTheme="majorHAnsi" w:hAnsiTheme="majorHAnsi" w:cstheme="majorHAnsi"/>
              </w:rPr>
              <w:t xml:space="preserve"> et al. 2013</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Baltic cod dynamics</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Liu et al. 2006</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Coral </w:t>
            </w:r>
            <w:del w:id="81" w:author="Cayelan C. Carey" w:date="2019-04-03T14:24:00Z">
              <w:r w:rsidRPr="00A35477" w:rsidDel="00493A93">
                <w:rPr>
                  <w:rFonts w:asciiTheme="majorHAnsi" w:hAnsiTheme="majorHAnsi" w:cstheme="majorHAnsi"/>
                </w:rPr>
                <w:delText xml:space="preserve">Reef </w:delText>
              </w:r>
            </w:del>
            <w:ins w:id="82" w:author="Cayelan C. Carey" w:date="2019-04-03T14:24:00Z">
              <w:r w:rsidR="00493A93">
                <w:rPr>
                  <w:rFonts w:asciiTheme="majorHAnsi" w:hAnsiTheme="majorHAnsi" w:cstheme="majorHAnsi"/>
                </w:rPr>
                <w:t>r</w:t>
              </w:r>
              <w:r w:rsidR="00493A93" w:rsidRPr="00A35477">
                <w:rPr>
                  <w:rFonts w:asciiTheme="majorHAnsi" w:hAnsiTheme="majorHAnsi" w:cstheme="majorHAnsi"/>
                </w:rPr>
                <w:t xml:space="preserve">eef </w:t>
              </w:r>
            </w:ins>
            <w:r w:rsidRPr="00A35477">
              <w:rPr>
                <w:rFonts w:asciiTheme="majorHAnsi" w:hAnsiTheme="majorHAnsi" w:cstheme="majorHAnsi"/>
              </w:rPr>
              <w:t>Bleaching</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Martinez-Meyer et al. 2004</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Ecological niches of mammal species</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Perretti</w:t>
            </w:r>
            <w:proofErr w:type="spellEnd"/>
            <w:r w:rsidRPr="00A35477">
              <w:rPr>
                <w:rFonts w:asciiTheme="majorHAnsi" w:hAnsiTheme="majorHAnsi" w:cstheme="majorHAnsi"/>
              </w:rPr>
              <w:t xml:space="preserve"> et al. 2013</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Species abundance</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Stow et al. 2003</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Process-based and 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Estuarine water quality</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Y</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Thomas et al. 2018</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Phytoplankton dynamics</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proofErr w:type="spellStart"/>
            <w:r w:rsidRPr="00A35477">
              <w:rPr>
                <w:rFonts w:asciiTheme="majorHAnsi" w:hAnsiTheme="majorHAnsi" w:cstheme="majorHAnsi"/>
              </w:rPr>
              <w:t>Thuiller</w:t>
            </w:r>
            <w:proofErr w:type="spellEnd"/>
            <w:r w:rsidRPr="00A35477">
              <w:rPr>
                <w:rFonts w:asciiTheme="majorHAnsi" w:hAnsiTheme="majorHAnsi" w:cstheme="majorHAnsi"/>
              </w:rPr>
              <w:t xml:space="preserve"> et al. 2004</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Empirical</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Tree species distributions </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r w:rsidR="002D37C0" w:rsidRPr="00A35477" w:rsidTr="00093740">
        <w:tc>
          <w:tcPr>
            <w:tcW w:w="1300"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 xml:space="preserve">White and </w:t>
            </w:r>
            <w:proofErr w:type="spellStart"/>
            <w:r w:rsidRPr="00A35477">
              <w:rPr>
                <w:rFonts w:asciiTheme="majorHAnsi" w:hAnsiTheme="majorHAnsi" w:cstheme="majorHAnsi"/>
              </w:rPr>
              <w:t>Nemani</w:t>
            </w:r>
            <w:proofErr w:type="spellEnd"/>
            <w:r w:rsidRPr="00A35477">
              <w:rPr>
                <w:rFonts w:asciiTheme="majorHAnsi" w:hAnsiTheme="majorHAnsi" w:cstheme="majorHAnsi"/>
              </w:rPr>
              <w:t xml:space="preserve"> 2004</w:t>
            </w:r>
          </w:p>
        </w:tc>
        <w:tc>
          <w:tcPr>
            <w:tcW w:w="2639" w:type="dxa"/>
          </w:tcPr>
          <w:p w:rsidR="002D37C0" w:rsidRPr="00A35477" w:rsidRDefault="002D37C0" w:rsidP="002D37C0">
            <w:pPr>
              <w:rPr>
                <w:rFonts w:asciiTheme="majorHAnsi" w:hAnsiTheme="majorHAnsi" w:cstheme="majorHAnsi"/>
              </w:rPr>
            </w:pPr>
          </w:p>
        </w:tc>
        <w:tc>
          <w:tcPr>
            <w:tcW w:w="1465"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Process-based</w:t>
            </w:r>
          </w:p>
        </w:tc>
        <w:tc>
          <w:tcPr>
            <w:tcW w:w="1259" w:type="dxa"/>
          </w:tcPr>
          <w:p w:rsidR="002D37C0" w:rsidRPr="00A35477" w:rsidRDefault="002D37C0" w:rsidP="002D37C0">
            <w:pPr>
              <w:rPr>
                <w:rFonts w:asciiTheme="majorHAnsi" w:hAnsiTheme="majorHAnsi" w:cstheme="majorHAnsi"/>
              </w:rPr>
            </w:pPr>
          </w:p>
        </w:tc>
        <w:tc>
          <w:tcPr>
            <w:tcW w:w="1619"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Soil water</w:t>
            </w:r>
          </w:p>
        </w:tc>
        <w:tc>
          <w:tcPr>
            <w:tcW w:w="1523" w:type="dxa"/>
          </w:tcPr>
          <w:p w:rsidR="002D37C0" w:rsidRPr="00A35477" w:rsidRDefault="002D37C0" w:rsidP="002D37C0">
            <w:pPr>
              <w:rPr>
                <w:rFonts w:asciiTheme="majorHAnsi" w:hAnsiTheme="majorHAnsi" w:cstheme="majorHAnsi"/>
              </w:rPr>
            </w:pPr>
            <w:r w:rsidRPr="00A35477">
              <w:rPr>
                <w:rFonts w:asciiTheme="majorHAnsi" w:hAnsiTheme="majorHAnsi" w:cstheme="majorHAnsi"/>
              </w:rPr>
              <w:t>N</w:t>
            </w:r>
          </w:p>
        </w:tc>
      </w:tr>
    </w:tbl>
    <w:p w:rsidR="007548FC" w:rsidRPr="00A35477" w:rsidRDefault="007548FC" w:rsidP="007548FC">
      <w:pPr>
        <w:rPr>
          <w:rFonts w:asciiTheme="majorHAnsi" w:hAnsiTheme="majorHAnsi" w:cstheme="majorHAnsi"/>
        </w:rPr>
      </w:pPr>
    </w:p>
    <w:p w:rsidR="00240B11" w:rsidRPr="00A35477" w:rsidRDefault="00240B11" w:rsidP="007548FC">
      <w:pPr>
        <w:rPr>
          <w:rFonts w:asciiTheme="majorHAnsi" w:hAnsiTheme="majorHAnsi" w:cstheme="majorHAnsi"/>
        </w:rPr>
      </w:pPr>
      <w:r w:rsidRPr="00A35477">
        <w:rPr>
          <w:rFonts w:asciiTheme="majorHAnsi" w:hAnsiTheme="majorHAnsi" w:cstheme="majorHAnsi"/>
        </w:rPr>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E66A90" w:rsidRPr="00A35477">
        <w:rPr>
          <w:rFonts w:asciiTheme="majorHAnsi" w:hAnsiTheme="majorHAnsi" w:cstheme="majorHAnsi"/>
        </w:rPr>
        <w:t xml:space="preserve">vs.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w:t>
      </w:r>
      <w:del w:id="83" w:author="Cayelan C. Carey" w:date="2019-04-03T14:26:00Z">
        <w:r w:rsidR="00AB0F13" w:rsidRPr="00A35477" w:rsidDel="00F90740">
          <w:rPr>
            <w:rFonts w:asciiTheme="majorHAnsi" w:hAnsiTheme="majorHAnsi" w:cstheme="majorHAnsi"/>
            <w:b/>
          </w:rPr>
          <w:delText>through the selection of variables within the</w:delText>
        </w:r>
      </w:del>
      <w:ins w:id="84" w:author="Cayelan C. Carey" w:date="2019-04-03T14:26:00Z">
        <w:r w:rsidR="00F90740">
          <w:rPr>
            <w:rFonts w:asciiTheme="majorHAnsi" w:hAnsiTheme="majorHAnsi" w:cstheme="majorHAnsi"/>
            <w:b/>
          </w:rPr>
          <w:t>as part of setting up the</w:t>
        </w:r>
      </w:ins>
      <w:r w:rsidR="00AB0F13" w:rsidRPr="00A35477">
        <w:rPr>
          <w:rFonts w:asciiTheme="majorHAnsi" w:hAnsiTheme="majorHAnsi" w:cstheme="majorHAnsi"/>
          <w:b/>
        </w:rPr>
        <w:t xml:space="preserve"> empirical model</w:t>
      </w:r>
      <w:r w:rsidR="00E82FAF" w:rsidRPr="00A35477">
        <w:rPr>
          <w:rFonts w:asciiTheme="majorHAnsi" w:hAnsiTheme="majorHAnsi" w:cstheme="majorHAnsi"/>
          <w:b/>
        </w:rPr>
        <w:t xml:space="preserve">, </w:t>
      </w:r>
      <w:ins w:id="85" w:author="Cayelan C. Carey" w:date="2019-04-03T14:26:00Z">
        <w:r w:rsidR="00F90740">
          <w:rPr>
            <w:rFonts w:asciiTheme="majorHAnsi" w:hAnsiTheme="majorHAnsi" w:cstheme="majorHAnsi"/>
            <w:b/>
          </w:rPr>
          <w:t xml:space="preserve">and </w:t>
        </w:r>
      </w:ins>
      <w:r w:rsidR="00E82FAF" w:rsidRPr="00A35477">
        <w:rPr>
          <w:rFonts w:asciiTheme="majorHAnsi" w:hAnsiTheme="majorHAnsi" w:cstheme="majorHAnsi"/>
          <w:b/>
        </w:rPr>
        <w:t>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rsidR="00A04A63" w:rsidRPr="00A35477" w:rsidRDefault="00A04A63" w:rsidP="008E2132">
      <w:pPr>
        <w:spacing w:after="0" w:line="240" w:lineRule="auto"/>
        <w:rPr>
          <w:rFonts w:asciiTheme="majorHAnsi" w:hAnsiTheme="majorHAnsi" w:cstheme="majorHAnsi"/>
          <w:i/>
          <w:u w:val="single"/>
        </w:rPr>
      </w:pPr>
    </w:p>
    <w:p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rsidR="00DA227F" w:rsidRPr="00A35477" w:rsidRDefault="00DA227F" w:rsidP="00DA227F">
      <w:pPr>
        <w:spacing w:after="0" w:line="240" w:lineRule="auto"/>
        <w:rPr>
          <w:rFonts w:asciiTheme="majorHAnsi" w:hAnsiTheme="majorHAnsi" w:cstheme="majorHAnsi"/>
          <w:i/>
        </w:rPr>
      </w:pPr>
    </w:p>
    <w:p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w:t>
      </w:r>
      <w:ins w:id="86" w:author="Cayelan C. Carey" w:date="2019-04-03T14:26:00Z">
        <w:r w:rsidR="00BE51D0">
          <w:rPr>
            <w:rFonts w:asciiTheme="majorHAnsi" w:hAnsiTheme="majorHAnsi" w:cstheme="majorHAnsi"/>
          </w:rPr>
          <w:t xml:space="preserve"> (add </w:t>
        </w:r>
        <w:proofErr w:type="spellStart"/>
        <w:r w:rsidR="00BE51D0">
          <w:rPr>
            <w:rFonts w:asciiTheme="majorHAnsi" w:hAnsiTheme="majorHAnsi" w:cstheme="majorHAnsi"/>
          </w:rPr>
          <w:t>lat</w:t>
        </w:r>
        <w:proofErr w:type="spellEnd"/>
        <w:r w:rsidR="00BE51D0">
          <w:rPr>
            <w:rFonts w:asciiTheme="majorHAnsi" w:hAnsiTheme="majorHAnsi" w:cstheme="majorHAnsi"/>
          </w:rPr>
          <w:t>/longs info here)</w:t>
        </w:r>
      </w:ins>
      <w:r w:rsidRPr="00A35477">
        <w:rPr>
          <w:rFonts w:asciiTheme="majorHAnsi" w:hAnsiTheme="majorHAnsi" w:cstheme="majorHAnsi"/>
        </w:rPr>
        <w:t>.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(Gerling </w:t>
      </w:r>
      <w:r w:rsidR="007B3365" w:rsidRPr="00A35477">
        <w:rPr>
          <w:rFonts w:asciiTheme="majorHAnsi" w:hAnsiTheme="majorHAnsi" w:cstheme="majorHAnsi"/>
        </w:rPr>
        <w:t>et al.</w:t>
      </w:r>
      <w:ins w:id="87" w:author="Cayelan C. Carey" w:date="2019-04-03T14:27:00Z">
        <w:r w:rsidR="00BE51D0">
          <w:rPr>
            <w:rFonts w:asciiTheme="majorHAnsi" w:hAnsiTheme="majorHAnsi" w:cstheme="majorHAnsi"/>
          </w:rPr>
          <w:t xml:space="preserve"> </w:t>
        </w:r>
      </w:ins>
      <w:r w:rsidR="005D30B3" w:rsidRPr="00A35477">
        <w:rPr>
          <w:rFonts w:asciiTheme="majorHAnsi" w:hAnsiTheme="majorHAnsi" w:cstheme="majorHAnsi"/>
        </w:rPr>
        <w:t>2016)</w:t>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A227F" w:rsidRPr="00A35477">
        <w:rPr>
          <w:rFonts w:asciiTheme="majorHAnsi" w:hAnsiTheme="majorHAnsi" w:cstheme="majorHAnsi"/>
        </w:rPr>
        <w:t>1</w:t>
      </w:r>
      <w:r w:rsidR="002A2263" w:rsidRPr="00A35477">
        <w:rPr>
          <w:rFonts w:asciiTheme="majorHAnsi" w:hAnsiTheme="majorHAnsi" w:cstheme="majorHAnsi"/>
        </w:rPr>
        <w:t>).</w:t>
      </w:r>
    </w:p>
    <w:p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drawing>
          <wp:inline distT="0" distB="0" distL="0" distR="0" wp14:anchorId="7749B0BF" wp14:editId="610E7BBB">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rsidR="00BE0607" w:rsidRPr="00A35477" w:rsidRDefault="00BE0607" w:rsidP="00BE0607">
      <w:pPr>
        <w:spacing w:after="0" w:line="240" w:lineRule="auto"/>
        <w:ind w:left="1080"/>
        <w:rPr>
          <w:rFonts w:asciiTheme="majorHAnsi" w:hAnsiTheme="majorHAnsi" w:cstheme="majorHAnsi"/>
        </w:rPr>
      </w:pPr>
      <w:r w:rsidRPr="00A35477">
        <w:rPr>
          <w:rFonts w:asciiTheme="majorHAnsi" w:hAnsiTheme="majorHAnsi" w:cstheme="majorHAnsi"/>
        </w:rPr>
        <w:t xml:space="preserve">Figure </w:t>
      </w:r>
      <w:r w:rsidR="00A60B4B" w:rsidRPr="00A35477">
        <w:rPr>
          <w:rFonts w:asciiTheme="majorHAnsi" w:hAnsiTheme="majorHAnsi" w:cstheme="majorHAnsi"/>
        </w:rPr>
        <w:t>1</w:t>
      </w:r>
      <w:r w:rsidRPr="00A35477">
        <w:rPr>
          <w:rFonts w:asciiTheme="majorHAnsi" w:hAnsiTheme="majorHAnsi" w:cstheme="majorHAnsi"/>
        </w:rPr>
        <w:t>. Map of Falling Creek Reservoir and Beaverdam Reservoir and their watersheds</w:t>
      </w:r>
      <w:r w:rsidR="00C43697" w:rsidRPr="00A35477">
        <w:rPr>
          <w:rFonts w:asciiTheme="majorHAnsi" w:hAnsiTheme="majorHAnsi" w:cstheme="majorHAnsi"/>
        </w:rPr>
        <w:t>.</w:t>
      </w:r>
    </w:p>
    <w:p w:rsidR="00DA227F" w:rsidRPr="00A35477" w:rsidRDefault="00DA227F" w:rsidP="00DA227F">
      <w:pPr>
        <w:spacing w:after="0" w:line="240" w:lineRule="auto"/>
        <w:rPr>
          <w:rFonts w:asciiTheme="majorHAnsi" w:hAnsiTheme="majorHAnsi" w:cstheme="majorHAnsi"/>
          <w:b/>
        </w:rPr>
      </w:pPr>
    </w:p>
    <w:p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t>Historical</w:t>
      </w:r>
      <w:r w:rsidR="002A2263" w:rsidRPr="00A35477">
        <w:rPr>
          <w:rFonts w:asciiTheme="majorHAnsi" w:hAnsiTheme="majorHAnsi" w:cstheme="majorHAnsi"/>
          <w:i/>
        </w:rPr>
        <w:t xml:space="preserve"> and sensor dataset</w:t>
      </w:r>
    </w:p>
    <w:p w:rsidR="00FC258B" w:rsidRPr="00A35477" w:rsidRDefault="005D30B3" w:rsidP="00DA227F">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 physical, </w:t>
      </w:r>
      <w:r w:rsidR="00167666" w:rsidRPr="00A35477">
        <w:rPr>
          <w:rFonts w:asciiTheme="majorHAnsi" w:hAnsiTheme="majorHAnsi" w:cstheme="majorHAnsi"/>
        </w:rPr>
        <w:t xml:space="preserve">chemical,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D22EDC" w:rsidRPr="00A35477">
        <w:rPr>
          <w:rFonts w:asciiTheme="majorHAnsi" w:hAnsiTheme="majorHAnsi" w:cstheme="majorHAnsi"/>
        </w:rPr>
        <w:t xml:space="preserve">. </w:t>
      </w:r>
    </w:p>
    <w:p w:rsidR="00E464A2" w:rsidRPr="00A35477" w:rsidRDefault="00E464A2" w:rsidP="00E464A2">
      <w:pPr>
        <w:spacing w:after="0" w:line="240" w:lineRule="auto"/>
        <w:rPr>
          <w:rFonts w:asciiTheme="majorHAnsi" w:hAnsiTheme="majorHAnsi" w:cstheme="majorHAnsi"/>
          <w:b/>
        </w:rPr>
      </w:pPr>
    </w:p>
    <w:p w:rsidR="00B66E9B" w:rsidRDefault="00B66E9B" w:rsidP="00E464A2">
      <w:pPr>
        <w:spacing w:after="0" w:line="240" w:lineRule="auto"/>
        <w:rPr>
          <w:ins w:id="88" w:author="Cayelan C. Carey" w:date="2019-04-03T14:27:00Z"/>
          <w:rFonts w:asciiTheme="majorHAnsi" w:hAnsiTheme="majorHAnsi" w:cstheme="majorHAnsi"/>
          <w:i/>
        </w:rPr>
      </w:pPr>
    </w:p>
    <w:p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2B10E7" w:rsidRPr="00A35477">
        <w:rPr>
          <w:rFonts w:asciiTheme="majorHAnsi" w:hAnsiTheme="majorHAnsi" w:cstheme="majorHAnsi"/>
          <w:i/>
        </w:rPr>
        <w:t xml:space="preserve"> (Question 1)</w:t>
      </w:r>
    </w:p>
    <w:p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will develop</w:t>
      </w:r>
      <w:r w:rsidRPr="00A35477">
        <w:rPr>
          <w:rFonts w:asciiTheme="majorHAnsi" w:hAnsiTheme="majorHAnsi" w:cstheme="majorHAnsi"/>
        </w:rPr>
        <w:t xml:space="preserve"> both an empirical and a process-based model to forecast chlorophyll-a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 xml:space="preserve">both models will be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rsidR="00E464A2" w:rsidRPr="00A35477" w:rsidRDefault="00E464A2" w:rsidP="00E464A2">
      <w:pPr>
        <w:spacing w:after="0" w:line="240" w:lineRule="auto"/>
        <w:rPr>
          <w:rFonts w:asciiTheme="majorHAnsi" w:hAnsiTheme="majorHAnsi" w:cstheme="majorHAnsi"/>
        </w:rPr>
      </w:pPr>
    </w:p>
    <w:p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t>We chose a</w:t>
      </w:r>
      <w:r w:rsidR="00397952" w:rsidRPr="00A35477">
        <w:rPr>
          <w:rFonts w:asciiTheme="majorHAnsi" w:hAnsiTheme="majorHAnsi" w:cstheme="majorHAnsi"/>
        </w:rPr>
        <w:t xml:space="preserve">n autoregressive integrated moving average (ARIMA) generalized linear model for our empirical approach to forecast chlorophyll-a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with the current measurement of 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rsidR="00E464A2" w:rsidRPr="00A35477" w:rsidRDefault="00E464A2" w:rsidP="00E464A2">
      <w:pPr>
        <w:spacing w:after="0" w:line="240" w:lineRule="auto"/>
        <w:rPr>
          <w:rFonts w:asciiTheme="majorHAnsi" w:hAnsiTheme="majorHAnsi" w:cstheme="majorHAnsi"/>
        </w:rPr>
      </w:pPr>
    </w:p>
    <w:p w:rsidR="005367DC" w:rsidRPr="00A35477" w:rsidRDefault="007D0E56" w:rsidP="00E464A2">
      <w:pPr>
        <w:spacing w:after="0" w:line="240" w:lineRule="auto"/>
        <w:rPr>
          <w:rFonts w:asciiTheme="majorHAnsi" w:hAnsiTheme="majorHAnsi" w:cstheme="majorHAnsi"/>
          <w:u w:val="single"/>
        </w:rPr>
      </w:pPr>
      <w:commentRangeStart w:id="89"/>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commentRangeEnd w:id="89"/>
      <w:r w:rsidR="00960586">
        <w:rPr>
          <w:rStyle w:val="CommentReference"/>
        </w:rPr>
        <w:commentReference w:id="89"/>
      </w:r>
    </w:p>
    <w:p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2017;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2019)</w:t>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 2013)</w:t>
      </w:r>
      <w:ins w:id="90" w:author="Cayelan C. Carey" w:date="2019-04-03T14:29:00Z">
        <w:r w:rsidR="00815ECB">
          <w:rPr>
            <w:rFonts w:asciiTheme="majorHAnsi" w:hAnsiTheme="majorHAnsi" w:cstheme="majorHAnsi"/>
          </w:rPr>
          <w:t>,</w:t>
        </w:r>
      </w:ins>
      <w:r w:rsidRPr="00A35477">
        <w:rPr>
          <w:rFonts w:asciiTheme="majorHAnsi" w:hAnsiTheme="majorHAnsi" w:cstheme="majorHAnsi"/>
        </w:rPr>
        <w:t xml:space="preserve"> </w:t>
      </w:r>
      <w:ins w:id="91" w:author="Cayelan C. Carey" w:date="2019-04-03T14:29:00Z">
        <w:r w:rsidR="00815ECB">
          <w:rPr>
            <w:rFonts w:asciiTheme="majorHAnsi" w:hAnsiTheme="majorHAnsi" w:cstheme="majorHAnsi"/>
          </w:rPr>
          <w:t xml:space="preserve">hereafter, </w:t>
        </w:r>
      </w:ins>
      <w:del w:id="92" w:author="Cayelan C. Carey" w:date="2019-04-03T14:29:00Z">
        <w:r w:rsidRPr="00A35477" w:rsidDel="00815ECB">
          <w:rPr>
            <w:rFonts w:asciiTheme="majorHAnsi" w:hAnsiTheme="majorHAnsi" w:cstheme="majorHAnsi"/>
          </w:rPr>
          <w:delText>(</w:delText>
        </w:r>
      </w:del>
      <w:r w:rsidRPr="00A35477">
        <w:rPr>
          <w:rFonts w:asciiTheme="majorHAnsi" w:hAnsiTheme="majorHAnsi" w:cstheme="majorHAnsi"/>
        </w:rPr>
        <w:t>GLM-AED</w:t>
      </w:r>
      <w:ins w:id="93" w:author="Cayelan C. Carey" w:date="2019-04-03T14:29:00Z">
        <w:r w:rsidR="00815ECB">
          <w:rPr>
            <w:rFonts w:asciiTheme="majorHAnsi" w:hAnsiTheme="majorHAnsi" w:cstheme="majorHAnsi"/>
          </w:rPr>
          <w:t xml:space="preserve">, </w:t>
        </w:r>
      </w:ins>
      <w:del w:id="94" w:author="Cayelan C. Carey" w:date="2019-04-03T14:29:00Z">
        <w:r w:rsidRPr="00A35477" w:rsidDel="00815ECB">
          <w:rPr>
            <w:rFonts w:asciiTheme="majorHAnsi" w:hAnsiTheme="majorHAnsi" w:cstheme="majorHAnsi"/>
          </w:rPr>
          <w:delText>)</w:delText>
        </w:r>
        <w:r w:rsidR="00960586" w:rsidDel="00815ECB">
          <w:rPr>
            <w:rFonts w:asciiTheme="majorHAnsi" w:hAnsiTheme="majorHAnsi" w:cstheme="majorHAnsi"/>
          </w:rPr>
          <w:delText xml:space="preserve"> </w:delText>
        </w:r>
      </w:del>
      <w:r w:rsidRPr="00A35477">
        <w:rPr>
          <w:rFonts w:asciiTheme="majorHAnsi" w:hAnsiTheme="majorHAnsi" w:cstheme="majorHAnsi"/>
        </w:rPr>
        <w:t xml:space="preserve">as our process-based model. </w:t>
      </w:r>
      <w:r w:rsidR="00960586">
        <w:rPr>
          <w:rFonts w:asciiTheme="majorHAnsi" w:hAnsiTheme="majorHAnsi" w:cstheme="majorHAnsi"/>
        </w:rPr>
        <w:t>GLM-AED is a 1-dimensional, open</w:t>
      </w:r>
      <w:ins w:id="95" w:author="Cayelan C. Carey" w:date="2019-04-03T14:29:00Z">
        <w:r w:rsidR="00815ECB">
          <w:rPr>
            <w:rFonts w:asciiTheme="majorHAnsi" w:hAnsiTheme="majorHAnsi" w:cstheme="majorHAnsi"/>
          </w:rPr>
          <w:t>-</w:t>
        </w:r>
      </w:ins>
      <w:del w:id="96" w:author="Cayelan C. Carey" w:date="2019-04-03T14:29:00Z">
        <w:r w:rsidR="00960586" w:rsidDel="00815ECB">
          <w:rPr>
            <w:rFonts w:asciiTheme="majorHAnsi" w:hAnsiTheme="majorHAnsi" w:cstheme="majorHAnsi"/>
          </w:rPr>
          <w:delText xml:space="preserve"> </w:delText>
        </w:r>
      </w:del>
      <w:r w:rsidR="00960586">
        <w:rPr>
          <w:rFonts w:asciiTheme="majorHAnsi" w:hAnsiTheme="majorHAnsi" w:cstheme="majorHAnsi"/>
        </w:rPr>
        <w:t xml:space="preserve">source lake ecosystem model. GLM-AED requires a number of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amics during the summer stratified period during 2013-2016. Parameters were systematically adjusted to improve the model fit with observational data, first for temperature, then for dissolved oxygen, nitrogen, phosphorus, and carbon, and finally for phytoplankton (following Bennett et al. 2013).</w:t>
      </w:r>
    </w:p>
    <w:p w:rsidR="00E464A2" w:rsidRPr="00A35477" w:rsidRDefault="00E464A2" w:rsidP="00E464A2">
      <w:pPr>
        <w:spacing w:after="0" w:line="240" w:lineRule="auto"/>
        <w:rPr>
          <w:rFonts w:asciiTheme="majorHAnsi" w:hAnsiTheme="majorHAnsi" w:cstheme="majorHAnsi"/>
        </w:rPr>
      </w:pPr>
    </w:p>
    <w:p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t>Model Assessment</w:t>
      </w:r>
    </w:p>
    <w:p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w:t>
      </w:r>
      <w:ins w:id="97" w:author="Cayelan C. Carey" w:date="2019-04-03T14:30:00Z">
        <w:r w:rsidR="00FA2450">
          <w:rPr>
            <w:rFonts w:asciiTheme="majorHAnsi" w:hAnsiTheme="majorHAnsi" w:cstheme="majorHAnsi"/>
          </w:rPr>
          <w:t xml:space="preserve">I will use </w:t>
        </w:r>
      </w:ins>
      <w:r w:rsidR="004E371C" w:rsidRPr="00A35477">
        <w:rPr>
          <w:rFonts w:asciiTheme="majorHAnsi" w:hAnsiTheme="majorHAnsi" w:cstheme="majorHAnsi"/>
        </w:rPr>
        <w:t xml:space="preserve">a holistic approach </w:t>
      </w:r>
      <w:del w:id="98" w:author="Cayelan C. Carey" w:date="2019-04-03T14:30:00Z">
        <w:r w:rsidR="004E371C" w:rsidRPr="00A35477" w:rsidDel="00FA2450">
          <w:rPr>
            <w:rFonts w:asciiTheme="majorHAnsi" w:hAnsiTheme="majorHAnsi" w:cstheme="majorHAnsi"/>
          </w:rPr>
          <w:delText xml:space="preserve">examining </w:delText>
        </w:r>
      </w:del>
      <w:ins w:id="99" w:author="Cayelan C. Carey" w:date="2019-04-03T14:30:00Z">
        <w:r w:rsidR="00FA2450">
          <w:rPr>
            <w:rFonts w:asciiTheme="majorHAnsi" w:hAnsiTheme="majorHAnsi" w:cstheme="majorHAnsi"/>
          </w:rPr>
          <w:t>comparing</w:t>
        </w:r>
        <w:r w:rsidR="00FA2450" w:rsidRPr="00A35477">
          <w:rPr>
            <w:rFonts w:asciiTheme="majorHAnsi" w:hAnsiTheme="majorHAnsi" w:cstheme="majorHAnsi"/>
          </w:rPr>
          <w:t xml:space="preserve"> </w:t>
        </w:r>
      </w:ins>
      <w:r w:rsidR="004E371C" w:rsidRPr="00A35477">
        <w:rPr>
          <w:rFonts w:asciiTheme="majorHAnsi" w:hAnsiTheme="majorHAnsi" w:cstheme="majorHAnsi"/>
        </w:rPr>
        <w:t>several model performance metrics</w:t>
      </w:r>
      <w:del w:id="100" w:author="Cayelan C. Carey" w:date="2019-04-03T14:30:00Z">
        <w:r w:rsidR="004E371C" w:rsidRPr="00A35477" w:rsidDel="00FA2450">
          <w:rPr>
            <w:rFonts w:asciiTheme="majorHAnsi" w:hAnsiTheme="majorHAnsi" w:cstheme="majorHAnsi"/>
          </w:rPr>
          <w:delText xml:space="preserve"> will be used</w:delText>
        </w:r>
      </w:del>
      <w:r w:rsidR="004E371C" w:rsidRPr="00A35477">
        <w:rPr>
          <w:rFonts w:asciiTheme="majorHAnsi" w:hAnsiTheme="majorHAnsi" w:cstheme="majorHAnsi"/>
        </w:rPr>
        <w:t xml:space="preserve">. </w:t>
      </w:r>
    </w:p>
    <w:p w:rsidR="00447A09" w:rsidRPr="00A35477" w:rsidDel="00FA2450" w:rsidRDefault="00E464A2" w:rsidP="00447A09">
      <w:pPr>
        <w:rPr>
          <w:del w:id="101" w:author="Cayelan C. Carey" w:date="2019-04-03T14:31:00Z"/>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Pr="00A35477">
        <w:rPr>
          <w:rFonts w:asciiTheme="majorHAnsi" w:hAnsiTheme="majorHAnsi" w:cstheme="majorHAnsi"/>
        </w:rPr>
        <w:t xml:space="preserve"> 2013). Forecasts are said to be in consensus if they are </w:t>
      </w:r>
      <w:ins w:id="102" w:author="Cayelan C. Carey" w:date="2019-04-03T14:31:00Z">
        <w:r w:rsidR="00FA2450">
          <w:rPr>
            <w:rFonts w:asciiTheme="majorHAnsi" w:hAnsiTheme="majorHAnsi" w:cstheme="majorHAnsi"/>
          </w:rPr>
          <w:t xml:space="preserve">not </w:t>
        </w:r>
      </w:ins>
      <w:del w:id="103" w:author="Cayelan C. Carey" w:date="2019-04-03T14:31:00Z">
        <w:r w:rsidRPr="00A35477" w:rsidDel="00FA2450">
          <w:rPr>
            <w:rFonts w:asciiTheme="majorHAnsi" w:hAnsiTheme="majorHAnsi" w:cstheme="majorHAnsi"/>
          </w:rPr>
          <w:delText>in</w:delText>
        </w:r>
      </w:del>
      <w:r w:rsidRPr="00A35477">
        <w:rPr>
          <w:rFonts w:asciiTheme="majorHAnsi" w:hAnsiTheme="majorHAnsi" w:cstheme="majorHAnsi"/>
        </w:rPr>
        <w:t>significantly different from the sample mean (Gregory et al</w:t>
      </w:r>
      <w:r w:rsidR="007B3365" w:rsidRPr="00A35477">
        <w:rPr>
          <w:rFonts w:asciiTheme="majorHAnsi" w:hAnsiTheme="majorHAnsi" w:cstheme="majorHAnsi"/>
        </w:rPr>
        <w:t>.</w:t>
      </w:r>
      <w:r w:rsidRPr="00A35477">
        <w:rPr>
          <w:rFonts w:asciiTheme="majorHAnsi" w:hAnsiTheme="majorHAnsi" w:cstheme="majorHAnsi"/>
        </w:rPr>
        <w:t xml:space="preserve"> 2001)</w:t>
      </w:r>
      <w:r w:rsidR="00447A09">
        <w:rPr>
          <w:rFonts w:asciiTheme="majorHAnsi" w:hAnsiTheme="majorHAnsi" w:cstheme="majorHAnsi"/>
        </w:rPr>
        <w:t>. 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bserved and model predictions over time</w:t>
      </w:r>
      <w:r w:rsidR="00447A09">
        <w:rPr>
          <w:rFonts w:asciiTheme="majorHAnsi" w:hAnsiTheme="majorHAnsi" w:cstheme="majorHAnsi"/>
        </w:rPr>
        <w:t>, and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447A09" w:rsidRPr="00A35477">
        <w:rPr>
          <w:rFonts w:asciiTheme="majorHAnsi" w:hAnsiTheme="majorHAnsi" w:cstheme="majorHAnsi"/>
        </w:rPr>
        <w:t xml:space="preserve"> 2017)</w:t>
      </w:r>
      <w:r w:rsidR="00447A09">
        <w:rPr>
          <w:rFonts w:asciiTheme="majorHAnsi" w:hAnsiTheme="majorHAnsi" w:cstheme="majorHAnsi"/>
        </w:rPr>
        <w:t xml:space="preserve">. </w:t>
      </w:r>
    </w:p>
    <w:p w:rsidR="00E464A2" w:rsidRPr="00A35477" w:rsidRDefault="00E464A2" w:rsidP="00E464A2">
      <w:pPr>
        <w:rPr>
          <w:rFonts w:asciiTheme="majorHAnsi" w:hAnsiTheme="majorHAnsi" w:cstheme="majorHAnsi"/>
        </w:rPr>
      </w:pPr>
    </w:p>
    <w:p w:rsidR="00E464A2" w:rsidRDefault="00E464A2" w:rsidP="00E464A2">
      <w:pPr>
        <w:rPr>
          <w:rFonts w:asciiTheme="majorHAnsi" w:hAnsiTheme="majorHAnsi" w:cstheme="majorHAnsi"/>
        </w:rPr>
      </w:pPr>
      <w:r w:rsidRPr="00A35477">
        <w:rPr>
          <w:rFonts w:asciiTheme="majorHAnsi" w:hAnsiTheme="majorHAnsi" w:cstheme="majorHAnsi"/>
        </w:rPr>
        <w:t xml:space="preserve">Model outputs will </w:t>
      </w:r>
      <w:del w:id="104" w:author="Cayelan C. Carey" w:date="2019-04-03T14:31:00Z">
        <w:r w:rsidRPr="00A35477" w:rsidDel="00FA2450">
          <w:rPr>
            <w:rFonts w:asciiTheme="majorHAnsi" w:hAnsiTheme="majorHAnsi" w:cstheme="majorHAnsi"/>
          </w:rPr>
          <w:delText xml:space="preserve">also </w:delText>
        </w:r>
      </w:del>
      <w:r w:rsidRPr="00A35477">
        <w:rPr>
          <w:rFonts w:asciiTheme="majorHAnsi" w:hAnsiTheme="majorHAnsi" w:cstheme="majorHAnsi"/>
        </w:rPr>
        <w:t>be compared with each other using the performance metrics</w:t>
      </w:r>
      <w:r w:rsidR="00177E62">
        <w:rPr>
          <w:rFonts w:asciiTheme="majorHAnsi" w:hAnsiTheme="majorHAnsi" w:cstheme="majorHAnsi"/>
        </w:rPr>
        <w:t xml:space="preserve"> found in Table 2.</w:t>
      </w:r>
    </w:p>
    <w:p w:rsidR="00447A09" w:rsidRDefault="00447A09" w:rsidP="00E464A2">
      <w:pPr>
        <w:rPr>
          <w:rFonts w:asciiTheme="majorHAnsi" w:hAnsiTheme="majorHAnsi" w:cstheme="majorHAnsi"/>
        </w:rPr>
      </w:pPr>
    </w:p>
    <w:tbl>
      <w:tblPr>
        <w:tblStyle w:val="TableGrid"/>
        <w:tblW w:w="0" w:type="auto"/>
        <w:tblLook w:val="04A0" w:firstRow="1" w:lastRow="0" w:firstColumn="1" w:lastColumn="0" w:noHBand="0" w:noVBand="1"/>
      </w:tblPr>
      <w:tblGrid>
        <w:gridCol w:w="2695"/>
        <w:gridCol w:w="2700"/>
        <w:gridCol w:w="3955"/>
      </w:tblGrid>
      <w:tr w:rsidR="00177E62" w:rsidTr="00447A09">
        <w:tc>
          <w:tcPr>
            <w:tcW w:w="9350" w:type="dxa"/>
            <w:gridSpan w:val="3"/>
            <w:shd w:val="clear" w:color="auto" w:fill="A6A6A6" w:themeFill="background1" w:themeFillShade="A6"/>
          </w:tcPr>
          <w:p w:rsidR="00177E62" w:rsidRDefault="00177E62" w:rsidP="00E464A2">
            <w:pPr>
              <w:rPr>
                <w:rFonts w:asciiTheme="majorHAnsi" w:hAnsiTheme="majorHAnsi" w:cstheme="majorHAnsi"/>
              </w:rPr>
            </w:pPr>
            <w:r>
              <w:rPr>
                <w:rFonts w:asciiTheme="majorHAnsi" w:hAnsiTheme="majorHAnsi" w:cstheme="majorHAnsi"/>
              </w:rPr>
              <w:t>Table 2. Model Assessment Metrics for comparing forecast model outputs</w:t>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Metric</w:t>
            </w:r>
          </w:p>
        </w:tc>
        <w:tc>
          <w:tcPr>
            <w:tcW w:w="2700" w:type="dxa"/>
          </w:tcPr>
          <w:p w:rsidR="00447A09" w:rsidRDefault="00447A09" w:rsidP="00E464A2">
            <w:pPr>
              <w:rPr>
                <w:rFonts w:asciiTheme="majorHAnsi" w:hAnsiTheme="majorHAnsi" w:cstheme="majorHAnsi"/>
              </w:rPr>
            </w:pPr>
            <w:r>
              <w:rPr>
                <w:rFonts w:asciiTheme="majorHAnsi" w:hAnsiTheme="majorHAnsi" w:cstheme="majorHAnsi"/>
              </w:rPr>
              <w:t>Equation</w:t>
            </w:r>
          </w:p>
        </w:tc>
        <w:tc>
          <w:tcPr>
            <w:tcW w:w="3955" w:type="dxa"/>
          </w:tcPr>
          <w:p w:rsidR="00447A09" w:rsidRDefault="00447A09" w:rsidP="00E464A2">
            <w:pPr>
              <w:rPr>
                <w:rFonts w:asciiTheme="majorHAnsi" w:hAnsiTheme="majorHAnsi" w:cstheme="majorHAnsi"/>
              </w:rPr>
            </w:pPr>
            <w:commentRangeStart w:id="105"/>
            <w:commentRangeStart w:id="106"/>
            <w:r>
              <w:rPr>
                <w:rFonts w:asciiTheme="majorHAnsi" w:hAnsiTheme="majorHAnsi" w:cstheme="majorHAnsi"/>
              </w:rPr>
              <w:t>Citation??</w:t>
            </w:r>
            <w:commentRangeEnd w:id="105"/>
            <w:r>
              <w:rPr>
                <w:rStyle w:val="CommentReference"/>
              </w:rPr>
              <w:commentReference w:id="105"/>
            </w:r>
            <w:commentRangeEnd w:id="106"/>
            <w:r w:rsidR="00FA2450">
              <w:rPr>
                <w:rStyle w:val="CommentReference"/>
              </w:rPr>
              <w:commentReference w:id="106"/>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RMSE (root mean squared error)</w:t>
            </w:r>
          </w:p>
        </w:tc>
        <w:tc>
          <w:tcPr>
            <w:tcW w:w="2700" w:type="dxa"/>
          </w:tcPr>
          <w:p w:rsidR="00447A09" w:rsidRDefault="00447A09" w:rsidP="00E464A2">
            <w:pPr>
              <w:rPr>
                <w:rFonts w:asciiTheme="majorHAnsi" w:hAnsiTheme="majorHAnsi" w:cstheme="majorHAnsi"/>
              </w:rPr>
            </w:pPr>
          </w:p>
        </w:tc>
        <w:tc>
          <w:tcPr>
            <w:tcW w:w="3955" w:type="dxa"/>
          </w:tcPr>
          <w:p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2700" w:type="dxa"/>
          </w:tcPr>
          <w:p w:rsidR="00447A09" w:rsidRDefault="00447A09" w:rsidP="00E464A2">
            <w:pPr>
              <w:rPr>
                <w:rFonts w:asciiTheme="majorHAnsi" w:hAnsiTheme="majorHAnsi" w:cstheme="majorHAnsi"/>
              </w:rPr>
            </w:pPr>
          </w:p>
        </w:tc>
        <w:tc>
          <w:tcPr>
            <w:tcW w:w="3955" w:type="dxa"/>
          </w:tcPr>
          <w:p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Bias</w:t>
            </w:r>
          </w:p>
        </w:tc>
        <w:tc>
          <w:tcPr>
            <w:tcW w:w="2700" w:type="dxa"/>
          </w:tcPr>
          <w:p w:rsidR="00447A09" w:rsidRDefault="00447A09" w:rsidP="00E464A2">
            <w:pPr>
              <w:rPr>
                <w:rFonts w:asciiTheme="majorHAnsi" w:hAnsiTheme="majorHAnsi" w:cstheme="majorHAnsi"/>
              </w:rPr>
            </w:pPr>
          </w:p>
        </w:tc>
        <w:tc>
          <w:tcPr>
            <w:tcW w:w="3955" w:type="dxa"/>
          </w:tcPr>
          <w:p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Pearson’s correlation between model and observed</w:t>
            </w:r>
          </w:p>
        </w:tc>
        <w:tc>
          <w:tcPr>
            <w:tcW w:w="2700" w:type="dxa"/>
          </w:tcPr>
          <w:p w:rsidR="00447A09" w:rsidRDefault="00447A09" w:rsidP="00E464A2">
            <w:pPr>
              <w:rPr>
                <w:rFonts w:asciiTheme="majorHAnsi" w:hAnsiTheme="majorHAnsi" w:cstheme="majorHAnsi"/>
              </w:rPr>
            </w:pPr>
          </w:p>
        </w:tc>
        <w:tc>
          <w:tcPr>
            <w:tcW w:w="3955" w:type="dxa"/>
          </w:tcPr>
          <w:p w:rsidR="00447A09" w:rsidRDefault="00447A09" w:rsidP="00E464A2">
            <w:pPr>
              <w:rPr>
                <w:rFonts w:asciiTheme="majorHAnsi" w:hAnsiTheme="majorHAnsi" w:cstheme="majorHAnsi"/>
              </w:rPr>
            </w:pPr>
            <w:proofErr w:type="spellStart"/>
            <w:r>
              <w:rPr>
                <w:rFonts w:asciiTheme="majorHAnsi" w:hAnsiTheme="majorHAnsi" w:cstheme="majorHAnsi"/>
              </w:rPr>
              <w:t>Dietze</w:t>
            </w:r>
            <w:proofErr w:type="spellEnd"/>
            <w:r>
              <w:rPr>
                <w:rFonts w:asciiTheme="majorHAnsi" w:hAnsiTheme="majorHAnsi" w:cstheme="majorHAnsi"/>
              </w:rPr>
              <w:t>, 2017</w:t>
            </w:r>
          </w:p>
        </w:tc>
      </w:tr>
      <w:tr w:rsidR="00447A09" w:rsidTr="00447A09">
        <w:tc>
          <w:tcPr>
            <w:tcW w:w="2695" w:type="dxa"/>
          </w:tcPr>
          <w:p w:rsidR="00447A09" w:rsidRDefault="00447A09" w:rsidP="00E464A2">
            <w:pPr>
              <w:rPr>
                <w:rFonts w:asciiTheme="majorHAnsi" w:hAnsiTheme="majorHAnsi" w:cstheme="majorHAnsi"/>
              </w:rPr>
            </w:pPr>
            <w:r>
              <w:rPr>
                <w:rFonts w:asciiTheme="majorHAnsi" w:hAnsiTheme="majorHAnsi" w:cstheme="majorHAnsi"/>
              </w:rPr>
              <w:t>Area under the curve</w:t>
            </w:r>
          </w:p>
        </w:tc>
        <w:tc>
          <w:tcPr>
            <w:tcW w:w="2700" w:type="dxa"/>
          </w:tcPr>
          <w:p w:rsidR="00447A09" w:rsidRDefault="00447A09" w:rsidP="00E464A2">
            <w:pPr>
              <w:rPr>
                <w:rFonts w:asciiTheme="majorHAnsi" w:hAnsiTheme="majorHAnsi" w:cstheme="majorHAnsi"/>
              </w:rPr>
            </w:pPr>
          </w:p>
        </w:tc>
        <w:tc>
          <w:tcPr>
            <w:tcW w:w="3955" w:type="dxa"/>
          </w:tcPr>
          <w:p w:rsidR="00447A09" w:rsidRDefault="00447A09" w:rsidP="00E464A2">
            <w:pPr>
              <w:rPr>
                <w:rFonts w:asciiTheme="majorHAnsi" w:hAnsiTheme="majorHAnsi" w:cstheme="majorHAnsi"/>
              </w:rPr>
            </w:pPr>
            <w:r w:rsidRPr="00A35477">
              <w:rPr>
                <w:rFonts w:asciiTheme="majorHAnsi" w:hAnsiTheme="majorHAnsi" w:cstheme="majorHAnsi"/>
              </w:rPr>
              <w:t xml:space="preserve">Araujo, </w:t>
            </w:r>
            <w:proofErr w:type="spellStart"/>
            <w:r w:rsidRPr="00A35477">
              <w:rPr>
                <w:rFonts w:asciiTheme="majorHAnsi" w:hAnsiTheme="majorHAnsi" w:cstheme="majorHAnsi"/>
              </w:rPr>
              <w:t>Thuiller</w:t>
            </w:r>
            <w:proofErr w:type="spellEnd"/>
            <w:r w:rsidRPr="00A35477">
              <w:rPr>
                <w:rFonts w:asciiTheme="majorHAnsi" w:hAnsiTheme="majorHAnsi" w:cstheme="majorHAnsi"/>
              </w:rPr>
              <w:t>, and Pearson 2006</w:t>
            </w:r>
          </w:p>
        </w:tc>
      </w:tr>
    </w:tbl>
    <w:p w:rsidR="00E464A2" w:rsidRDefault="00E464A2" w:rsidP="00E464A2">
      <w:pPr>
        <w:spacing w:after="0" w:line="240" w:lineRule="auto"/>
        <w:rPr>
          <w:rFonts w:asciiTheme="majorHAnsi" w:hAnsiTheme="majorHAnsi" w:cstheme="majorHAnsi"/>
        </w:rPr>
      </w:pPr>
    </w:p>
    <w:p w:rsidR="00447A09" w:rsidRPr="00A35477" w:rsidRDefault="00447A09" w:rsidP="00E464A2">
      <w:pPr>
        <w:spacing w:after="0" w:line="240" w:lineRule="auto"/>
        <w:rPr>
          <w:rFonts w:asciiTheme="majorHAnsi" w:hAnsiTheme="majorHAnsi" w:cstheme="majorHAnsi"/>
        </w:rPr>
      </w:pPr>
    </w:p>
    <w:p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2B10E7" w:rsidRPr="00A35477">
        <w:rPr>
          <w:rFonts w:asciiTheme="majorHAnsi" w:hAnsiTheme="majorHAnsi" w:cstheme="majorHAnsi"/>
          <w:i/>
        </w:rPr>
        <w:t xml:space="preserve"> (Question 2)</w:t>
      </w:r>
    </w:p>
    <w:p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to produce iterative near-term 16-day forecasts of chlorophyll-a</w:t>
      </w:r>
      <w:r w:rsidRPr="00A35477">
        <w:rPr>
          <w:rFonts w:asciiTheme="majorHAnsi" w:hAnsiTheme="majorHAnsi" w:cstheme="majorHAnsi"/>
        </w:rPr>
        <w:t xml:space="preserve"> (Thomas et al,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chlorophyll-a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chlorophyll-a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Forecast effectiveness will be assessed using a suite of performance metrics calculated by comparing the forecast model outputs to the observed high-frequency chlorophyll-a sensor in FCR</w:t>
      </w:r>
      <w:r w:rsidR="00BF17A8">
        <w:rPr>
          <w:rFonts w:asciiTheme="majorHAnsi" w:hAnsiTheme="majorHAnsi" w:cstheme="majorHAnsi"/>
        </w:rPr>
        <w:t xml:space="preserve"> (Table 2)</w:t>
      </w:r>
      <w:r w:rsidR="00ED4E84" w:rsidRPr="00A35477">
        <w:rPr>
          <w:rFonts w:asciiTheme="majorHAnsi" w:hAnsiTheme="majorHAnsi" w:cstheme="majorHAnsi"/>
        </w:rPr>
        <w:t>. Assessment metrics will be calculated for various conditions (</w:t>
      </w:r>
      <w:ins w:id="107" w:author="Cayelan C. Carey" w:date="2019-04-03T14:32:00Z">
        <w:r w:rsidR="00234D13">
          <w:rPr>
            <w:rFonts w:asciiTheme="majorHAnsi" w:hAnsiTheme="majorHAnsi" w:cstheme="majorHAnsi"/>
          </w:rPr>
          <w:t xml:space="preserve">e.g., </w:t>
        </w:r>
      </w:ins>
      <w:r w:rsidR="00ED4E84" w:rsidRPr="00A35477">
        <w:rPr>
          <w:rFonts w:asciiTheme="majorHAnsi" w:hAnsiTheme="majorHAnsi" w:cstheme="majorHAnsi"/>
        </w:rPr>
        <w:t xml:space="preserve">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rsidR="004E371C" w:rsidRPr="00A35477" w:rsidRDefault="004E371C" w:rsidP="004E371C">
      <w:pPr>
        <w:spacing w:after="0" w:line="240" w:lineRule="auto"/>
        <w:rPr>
          <w:rFonts w:asciiTheme="majorHAnsi" w:hAnsiTheme="majorHAnsi" w:cstheme="majorHAnsi"/>
          <w:b/>
        </w:rPr>
      </w:pPr>
    </w:p>
    <w:p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F67C47" w:rsidRPr="00A35477">
        <w:rPr>
          <w:rFonts w:asciiTheme="majorHAnsi" w:hAnsiTheme="majorHAnsi" w:cstheme="majorHAnsi"/>
          <w:i/>
        </w:rPr>
        <w:t xml:space="preserve"> (Question 3) </w:t>
      </w:r>
    </w:p>
    <w:p w:rsidR="004E371C" w:rsidRPr="007664F4" w:rsidRDefault="00E741C4" w:rsidP="004E371C">
      <w:pPr>
        <w:rPr>
          <w:rFonts w:asciiTheme="majorHAnsi" w:hAnsiTheme="majorHAnsi" w:cstheme="majorHAnsi"/>
        </w:rPr>
      </w:pPr>
      <w:del w:id="108" w:author="Cayelan C. Carey" w:date="2019-04-03T14:33:00Z">
        <w:r w:rsidRPr="00A35477" w:rsidDel="00234D13">
          <w:rPr>
            <w:rFonts w:asciiTheme="majorHAnsi" w:hAnsiTheme="majorHAnsi" w:cstheme="majorHAnsi"/>
          </w:rPr>
          <w:delText>In order to</w:delText>
        </w:r>
      </w:del>
      <w:ins w:id="109" w:author="Cayelan C. Carey" w:date="2019-04-03T14:33:00Z">
        <w:r w:rsidR="00234D13">
          <w:rPr>
            <w:rFonts w:asciiTheme="majorHAnsi" w:hAnsiTheme="majorHAnsi" w:cstheme="majorHAnsi"/>
          </w:rPr>
          <w:t>To</w:t>
        </w:r>
      </w:ins>
      <w:r w:rsidRPr="00A35477">
        <w:rPr>
          <w:rFonts w:asciiTheme="majorHAnsi" w:hAnsiTheme="majorHAnsi" w:cstheme="majorHAnsi"/>
        </w:rPr>
        <w:t xml:space="preserve"> develop the most informative forecast of chlorophyll-a,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Pr="00885E10">
        <w:rPr>
          <w:rFonts w:asciiTheme="majorHAnsi" w:hAnsiTheme="majorHAnsi" w:cstheme="majorHAnsi"/>
        </w:rPr>
        <w:t xml:space="preserve">. </w:t>
      </w:r>
      <w:ins w:id="110" w:author="Cayelan C. Carey" w:date="2019-04-03T14:33:00Z">
        <w:r w:rsidR="00234D13">
          <w:rPr>
            <w:rFonts w:asciiTheme="majorHAnsi" w:hAnsiTheme="majorHAnsi" w:cstheme="majorHAnsi"/>
          </w:rPr>
          <w:t>This third question is motivated by the preliminary finding that w</w:t>
        </w:r>
      </w:ins>
      <w:commentRangeStart w:id="111"/>
      <w:commentRangeStart w:id="112"/>
      <w:del w:id="113" w:author="Cayelan C. Carey" w:date="2019-04-03T14:33:00Z">
        <w:r w:rsidR="00885E10" w:rsidRPr="00885E10" w:rsidDel="00234D13">
          <w:rPr>
            <w:rFonts w:asciiTheme="majorHAnsi" w:hAnsiTheme="majorHAnsi" w:cstheme="majorHAnsi"/>
          </w:rPr>
          <w:delText>W</w:delText>
        </w:r>
      </w:del>
      <w:r w:rsidR="00885E10" w:rsidRPr="00885E10">
        <w:rPr>
          <w:rFonts w:asciiTheme="majorHAnsi" w:hAnsiTheme="majorHAnsi" w:cstheme="majorHAnsi"/>
        </w:rPr>
        <w:t>hile both of our current model outputs capture observed chlorophyll-a dynamics at lower concentrations, bloom events are often underestimated, leading to a “false negative</w:t>
      </w:r>
      <w:del w:id="114" w:author="Cayelan C. Carey" w:date="2019-04-03T14:34:00Z">
        <w:r w:rsidR="00885E10" w:rsidRPr="00885E10" w:rsidDel="00234D13">
          <w:rPr>
            <w:rFonts w:asciiTheme="majorHAnsi" w:hAnsiTheme="majorHAnsi" w:cstheme="majorHAnsi"/>
          </w:rPr>
          <w:delText>.</w:delText>
        </w:r>
      </w:del>
      <w:r w:rsidR="00885E10" w:rsidRPr="00885E10">
        <w:rPr>
          <w:rFonts w:asciiTheme="majorHAnsi" w:hAnsiTheme="majorHAnsi" w:cstheme="majorHAnsi"/>
        </w:rPr>
        <w:t xml:space="preserve">” </w:t>
      </w:r>
      <w:commentRangeEnd w:id="111"/>
      <w:r w:rsidR="00885E10">
        <w:rPr>
          <w:rStyle w:val="CommentReference"/>
        </w:rPr>
        <w:commentReference w:id="111"/>
      </w:r>
      <w:commentRangeEnd w:id="112"/>
      <w:ins w:id="115" w:author="Cayelan C. Carey" w:date="2019-04-03T14:34:00Z">
        <w:r w:rsidR="00234D13">
          <w:rPr>
            <w:rFonts w:asciiTheme="majorHAnsi" w:hAnsiTheme="majorHAnsi" w:cstheme="majorHAnsi"/>
          </w:rPr>
          <w:t xml:space="preserve">(see Preliminary Results section below). </w:t>
        </w:r>
      </w:ins>
      <w:r w:rsidR="00234D13">
        <w:rPr>
          <w:rStyle w:val="CommentReference"/>
        </w:rPr>
        <w:commentReference w:id="112"/>
      </w:r>
      <w:r w:rsidR="00885E10" w:rsidRPr="00885E10">
        <w:rPr>
          <w:rFonts w:asciiTheme="majorHAnsi" w:hAnsiTheme="majorHAnsi" w:cstheme="majorHAnsi"/>
        </w:rPr>
        <w:t xml:space="preserve">This </w:t>
      </w:r>
      <w:ins w:id="116" w:author="Cayelan C. Carey" w:date="2019-04-03T14:34:00Z">
        <w:r w:rsidR="00234D13">
          <w:rPr>
            <w:rFonts w:asciiTheme="majorHAnsi" w:hAnsiTheme="majorHAnsi" w:cstheme="majorHAnsi"/>
          </w:rPr>
          <w:t xml:space="preserve">result </w:t>
        </w:r>
      </w:ins>
      <w:r w:rsidR="00885E10" w:rsidRPr="00885E10">
        <w:rPr>
          <w:rFonts w:asciiTheme="majorHAnsi" w:hAnsiTheme="majorHAnsi" w:cstheme="majorHAnsi"/>
        </w:rPr>
        <w:t>strongly suggests that a weighted average of two or more models may lead to a forecast that is able to more accurately predict when large bloom events are likely to occur. The use of integrated model averaging, or “ensemble” modeling, which has been adopted in the field of weather forecasting</w:t>
      </w:r>
      <w:del w:id="117" w:author="Cayelan C. Carey" w:date="2019-04-03T14:35:00Z">
        <w:r w:rsidR="00885E10" w:rsidRPr="00885E10" w:rsidDel="00234D13">
          <w:rPr>
            <w:rFonts w:asciiTheme="majorHAnsi" w:hAnsiTheme="majorHAnsi" w:cstheme="majorHAnsi"/>
            <w:vertAlign w:val="superscript"/>
          </w:rPr>
          <w:delText>8</w:delText>
        </w:r>
      </w:del>
      <w:r w:rsidR="00885E10" w:rsidRPr="00885E10">
        <w:rPr>
          <w:rFonts w:asciiTheme="majorHAnsi" w:hAnsiTheme="majorHAnsi" w:cstheme="majorHAnsi"/>
        </w:rPr>
        <w:t xml:space="preserve">, may be a more effective way </w:t>
      </w:r>
      <w:del w:id="118" w:author="Cayelan C. Carey" w:date="2019-04-03T14:35:00Z">
        <w:r w:rsidR="00885E10" w:rsidRPr="00885E10" w:rsidDel="00234D13">
          <w:rPr>
            <w:rFonts w:asciiTheme="majorHAnsi" w:hAnsiTheme="majorHAnsi" w:cstheme="majorHAnsi"/>
          </w:rPr>
          <w:delText xml:space="preserve">of </w:delText>
        </w:r>
      </w:del>
      <w:ins w:id="119" w:author="Cayelan C. Carey" w:date="2019-04-03T14:35:00Z">
        <w:r w:rsidR="00234D13">
          <w:rPr>
            <w:rFonts w:asciiTheme="majorHAnsi" w:hAnsiTheme="majorHAnsi" w:cstheme="majorHAnsi"/>
          </w:rPr>
          <w:t>to</w:t>
        </w:r>
        <w:r w:rsidR="00234D13" w:rsidRPr="00885E10">
          <w:rPr>
            <w:rFonts w:asciiTheme="majorHAnsi" w:hAnsiTheme="majorHAnsi" w:cstheme="majorHAnsi"/>
          </w:rPr>
          <w:t xml:space="preserve"> </w:t>
        </w:r>
      </w:ins>
      <w:r w:rsidR="00885E10" w:rsidRPr="00885E10">
        <w:rPr>
          <w:rFonts w:asciiTheme="majorHAnsi" w:hAnsiTheme="majorHAnsi" w:cstheme="majorHAnsi"/>
        </w:rPr>
        <w:t>forecast</w:t>
      </w:r>
      <w:del w:id="120" w:author="Cayelan C. Carey" w:date="2019-04-03T14:35:00Z">
        <w:r w:rsidR="00885E10" w:rsidRPr="00885E10" w:rsidDel="00234D13">
          <w:rPr>
            <w:rFonts w:asciiTheme="majorHAnsi" w:hAnsiTheme="majorHAnsi" w:cstheme="majorHAnsi"/>
          </w:rPr>
          <w:delText>ing</w:delText>
        </w:r>
      </w:del>
      <w:r w:rsidR="00885E10" w:rsidRPr="00885E10">
        <w:rPr>
          <w:rFonts w:asciiTheme="majorHAnsi" w:hAnsiTheme="majorHAnsi" w:cstheme="majorHAnsi"/>
        </w:rPr>
        <w:t xml:space="preserve"> water quality because of its ability to capitalize on the different strengths of each model type.  </w:t>
      </w:r>
      <w:r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Pr="00885E10">
        <w:rPr>
          <w:rFonts w:asciiTheme="majorHAnsi" w:hAnsiTheme="majorHAnsi" w:cstheme="majorHAnsi"/>
        </w:rPr>
        <w:t>forecast to capture as much variability as possible in chlorophyll-a</w:t>
      </w:r>
      <w:r w:rsidR="00E31B5B" w:rsidRPr="00885E10">
        <w:rPr>
          <w:rFonts w:asciiTheme="majorHAnsi" w:hAnsiTheme="majorHAnsi" w:cstheme="majorHAnsi"/>
        </w:rPr>
        <w:t xml:space="preserve"> and the different strengths of the two models</w:t>
      </w:r>
      <w:r w:rsidR="00E31B5B" w:rsidRPr="00234D13">
        <w:rPr>
          <w:rFonts w:asciiTheme="majorHAnsi" w:hAnsiTheme="majorHAnsi" w:cstheme="majorHAnsi"/>
          <w:rPrChange w:id="121" w:author="Cayelan C. Carey" w:date="2019-04-03T14:35:00Z">
            <w:rPr>
              <w:rFonts w:asciiTheme="majorHAnsi" w:hAnsiTheme="majorHAnsi" w:cstheme="majorHAnsi"/>
              <w:b/>
            </w:rPr>
          </w:rPrChange>
        </w:rPr>
        <w:t>.</w:t>
      </w:r>
      <w:r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concentration that may operate under different mechanisms. Incorporating multiple models</w:t>
      </w:r>
      <w:r w:rsidR="00E53830" w:rsidRPr="00A35477">
        <w:rPr>
          <w:rFonts w:asciiTheme="majorHAnsi" w:hAnsiTheme="majorHAnsi" w:cstheme="majorHAnsi"/>
        </w:rPr>
        <w:t xml:space="preserve"> will enable us to</w:t>
      </w:r>
      <w:r w:rsidR="00BB3FD1" w:rsidRPr="00A35477">
        <w:rPr>
          <w:rFonts w:asciiTheme="majorHAnsi" w:hAnsiTheme="majorHAnsi" w:cstheme="majorHAnsi"/>
        </w:rPr>
        <w:t xml:space="preserve"> develop an early-warning system which will alert users when conditions that indicate a peak in phytoplankton is likely to </w:t>
      </w:r>
      <w:commentRangeStart w:id="122"/>
      <w:r w:rsidR="00BB3FD1" w:rsidRPr="00A35477">
        <w:rPr>
          <w:rFonts w:asciiTheme="majorHAnsi" w:hAnsiTheme="majorHAnsi" w:cstheme="majorHAnsi"/>
        </w:rPr>
        <w:t>occur</w:t>
      </w:r>
      <w:commentRangeEnd w:id="122"/>
      <w:r w:rsidR="00234D13">
        <w:rPr>
          <w:rStyle w:val="CommentReference"/>
        </w:rPr>
        <w:commentReference w:id="122"/>
      </w:r>
      <w:r w:rsidR="00BB3FD1" w:rsidRPr="00A35477">
        <w:rPr>
          <w:rFonts w:asciiTheme="majorHAnsi" w:hAnsiTheme="majorHAnsi" w:cstheme="majorHAnsi"/>
        </w:rPr>
        <w:t>.</w:t>
      </w:r>
    </w:p>
    <w:p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chlorophyll-a</w:t>
      </w:r>
    </w:p>
    <w:p w:rsidR="00885E10" w:rsidRDefault="00C864F5" w:rsidP="00C864F5">
      <w:pPr>
        <w:rPr>
          <w:rFonts w:asciiTheme="majorHAnsi" w:hAnsiTheme="majorHAnsi" w:cstheme="majorHAnsi"/>
        </w:rPr>
      </w:pPr>
      <w:r w:rsidRPr="00A35477">
        <w:rPr>
          <w:rFonts w:asciiTheme="majorHAnsi" w:hAnsiTheme="majorHAnsi" w:cstheme="majorHAnsi"/>
        </w:rPr>
        <w:t>Using the summer period of 2013-201</w:t>
      </w:r>
      <w:r w:rsidR="00C40407" w:rsidRPr="00A35477">
        <w:rPr>
          <w:rFonts w:asciiTheme="majorHAnsi" w:hAnsiTheme="majorHAnsi" w:cstheme="majorHAnsi"/>
        </w:rPr>
        <w:t xml:space="preserve">7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xml:space="preserve">. </w:t>
      </w:r>
      <w:commentRangeStart w:id="123"/>
      <w:commentRangeStart w:id="124"/>
      <w:r w:rsidR="00C40407" w:rsidRPr="00A35477">
        <w:rPr>
          <w:rFonts w:asciiTheme="majorHAnsi" w:hAnsiTheme="majorHAnsi" w:cstheme="majorHAnsi"/>
        </w:rPr>
        <w:t>O</w:t>
      </w:r>
      <w:r w:rsidRPr="00A35477">
        <w:rPr>
          <w:rFonts w:asciiTheme="majorHAnsi" w:hAnsiTheme="majorHAnsi" w:cstheme="majorHAnsi"/>
        </w:rPr>
        <w:t>ur best-fitting ARIMA model</w:t>
      </w:r>
      <w:r w:rsidR="00C40407" w:rsidRPr="00A35477">
        <w:rPr>
          <w:rFonts w:asciiTheme="majorHAnsi" w:hAnsiTheme="majorHAnsi" w:cstheme="majorHAnsi"/>
        </w:rPr>
        <w:t xml:space="preserve"> </w:t>
      </w:r>
      <w:commentRangeEnd w:id="123"/>
      <w:r w:rsidR="005A39CC" w:rsidRPr="00A35477">
        <w:rPr>
          <w:rStyle w:val="CommentReference"/>
          <w:rFonts w:asciiTheme="majorHAnsi" w:hAnsiTheme="majorHAnsi" w:cstheme="majorHAnsi"/>
        </w:rPr>
        <w:commentReference w:id="123"/>
      </w:r>
      <w:commentRangeEnd w:id="124"/>
      <w:r w:rsidR="00567923">
        <w:rPr>
          <w:rStyle w:val="CommentReference"/>
        </w:rPr>
        <w:commentReference w:id="124"/>
      </w:r>
      <w:r w:rsidR="00C40407" w:rsidRPr="00A35477">
        <w:rPr>
          <w:rFonts w:asciiTheme="majorHAnsi" w:hAnsiTheme="majorHAnsi" w:cstheme="majorHAnsi"/>
        </w:rPr>
        <w:t>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ins w:id="125" w:author="Cayelan C. Carey" w:date="2019-04-03T14:37:00Z">
        <w:r w:rsidR="00234D13">
          <w:rPr>
            <w:rFonts w:asciiTheme="majorHAnsi" w:hAnsiTheme="majorHAnsi" w:cstheme="majorHAnsi"/>
          </w:rPr>
          <w:t xml:space="preserve">, with </w:t>
        </w:r>
      </w:ins>
      <w:ins w:id="126" w:author="Cayelan C. Carey" w:date="2019-04-03T14:38:00Z">
        <w:r w:rsidR="00234D13">
          <w:rPr>
            <w:rFonts w:asciiTheme="majorHAnsi" w:hAnsiTheme="majorHAnsi" w:cstheme="majorHAnsi"/>
            <w:b/>
          </w:rPr>
          <w:t>1</w:t>
        </w:r>
      </w:ins>
      <w:ins w:id="127" w:author="Cayelan C. Carey" w:date="2019-04-03T14:37:00Z">
        <w:r w:rsidR="00234D13">
          <w:rPr>
            <w:rFonts w:asciiTheme="majorHAnsi" w:hAnsiTheme="majorHAnsi" w:cstheme="majorHAnsi"/>
            <w:b/>
          </w:rPr>
          <w:t xml:space="preserve"> standard error of each parameter term included</w:t>
        </w:r>
      </w:ins>
      <w:r w:rsidR="00567923">
        <w:rPr>
          <w:rFonts w:asciiTheme="majorHAnsi" w:hAnsiTheme="majorHAnsi" w:cstheme="majorHAnsi"/>
        </w:rPr>
        <w:t>:</w:t>
      </w:r>
    </w:p>
    <w:p w:rsidR="00234D13" w:rsidRDefault="00885E10" w:rsidP="00885E10">
      <w:pPr>
        <w:jc w:val="center"/>
        <w:rPr>
          <w:ins w:id="128" w:author="Cayelan C. Carey" w:date="2019-04-03T14:37:00Z"/>
          <w:rFonts w:asciiTheme="majorHAnsi" w:hAnsiTheme="majorHAnsi" w:cstheme="majorHAnsi"/>
          <w:b/>
        </w:rPr>
      </w:pPr>
      <w:r w:rsidRPr="00567923">
        <w:rPr>
          <w:rFonts w:asciiTheme="majorHAnsi" w:hAnsiTheme="majorHAnsi" w:cstheme="majorHAnsi"/>
          <w:b/>
        </w:rPr>
        <w:t>Chlorophyll-a</w:t>
      </w:r>
      <w:r w:rsidRPr="00567923">
        <w:rPr>
          <w:rFonts w:asciiTheme="majorHAnsi" w:hAnsiTheme="majorHAnsi" w:cstheme="majorHAnsi"/>
          <w:b/>
          <w:vertAlign w:val="subscript"/>
        </w:rPr>
        <w:t>t</w:t>
      </w:r>
      <w:r w:rsidRPr="00567923">
        <w:rPr>
          <w:rFonts w:asciiTheme="majorHAnsi" w:hAnsiTheme="majorHAnsi" w:cstheme="majorHAnsi"/>
          <w:b/>
        </w:rPr>
        <w:t xml:space="preserve"> = 1.65</w:t>
      </w:r>
      <w:ins w:id="129" w:author="Cayelan C. Carey" w:date="2019-04-03T14:36:00Z">
        <w:r w:rsidR="00234D13">
          <w:rPr>
            <w:rFonts w:asciiTheme="majorHAnsi" w:hAnsiTheme="majorHAnsi" w:cstheme="majorHAnsi"/>
            <w:b/>
          </w:rPr>
          <w:t>(</w:t>
        </w:r>
      </w:ins>
      <w:ins w:id="130" w:author="Cayelan C. Carey" w:date="2019-04-03T14:37:00Z">
        <w:r w:rsidR="00234D13">
          <w:rPr>
            <w:rFonts w:ascii="Calibri Light" w:hAnsi="Calibri Light" w:cs="Calibri Light"/>
            <w:b/>
          </w:rPr>
          <w:t>±</w:t>
        </w:r>
        <w:r w:rsidR="00234D13">
          <w:rPr>
            <w:rFonts w:asciiTheme="majorHAnsi" w:hAnsiTheme="majorHAnsi" w:cstheme="majorHAnsi"/>
            <w:b/>
          </w:rPr>
          <w:t>XXX)</w:t>
        </w:r>
      </w:ins>
      <w:r w:rsidRPr="00567923">
        <w:rPr>
          <w:rFonts w:asciiTheme="majorHAnsi" w:hAnsiTheme="majorHAnsi" w:cstheme="majorHAnsi"/>
          <w:b/>
        </w:rPr>
        <w:t xml:space="preserve"> + </w:t>
      </w:r>
      <w:commentRangeStart w:id="131"/>
      <w:ins w:id="132" w:author="Cayelan C. Carey" w:date="2019-04-03T14:36:00Z">
        <w:r w:rsidR="00234D13">
          <w:rPr>
            <w:rFonts w:asciiTheme="majorHAnsi" w:hAnsiTheme="majorHAnsi" w:cstheme="majorHAnsi"/>
            <w:b/>
          </w:rPr>
          <w:t>XXX</w:t>
        </w:r>
        <w:commentRangeEnd w:id="131"/>
        <w:r w:rsidR="00234D13">
          <w:rPr>
            <w:rStyle w:val="CommentReference"/>
          </w:rPr>
          <w:commentReference w:id="131"/>
        </w:r>
      </w:ins>
      <w:ins w:id="133" w:author="Cayelan C. Carey" w:date="2019-04-03T14:37:00Z">
        <w:r w:rsidR="00234D13">
          <w:rPr>
            <w:rFonts w:asciiTheme="majorHAnsi" w:hAnsiTheme="majorHAnsi" w:cstheme="majorHAnsi"/>
            <w:b/>
          </w:rPr>
          <w:t>(</w:t>
        </w:r>
        <w:r w:rsidR="00234D13">
          <w:rPr>
            <w:rFonts w:ascii="Calibri Light" w:hAnsi="Calibri Light" w:cs="Calibri Light"/>
            <w:b/>
          </w:rPr>
          <w:t>±</w:t>
        </w:r>
        <w:proofErr w:type="gramStart"/>
        <w:r w:rsidR="00234D13">
          <w:rPr>
            <w:rFonts w:asciiTheme="majorHAnsi" w:hAnsiTheme="majorHAnsi" w:cstheme="majorHAnsi"/>
            <w:b/>
          </w:rPr>
          <w:t>XXX)</w:t>
        </w:r>
      </w:ins>
      <w:r w:rsidRPr="00567923">
        <w:rPr>
          <w:rFonts w:asciiTheme="majorHAnsi" w:hAnsiTheme="majorHAnsi" w:cstheme="majorHAnsi"/>
          <w:b/>
        </w:rPr>
        <w:t>Chlorophyll</w:t>
      </w:r>
      <w:proofErr w:type="gramEnd"/>
      <w:r w:rsidRPr="00567923">
        <w:rPr>
          <w:rFonts w:asciiTheme="majorHAnsi" w:hAnsiTheme="majorHAnsi" w:cstheme="majorHAnsi"/>
          <w:b/>
        </w:rPr>
        <w:t>-a</w:t>
      </w:r>
      <w:r w:rsidRPr="00567923">
        <w:rPr>
          <w:rFonts w:asciiTheme="majorHAnsi" w:hAnsiTheme="majorHAnsi" w:cstheme="majorHAnsi"/>
          <w:b/>
          <w:vertAlign w:val="subscript"/>
        </w:rPr>
        <w:t>t-1</w:t>
      </w:r>
      <w:r w:rsidRPr="00567923">
        <w:rPr>
          <w:rFonts w:asciiTheme="majorHAnsi" w:hAnsiTheme="majorHAnsi" w:cstheme="majorHAnsi"/>
          <w:b/>
        </w:rPr>
        <w:t xml:space="preserve"> – 3.05</w:t>
      </w:r>
      <w:ins w:id="134" w:author="Cayelan C. Carey" w:date="2019-04-03T14:37:00Z">
        <w:r w:rsidR="00234D13">
          <w:rPr>
            <w:rFonts w:asciiTheme="majorHAnsi" w:hAnsiTheme="majorHAnsi" w:cstheme="majorHAnsi"/>
            <w:b/>
          </w:rPr>
          <w:t>(</w:t>
        </w:r>
        <w:r w:rsidR="00234D13">
          <w:rPr>
            <w:rFonts w:ascii="Calibri Light" w:hAnsi="Calibri Light" w:cs="Calibri Light"/>
            <w:b/>
          </w:rPr>
          <w:t>±</w:t>
        </w:r>
        <w:r w:rsidR="00234D13">
          <w:rPr>
            <w:rFonts w:asciiTheme="majorHAnsi" w:hAnsiTheme="majorHAnsi" w:cstheme="majorHAnsi"/>
            <w:b/>
          </w:rPr>
          <w:t>XXX)</w:t>
        </w:r>
      </w:ins>
      <w:proofErr w:type="spellStart"/>
      <w:r w:rsidRPr="00567923">
        <w:rPr>
          <w:rFonts w:asciiTheme="majorHAnsi" w:hAnsiTheme="majorHAnsi" w:cstheme="majorHAnsi"/>
          <w:b/>
        </w:rPr>
        <w:t>Discharge</w:t>
      </w:r>
      <w:r w:rsidRPr="00567923">
        <w:rPr>
          <w:rFonts w:asciiTheme="majorHAnsi" w:hAnsiTheme="majorHAnsi" w:cstheme="majorHAnsi"/>
          <w:b/>
          <w:vertAlign w:val="subscript"/>
        </w:rPr>
        <w:t>t</w:t>
      </w:r>
      <w:proofErr w:type="spellEnd"/>
      <w:r w:rsidRPr="00567923">
        <w:rPr>
          <w:rFonts w:asciiTheme="majorHAnsi" w:hAnsiTheme="majorHAnsi" w:cstheme="majorHAnsi"/>
          <w:b/>
        </w:rPr>
        <w:t xml:space="preserve"> </w:t>
      </w:r>
    </w:p>
    <w:p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 0.0025</w:t>
      </w:r>
      <w:ins w:id="135" w:author="Cayelan C. Carey" w:date="2019-04-03T14:37:00Z">
        <w:r w:rsidR="00234D13">
          <w:rPr>
            <w:rFonts w:asciiTheme="majorHAnsi" w:hAnsiTheme="majorHAnsi" w:cstheme="majorHAnsi"/>
            <w:b/>
          </w:rPr>
          <w:t>(</w:t>
        </w:r>
        <w:r w:rsidR="00234D13">
          <w:rPr>
            <w:rFonts w:ascii="Calibri Light" w:hAnsi="Calibri Light" w:cs="Calibri Light"/>
            <w:b/>
          </w:rPr>
          <w:t>±</w:t>
        </w:r>
        <w:proofErr w:type="gramStart"/>
        <w:r w:rsidR="00234D13">
          <w:rPr>
            <w:rFonts w:asciiTheme="majorHAnsi" w:hAnsiTheme="majorHAnsi" w:cstheme="majorHAnsi"/>
            <w:b/>
          </w:rPr>
          <w:t>XXX)</w:t>
        </w:r>
      </w:ins>
      <w:proofErr w:type="spellStart"/>
      <w:r w:rsidRPr="00567923">
        <w:rPr>
          <w:rFonts w:asciiTheme="majorHAnsi" w:hAnsiTheme="majorHAnsi" w:cstheme="majorHAnsi"/>
          <w:b/>
        </w:rPr>
        <w:t>Shortwave</w:t>
      </w:r>
      <w:r w:rsidRPr="00567923">
        <w:rPr>
          <w:rFonts w:asciiTheme="majorHAnsi" w:hAnsiTheme="majorHAnsi" w:cstheme="majorHAnsi"/>
          <w:b/>
          <w:vertAlign w:val="subscript"/>
        </w:rPr>
        <w:t>t</w:t>
      </w:r>
      <w:proofErr w:type="spellEnd"/>
      <w:proofErr w:type="gramEnd"/>
      <w:r w:rsidRPr="00567923">
        <w:rPr>
          <w:rFonts w:asciiTheme="majorHAnsi" w:hAnsiTheme="majorHAnsi" w:cstheme="majorHAnsi"/>
          <w:b/>
        </w:rPr>
        <w:t xml:space="preserve"> + </w:t>
      </w:r>
      <w:r w:rsidR="00567923" w:rsidRPr="00567923">
        <w:rPr>
          <w:rFonts w:asciiTheme="majorHAnsi" w:hAnsiTheme="majorHAnsi" w:cstheme="majorHAnsi"/>
          <w:b/>
        </w:rPr>
        <w:t>Ɛ</w:t>
      </w:r>
      <w:ins w:id="136" w:author="Cayelan C. Carey" w:date="2019-04-03T14:36:00Z">
        <w:r w:rsidR="00234D13">
          <w:rPr>
            <w:rFonts w:asciiTheme="majorHAnsi" w:hAnsiTheme="majorHAnsi" w:cstheme="majorHAnsi"/>
            <w:b/>
          </w:rPr>
          <w:tab/>
        </w:r>
        <w:r w:rsidR="00234D13" w:rsidRPr="00234D13">
          <w:rPr>
            <w:rFonts w:asciiTheme="majorHAnsi" w:hAnsiTheme="majorHAnsi" w:cstheme="majorHAnsi"/>
            <w:rPrChange w:id="137" w:author="Cayelan C. Carey" w:date="2019-04-03T14:36:00Z">
              <w:rPr>
                <w:rFonts w:asciiTheme="majorHAnsi" w:hAnsiTheme="majorHAnsi" w:cstheme="majorHAnsi"/>
                <w:b/>
              </w:rPr>
            </w:rPrChange>
          </w:rPr>
          <w:t>(eqn. 1)</w:t>
        </w:r>
      </w:ins>
    </w:p>
    <w:p w:rsidR="00567923" w:rsidRDefault="00567923" w:rsidP="00567923">
      <w:pPr>
        <w:rPr>
          <w:rFonts w:asciiTheme="majorHAnsi" w:hAnsiTheme="majorHAnsi" w:cstheme="majorHAnsi"/>
        </w:rPr>
      </w:pPr>
    </w:p>
    <w:p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0.44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BE0607" w:rsidRPr="00A35477">
        <w:rPr>
          <w:rFonts w:asciiTheme="majorHAnsi" w:hAnsiTheme="majorHAnsi" w:cstheme="majorHAnsi"/>
        </w:rPr>
        <w:t>2</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 xml:space="preserve">and hindcasted chlorophyll-a with </w:t>
      </w:r>
      <w:commentRangeStart w:id="138"/>
      <w:r w:rsidR="00C40407" w:rsidRPr="00A35477">
        <w:rPr>
          <w:rFonts w:asciiTheme="majorHAnsi" w:hAnsiTheme="majorHAnsi" w:cstheme="majorHAnsi"/>
        </w:rPr>
        <w:t xml:space="preserve">R2 = XXX and RMSE = YYYY.  </w:t>
      </w:r>
      <w:commentRangeEnd w:id="138"/>
      <w:r w:rsidR="00C40407" w:rsidRPr="00A35477">
        <w:rPr>
          <w:rStyle w:val="CommentReference"/>
          <w:rFonts w:asciiTheme="majorHAnsi" w:hAnsiTheme="majorHAnsi" w:cstheme="majorHAnsi"/>
        </w:rPr>
        <w:commentReference w:id="138"/>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rsidR="00BE0607" w:rsidRPr="00A35477" w:rsidRDefault="00567923" w:rsidP="00567923">
      <w:pPr>
        <w:jc w:val="center"/>
        <w:rPr>
          <w:rFonts w:asciiTheme="majorHAnsi" w:hAnsiTheme="majorHAnsi" w:cstheme="majorHAnsi"/>
        </w:rPr>
      </w:pPr>
      <w:r>
        <w:rPr>
          <w:rFonts w:asciiTheme="majorHAnsi" w:hAnsiTheme="majorHAnsi" w:cstheme="majorHAnsi"/>
          <w:noProof/>
        </w:rPr>
        <w:drawing>
          <wp:inline distT="0" distB="0" distL="0" distR="0" wp14:anchorId="37440A04" wp14:editId="68F224BC">
            <wp:extent cx="544323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282" cy="3862979"/>
                    </a:xfrm>
                    <a:prstGeom prst="rect">
                      <a:avLst/>
                    </a:prstGeom>
                    <a:noFill/>
                  </pic:spPr>
                </pic:pic>
              </a:graphicData>
            </a:graphic>
          </wp:inline>
        </w:drawing>
      </w:r>
    </w:p>
    <w:p w:rsidR="00E7692C" w:rsidRPr="00A35477" w:rsidRDefault="00AB0F13" w:rsidP="00A04A63">
      <w:pPr>
        <w:rPr>
          <w:rFonts w:asciiTheme="majorHAnsi" w:hAnsiTheme="majorHAnsi" w:cstheme="majorHAnsi"/>
        </w:rPr>
      </w:pPr>
      <w:r w:rsidRPr="00A35477">
        <w:rPr>
          <w:rFonts w:asciiTheme="majorHAnsi" w:hAnsiTheme="majorHAnsi" w:cstheme="majorHAnsi"/>
        </w:rPr>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rsidTr="00C43697">
        <w:tc>
          <w:tcPr>
            <w:tcW w:w="10075" w:type="dxa"/>
            <w:gridSpan w:val="6"/>
          </w:tcPr>
          <w:p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rsidTr="00F222C1">
        <w:tc>
          <w:tcPr>
            <w:tcW w:w="3595" w:type="dxa"/>
          </w:tcPr>
          <w:p w:rsidR="00DD2314" w:rsidRPr="00A35477" w:rsidRDefault="00DD2314" w:rsidP="00A04A63">
            <w:pPr>
              <w:rPr>
                <w:rFonts w:asciiTheme="majorHAnsi" w:hAnsiTheme="majorHAnsi" w:cstheme="majorHAnsi"/>
              </w:rPr>
            </w:pPr>
          </w:p>
        </w:tc>
        <w:tc>
          <w:tcPr>
            <w:tcW w:w="108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F222C1" w:rsidRPr="00A35477" w:rsidTr="00F222C1">
        <w:tc>
          <w:tcPr>
            <w:tcW w:w="3595" w:type="dxa"/>
          </w:tcPr>
          <w:p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rsidR="00F222C1" w:rsidRPr="00A35477" w:rsidRDefault="00F222C1" w:rsidP="00A04A63">
            <w:pPr>
              <w:rPr>
                <w:rFonts w:asciiTheme="majorHAnsi" w:hAnsiTheme="majorHAnsi" w:cstheme="majorHAnsi"/>
              </w:rPr>
            </w:pPr>
          </w:p>
        </w:tc>
        <w:tc>
          <w:tcPr>
            <w:tcW w:w="1530" w:type="dxa"/>
            <w:shd w:val="clear" w:color="auto" w:fill="FFFFFF" w:themeFill="background1"/>
          </w:tcPr>
          <w:p w:rsidR="00F222C1" w:rsidRPr="00A35477" w:rsidRDefault="00F222C1" w:rsidP="00A04A63">
            <w:pPr>
              <w:rPr>
                <w:rFonts w:asciiTheme="majorHAnsi" w:hAnsiTheme="majorHAnsi" w:cstheme="majorHAnsi"/>
              </w:rPr>
            </w:pPr>
          </w:p>
        </w:tc>
        <w:tc>
          <w:tcPr>
            <w:tcW w:w="1129" w:type="dxa"/>
          </w:tcPr>
          <w:p w:rsidR="00F222C1" w:rsidRPr="00A35477" w:rsidRDefault="00F222C1" w:rsidP="00A04A63">
            <w:pPr>
              <w:rPr>
                <w:rFonts w:asciiTheme="majorHAnsi" w:hAnsiTheme="majorHAnsi" w:cstheme="majorHAnsi"/>
              </w:rPr>
            </w:pPr>
          </w:p>
        </w:tc>
        <w:tc>
          <w:tcPr>
            <w:tcW w:w="1391" w:type="dxa"/>
          </w:tcPr>
          <w:p w:rsidR="00F222C1" w:rsidRPr="00A35477" w:rsidRDefault="00F222C1"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shd w:val="clear" w:color="auto" w:fill="auto"/>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bl>
    <w:p w:rsidR="0099602B" w:rsidRPr="00A35477" w:rsidRDefault="0099602B" w:rsidP="00A04A63">
      <w:pPr>
        <w:rPr>
          <w:rFonts w:asciiTheme="majorHAnsi" w:hAnsiTheme="majorHAnsi" w:cstheme="majorHAnsi"/>
        </w:rPr>
      </w:pPr>
    </w:p>
    <w:p w:rsidR="00A60B4B" w:rsidRPr="00A35477" w:rsidRDefault="00A60B4B" w:rsidP="00A04A63">
      <w:pPr>
        <w:rPr>
          <w:rFonts w:asciiTheme="majorHAnsi" w:hAnsiTheme="majorHAnsi" w:cstheme="majorHAnsi"/>
        </w:rPr>
      </w:pPr>
    </w:p>
    <w:p w:rsidR="009963CB" w:rsidRPr="00A35477" w:rsidRDefault="009963CB" w:rsidP="009963CB">
      <w:pPr>
        <w:rPr>
          <w:rFonts w:asciiTheme="majorHAnsi" w:hAnsiTheme="majorHAnsi" w:cstheme="majorHAnsi"/>
          <w:b/>
        </w:rPr>
      </w:pPr>
      <w:r w:rsidRPr="00A35477">
        <w:rPr>
          <w:rFonts w:asciiTheme="majorHAnsi" w:hAnsiTheme="majorHAnsi" w:cstheme="majorHAnsi"/>
          <w:b/>
        </w:rPr>
        <w:t>Chapter 2. Spatial heterogeneity of nutrients and phytoplankton along a double reservoir continuum</w:t>
      </w:r>
    </w:p>
    <w:p w:rsidR="00093239" w:rsidRPr="00A35477" w:rsidRDefault="009963CB" w:rsidP="00A35477">
      <w:pPr>
        <w:ind w:firstLine="360"/>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 xml:space="preserve">in nutrient concentrations between the inflow and outflow of reservoirs </w:t>
      </w:r>
      <w:r w:rsidRPr="00A35477">
        <w:rPr>
          <w:rFonts w:asciiTheme="majorHAnsi" w:hAnsiTheme="majorHAnsi" w:cstheme="majorHAnsi"/>
        </w:rPr>
        <w:t>(Harrison et al. 2009, Kling et al. 2000, Powers et al. 2015).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EF4735">
        <w:rPr>
          <w:rFonts w:asciiTheme="majorHAnsi" w:hAnsiTheme="majorHAnsi" w:cstheme="majorHAnsi"/>
          <w:rPrChange w:id="139" w:author="Cayelan C. Carey" w:date="2019-04-03T14:39:00Z">
            <w:rPr>
              <w:rFonts w:asciiTheme="majorHAnsi" w:hAnsiTheme="majorHAnsi" w:cstheme="majorHAnsi"/>
              <w:i/>
            </w:rPr>
          </w:rPrChange>
        </w:rPr>
        <w:t>at</w:t>
      </w:r>
      <w:r w:rsidR="0076488E" w:rsidRPr="0061344A">
        <w:rPr>
          <w:rFonts w:asciiTheme="majorHAnsi" w:hAnsiTheme="majorHAnsi" w:cstheme="majorHAnsi"/>
          <w:i/>
        </w:rPr>
        <w:t xml:space="preserve">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Further, because managers generally extract water from reservoirs for drinking from the deep hole only, most reservoir studies only focus on the lacustrine zone (</w:t>
      </w:r>
      <w:r w:rsidR="00D43987" w:rsidRPr="0061344A">
        <w:rPr>
          <w:rFonts w:asciiTheme="majorHAnsi" w:hAnsiTheme="majorHAnsi" w:cstheme="majorHAnsi"/>
          <w:highlight w:val="yellow"/>
        </w:rPr>
        <w:t>cite lots of studies here</w:t>
      </w:r>
      <w:r w:rsidR="00093239" w:rsidRPr="00A35477">
        <w:rPr>
          <w:rFonts w:asciiTheme="majorHAnsi" w:hAnsiTheme="majorHAnsi" w:cstheme="majorHAnsi"/>
        </w:rPr>
        <w:t>)</w:t>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rsidR="00A02196" w:rsidRDefault="00A02196" w:rsidP="00A02196">
      <w:pPr>
        <w:ind w:firstLine="360"/>
        <w:rPr>
          <w:rFonts w:asciiTheme="majorHAnsi" w:hAnsiTheme="majorHAnsi" w:cstheme="majorHAnsi"/>
        </w:rPr>
      </w:pPr>
      <w:r>
        <w:rPr>
          <w:rFonts w:asciiTheme="majorHAnsi" w:hAnsiTheme="majorHAnsi" w:cstheme="majorHAnsi"/>
        </w:rPr>
        <w:t>For my second chapter, I am particularly interested in examining if there are</w:t>
      </w:r>
      <w:r w:rsidRPr="00A35477">
        <w:rPr>
          <w:rFonts w:asciiTheme="majorHAnsi" w:hAnsiTheme="majorHAnsi" w:cstheme="majorHAnsi"/>
        </w:rPr>
        <w:t xml:space="preserve"> sites along a reservoir gradient </w:t>
      </w:r>
      <w:r>
        <w:rPr>
          <w:rFonts w:asciiTheme="majorHAnsi" w:hAnsiTheme="majorHAnsi" w:cstheme="majorHAnsi"/>
        </w:rPr>
        <w:t xml:space="preserve">that </w:t>
      </w:r>
      <w:r w:rsidRPr="00A35477">
        <w:rPr>
          <w:rFonts w:asciiTheme="majorHAnsi" w:hAnsiTheme="majorHAnsi" w:cstheme="majorHAnsi"/>
        </w:rPr>
        <w:t>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t patterns in nutrient and chlorophyll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Pr="00A35477">
        <w:rPr>
          <w:rFonts w:asciiTheme="majorHAnsi" w:hAnsiTheme="majorHAnsi" w:cstheme="majorHAnsi"/>
        </w:rPr>
        <w:t xml:space="preserve">McClain et al. 2003)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rsidR="0046743D" w:rsidRDefault="00A02196" w:rsidP="009963CB">
      <w:pPr>
        <w:ind w:firstLine="360"/>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report a number of</w:t>
      </w:r>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9963CB" w:rsidRPr="00A35477">
        <w:rPr>
          <w:rFonts w:asciiTheme="majorHAnsi" w:hAnsiTheme="majorHAnsi" w:cstheme="majorHAnsi"/>
        </w:rPr>
        <w:t>(Soares et al. 2012), while others have found that the transitional zone, where turbulence is decreased yet nutrients are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 NH</w:t>
      </w:r>
      <w:r w:rsidR="00196ECD" w:rsidRPr="00A35477">
        <w:rPr>
          <w:rFonts w:asciiTheme="majorHAnsi" w:hAnsiTheme="majorHAnsi" w:cstheme="majorHAnsi"/>
          <w:vertAlign w:val="subscript"/>
        </w:rPr>
        <w:t>4</w:t>
      </w:r>
      <w:r w:rsidR="00196ECD" w:rsidRPr="00A35477">
        <w:rPr>
          <w:rFonts w:asciiTheme="majorHAnsi" w:hAnsiTheme="majorHAnsi" w:cstheme="majorHAnsi"/>
        </w:rPr>
        <w:t xml:space="preserve"> </w:t>
      </w:r>
      <w:r w:rsidR="009963CB" w:rsidRPr="00A35477">
        <w:rPr>
          <w:rFonts w:asciiTheme="majorHAnsi" w:hAnsiTheme="majorHAnsi" w:cstheme="majorHAnsi"/>
        </w:rPr>
        <w:t>(Scott et al. 2009).</w:t>
      </w:r>
      <w:r w:rsidR="0046743D">
        <w:rPr>
          <w:rFonts w:asciiTheme="majorHAnsi" w:hAnsiTheme="majorHAnsi" w:cstheme="majorHAnsi"/>
        </w:rPr>
        <w:t xml:space="preserve"> Additionally, when the hypolimnion of a reservoir becomes anoxic, it can lead to disproportionately high levels of </w:t>
      </w:r>
      <w:r w:rsidR="00AC3299">
        <w:rPr>
          <w:rFonts w:asciiTheme="majorHAnsi" w:hAnsiTheme="majorHAnsi" w:cstheme="majorHAnsi"/>
        </w:rPr>
        <w:t>ammonium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within the lacustrine zone (Gerling et al. 20</w:t>
      </w:r>
      <w:r w:rsidR="00A02DF9">
        <w:rPr>
          <w:rFonts w:asciiTheme="majorHAnsi" w:hAnsiTheme="majorHAnsi" w:cstheme="majorHAnsi"/>
        </w:rPr>
        <w:t>16</w:t>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ammonium </w:t>
      </w:r>
      <w:r w:rsidR="00A02DF9">
        <w:rPr>
          <w:rFonts w:asciiTheme="majorHAnsi" w:hAnsiTheme="majorHAnsi" w:cstheme="majorHAnsi"/>
        </w:rPr>
        <w:t xml:space="preserve">yet decrease in nitrate </w:t>
      </w:r>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rsidR="00E0096F" w:rsidRPr="00A35477" w:rsidRDefault="009963CB" w:rsidP="009963CB">
      <w:pPr>
        <w:ind w:firstLine="360"/>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xml:space="preserve">, patterns in chlorophyll-a heterogeneity are </w:t>
      </w:r>
      <w:ins w:id="140" w:author="Cayelan C. Carey" w:date="2019-04-03T14:41:00Z">
        <w:r w:rsidR="002375BF">
          <w:rPr>
            <w:rFonts w:asciiTheme="majorHAnsi" w:hAnsiTheme="majorHAnsi" w:cstheme="majorHAnsi"/>
          </w:rPr>
          <w:t xml:space="preserve">also </w:t>
        </w:r>
      </w:ins>
      <w:r w:rsidRPr="00A35477">
        <w:rPr>
          <w:rFonts w:asciiTheme="majorHAnsi" w:hAnsiTheme="majorHAnsi" w:cstheme="majorHAnsi"/>
        </w:rPr>
        <w:t>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proofErr w:type="spellStart"/>
      <w:r w:rsidRPr="00A35477">
        <w:rPr>
          <w:rFonts w:asciiTheme="majorHAnsi" w:hAnsiTheme="majorHAnsi" w:cstheme="majorHAnsi"/>
        </w:rPr>
        <w:t>Rychtecky</w:t>
      </w:r>
      <w:proofErr w:type="spellEnd"/>
      <w:r w:rsidRPr="00A35477">
        <w:rPr>
          <w:rFonts w:asciiTheme="majorHAnsi" w:hAnsiTheme="majorHAnsi" w:cstheme="majorHAnsi"/>
        </w:rPr>
        <w:t xml:space="preserve"> &amp; </w:t>
      </w:r>
      <w:proofErr w:type="spellStart"/>
      <w:r w:rsidRPr="00A35477">
        <w:rPr>
          <w:rFonts w:asciiTheme="majorHAnsi" w:hAnsiTheme="majorHAnsi" w:cstheme="majorHAnsi"/>
        </w:rPr>
        <w:t>Znachor</w:t>
      </w:r>
      <w:proofErr w:type="spellEnd"/>
      <w:r w:rsidRPr="00A35477">
        <w:rPr>
          <w:rFonts w:asciiTheme="majorHAnsi" w:hAnsiTheme="majorHAnsi" w:cstheme="majorHAnsi"/>
        </w:rPr>
        <w:t>, 2011</w:t>
      </w:r>
      <w:r w:rsidR="00B0524D">
        <w:rPr>
          <w:rFonts w:asciiTheme="majorHAnsi" w:hAnsiTheme="majorHAnsi" w:cstheme="majorHAnsi"/>
        </w:rPr>
        <w:t>; Thornton 1990</w:t>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Borges et al. </w:t>
      </w:r>
      <w:r w:rsidR="00E0096F" w:rsidRPr="00A35477">
        <w:rPr>
          <w:rFonts w:asciiTheme="majorHAnsi" w:hAnsiTheme="majorHAnsi" w:cstheme="majorHAnsi"/>
        </w:rPr>
        <w:t>(</w:t>
      </w:r>
      <w:r w:rsidR="00F305CF" w:rsidRPr="00A35477">
        <w:rPr>
          <w:rFonts w:asciiTheme="majorHAnsi" w:hAnsiTheme="majorHAnsi" w:cstheme="majorHAnsi"/>
        </w:rPr>
        <w:t>2008</w:t>
      </w:r>
      <w:r w:rsidR="00E0096F" w:rsidRPr="00A35477">
        <w:rPr>
          <w:rFonts w:asciiTheme="majorHAnsi" w:hAnsiTheme="majorHAnsi" w:cstheme="majorHAnsi"/>
        </w:rPr>
        <w:t>)</w:t>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rsidR="005A65A7" w:rsidRDefault="009963CB" w:rsidP="009963CB">
      <w:pPr>
        <w:ind w:firstLine="360"/>
        <w:rPr>
          <w:rFonts w:asciiTheme="majorHAnsi" w:hAnsiTheme="majorHAnsi" w:cstheme="majorHAnsi"/>
        </w:rPr>
      </w:pPr>
      <w:r w:rsidRPr="00A35477">
        <w:rPr>
          <w:rFonts w:asciiTheme="majorHAnsi" w:hAnsiTheme="majorHAnsi" w:cstheme="majorHAnsi"/>
        </w:rPr>
        <w:t>Trends in</w:t>
      </w:r>
      <w:r w:rsidR="00E0096F" w:rsidRPr="00A35477">
        <w:rPr>
          <w:rFonts w:asciiTheme="majorHAnsi" w:hAnsiTheme="majorHAnsi" w:cstheme="majorHAnsi"/>
        </w:rPr>
        <w:t xml:space="preserve"> reservoir</w:t>
      </w:r>
      <w:r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Pr="00A35477">
        <w:rPr>
          <w:rFonts w:asciiTheme="majorHAnsi" w:hAnsiTheme="majorHAnsi" w:cstheme="majorHAnsi"/>
        </w:rPr>
        <w:t xml:space="preserve">are </w:t>
      </w:r>
      <w:r w:rsidR="00F305CF" w:rsidRPr="00A35477">
        <w:rPr>
          <w:rFonts w:asciiTheme="majorHAnsi" w:hAnsiTheme="majorHAnsi" w:cstheme="majorHAnsi"/>
        </w:rPr>
        <w:t>less</w:t>
      </w:r>
      <w:r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chlorophyll</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w:t>
      </w:r>
      <w:del w:id="141" w:author="Cayelan C. Carey" w:date="2019-04-03T14:43:00Z">
        <w:r w:rsidR="007C459A" w:rsidDel="001F24C4">
          <w:rPr>
            <w:rFonts w:asciiTheme="majorHAnsi" w:hAnsiTheme="majorHAnsi" w:cstheme="majorHAnsi"/>
          </w:rPr>
          <w:delText xml:space="preserve">can play a substantial role in phosphorus concentrations </w:delText>
        </w:r>
      </w:del>
      <w:r w:rsidR="007C459A">
        <w:rPr>
          <w:rFonts w:asciiTheme="majorHAnsi" w:hAnsiTheme="majorHAnsi" w:cstheme="majorHAnsi"/>
        </w:rPr>
        <w:t>during anoxic conditions in the hypolimnion</w:t>
      </w:r>
      <w:del w:id="142" w:author="Cayelan C. Carey" w:date="2019-04-03T14:43:00Z">
        <w:r w:rsidR="007C459A" w:rsidDel="001F24C4">
          <w:rPr>
            <w:rFonts w:asciiTheme="majorHAnsi" w:hAnsiTheme="majorHAnsi" w:cstheme="majorHAnsi"/>
          </w:rPr>
          <w:delText>, which</w:delText>
        </w:r>
      </w:del>
      <w:r w:rsidR="007C459A">
        <w:rPr>
          <w:rFonts w:asciiTheme="majorHAnsi" w:hAnsiTheme="majorHAnsi" w:cstheme="majorHAnsi"/>
        </w:rPr>
        <w:t xml:space="preserve"> may lead to increases in phosphorus in the lacustrine zone (Thornton 1990). </w:t>
      </w:r>
      <w:r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chlorophyll along the downstream gradient. </w:t>
      </w:r>
    </w:p>
    <w:p w:rsidR="00554E66" w:rsidRPr="00A35477" w:rsidRDefault="00554E66" w:rsidP="009963CB">
      <w:pPr>
        <w:ind w:firstLine="360"/>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(Saunders and </w:t>
      </w:r>
      <w:proofErr w:type="spellStart"/>
      <w:r w:rsidRPr="00A35477">
        <w:rPr>
          <w:rFonts w:asciiTheme="majorHAnsi" w:hAnsiTheme="majorHAnsi" w:cstheme="majorHAnsi"/>
        </w:rPr>
        <w:t>Kalff</w:t>
      </w:r>
      <w:proofErr w:type="spellEnd"/>
      <w:r w:rsidRPr="00A35477">
        <w:rPr>
          <w:rFonts w:asciiTheme="majorHAnsi" w:hAnsiTheme="majorHAnsi" w:cstheme="majorHAnsi"/>
        </w:rPr>
        <w:t xml:space="preserve">, 2001). </w:t>
      </w:r>
      <w:r>
        <w:rPr>
          <w:rFonts w:asciiTheme="majorHAnsi" w:hAnsiTheme="majorHAnsi" w:cstheme="majorHAnsi"/>
        </w:rPr>
        <w:t xml:space="preserve">This can lead to an increase in chlorophyll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ch</w:t>
      </w:r>
      <w:r>
        <w:rPr>
          <w:rFonts w:asciiTheme="majorHAnsi" w:hAnsiTheme="majorHAnsi" w:cstheme="majorHAnsi"/>
        </w:rPr>
        <w:t>lorophyll concentrations</w:t>
      </w:r>
      <w:r w:rsidRPr="00A35477">
        <w:rPr>
          <w:rFonts w:asciiTheme="majorHAnsi" w:hAnsiTheme="majorHAnsi" w:cstheme="majorHAnsi"/>
        </w:rPr>
        <w:t xml:space="preserve">. </w:t>
      </w:r>
      <w:r w:rsidR="00C07B10">
        <w:rPr>
          <w:rFonts w:asciiTheme="majorHAnsi" w:hAnsiTheme="majorHAnsi" w:cstheme="majorHAnsi"/>
        </w:rPr>
        <w:t xml:space="preserve">Low chlorophyll </w:t>
      </w:r>
      <w:r>
        <w:rPr>
          <w:rFonts w:asciiTheme="majorHAnsi" w:hAnsiTheme="majorHAnsi" w:cstheme="majorHAnsi"/>
        </w:rPr>
        <w:t xml:space="preserve">concentrations are typical of the deep hole of a reservoir, which often the only study site in reservoir </w:t>
      </w:r>
      <w:r w:rsidR="00575E47">
        <w:rPr>
          <w:rFonts w:asciiTheme="majorHAnsi" w:hAnsiTheme="majorHAnsi" w:cstheme="majorHAnsi"/>
        </w:rPr>
        <w:t>surveys</w:t>
      </w:r>
      <w:r>
        <w:rPr>
          <w:rFonts w:asciiTheme="majorHAnsi" w:hAnsiTheme="majorHAnsi" w:cstheme="majorHAnsi"/>
        </w:rPr>
        <w:t xml:space="preserve">, and </w:t>
      </w:r>
      <w:del w:id="143" w:author="Cayelan C. Carey" w:date="2019-04-03T14:44:00Z">
        <w:r w:rsidDel="00D3581E">
          <w:rPr>
            <w:rFonts w:asciiTheme="majorHAnsi" w:hAnsiTheme="majorHAnsi" w:cstheme="majorHAnsi"/>
          </w:rPr>
          <w:delText xml:space="preserve">there is </w:delText>
        </w:r>
      </w:del>
      <w:r>
        <w:rPr>
          <w:rFonts w:asciiTheme="majorHAnsi" w:hAnsiTheme="majorHAnsi" w:cstheme="majorHAnsi"/>
        </w:rPr>
        <w:t xml:space="preserve">less </w:t>
      </w:r>
      <w:ins w:id="144" w:author="Cayelan C. Carey" w:date="2019-04-03T14:44:00Z">
        <w:r w:rsidR="00D3581E">
          <w:rPr>
            <w:rFonts w:asciiTheme="majorHAnsi" w:hAnsiTheme="majorHAnsi" w:cstheme="majorHAnsi"/>
          </w:rPr>
          <w:t xml:space="preserve">is </w:t>
        </w:r>
      </w:ins>
      <w:r>
        <w:rPr>
          <w:rFonts w:asciiTheme="majorHAnsi" w:hAnsiTheme="majorHAnsi" w:cstheme="majorHAnsi"/>
        </w:rPr>
        <w:t xml:space="preserve">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chlorophyll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chlorophyll vary not 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the importance of upstream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w:t>
      </w:r>
      <w:del w:id="145" w:author="Cayelan C. Carey" w:date="2019-04-03T14:44:00Z">
        <w:r w:rsidR="00A3130B" w:rsidRPr="00A35477" w:rsidDel="00D3581E">
          <w:rPr>
            <w:rFonts w:asciiTheme="majorHAnsi" w:hAnsiTheme="majorHAnsi" w:cstheme="majorHAnsi"/>
          </w:rPr>
          <w:delText>,</w:delText>
        </w:r>
      </w:del>
      <w:r w:rsidR="00A3130B" w:rsidRPr="00A35477">
        <w:rPr>
          <w:rFonts w:asciiTheme="majorHAnsi" w:hAnsiTheme="majorHAnsi" w:cstheme="majorHAnsi"/>
        </w:rPr>
        <w:t xml:space="preserve"> to phytoplankton dynamics at the deepest site of a reservoir</w:t>
      </w:r>
      <w:r w:rsidR="00A3130B">
        <w:rPr>
          <w:rFonts w:asciiTheme="majorHAnsi" w:hAnsiTheme="majorHAnsi" w:cstheme="majorHAnsi"/>
        </w:rPr>
        <w:t xml:space="preserve">. This finding highlights the importance of gaining a better understanding of how upstream discharge can influence nutrient dynamics along the reservoir continuum before reaching the lacustrine zone. </w:t>
      </w:r>
    </w:p>
    <w:p w:rsidR="00A35477" w:rsidRPr="00A35477" w:rsidRDefault="00A35477" w:rsidP="00A35477">
      <w:pPr>
        <w:ind w:firstLine="720"/>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 xml:space="preserve">Large storms have already increased in frequency and severity and projected to continue to do so under future climate change </w:t>
      </w:r>
      <w:commentRangeStart w:id="146"/>
      <w:r w:rsidR="00E6334E">
        <w:rPr>
          <w:rFonts w:asciiTheme="majorHAnsi" w:hAnsiTheme="majorHAnsi" w:cstheme="majorHAnsi"/>
        </w:rPr>
        <w:t>(</w:t>
      </w:r>
      <w:proofErr w:type="spellStart"/>
      <w:r w:rsidR="00E6334E">
        <w:rPr>
          <w:rFonts w:asciiTheme="majorHAnsi" w:hAnsiTheme="majorHAnsi" w:cstheme="majorHAnsi"/>
        </w:rPr>
        <w:t>Prein</w:t>
      </w:r>
      <w:proofErr w:type="spellEnd"/>
      <w:r w:rsidR="00E6334E">
        <w:rPr>
          <w:rFonts w:asciiTheme="majorHAnsi" w:hAnsiTheme="majorHAnsi" w:cstheme="majorHAnsi"/>
        </w:rPr>
        <w:t xml:space="preserve"> et al. 2017</w:t>
      </w:r>
      <w:commentRangeEnd w:id="146"/>
      <w:r w:rsidR="00BD41D5">
        <w:rPr>
          <w:rStyle w:val="CommentReference"/>
        </w:rPr>
        <w:commentReference w:id="146"/>
      </w:r>
      <w:r w:rsidR="00E6334E">
        <w:rPr>
          <w:rFonts w:asciiTheme="majorHAnsi" w:hAnsiTheme="majorHAnsi" w:cstheme="majorHAnsi"/>
        </w:rPr>
        <w:t>).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7664F4" w:rsidRPr="0084713B">
        <w:rPr>
          <w:rFonts w:asciiTheme="majorHAnsi" w:hAnsiTheme="majorHAnsi" w:cstheme="majorHAnsi"/>
        </w:rPr>
        <w:t>(</w:t>
      </w:r>
      <w:r w:rsidR="0084713B">
        <w:rPr>
          <w:rFonts w:asciiTheme="majorHAnsi" w:hAnsiTheme="majorHAnsi" w:cstheme="majorHAnsi"/>
        </w:rPr>
        <w:t>Jeppesen et al. 2011</w:t>
      </w:r>
      <w:r w:rsidR="007664F4" w:rsidRPr="0084713B">
        <w:rPr>
          <w:rFonts w:asciiTheme="majorHAnsi" w:hAnsiTheme="majorHAnsi" w:cstheme="majorHAnsi"/>
        </w:rPr>
        <w:t>)</w:t>
      </w:r>
      <w:r w:rsidR="008A3CBE">
        <w:rPr>
          <w:rFonts w:asciiTheme="majorHAnsi" w:hAnsiTheme="majorHAnsi" w:cstheme="majorHAnsi"/>
        </w:rPr>
        <w:t xml:space="preserve"> and </w:t>
      </w:r>
      <w:ins w:id="147" w:author="Cayelan C. Carey" w:date="2019-04-03T14:46:00Z">
        <w:r w:rsidR="00BD41D5">
          <w:rPr>
            <w:rFonts w:asciiTheme="majorHAnsi" w:hAnsiTheme="majorHAnsi" w:cstheme="majorHAnsi"/>
          </w:rPr>
          <w:t xml:space="preserve">changes to </w:t>
        </w:r>
      </w:ins>
      <w:r w:rsidR="008A3CBE">
        <w:rPr>
          <w:rFonts w:asciiTheme="majorHAnsi" w:hAnsiTheme="majorHAnsi" w:cstheme="majorHAnsi"/>
        </w:rPr>
        <w:t>mixing regimes within reservoirs</w:t>
      </w:r>
      <w:r w:rsidR="00E6334E">
        <w:rPr>
          <w:rFonts w:asciiTheme="majorHAnsi" w:hAnsiTheme="majorHAnsi" w:cstheme="majorHAnsi"/>
        </w:rPr>
        <w:t xml:space="preserve"> </w:t>
      </w:r>
      <w:r w:rsidR="00C51404">
        <w:rPr>
          <w:rFonts w:asciiTheme="majorHAnsi" w:hAnsiTheme="majorHAnsi" w:cstheme="majorHAnsi"/>
        </w:rPr>
        <w:t xml:space="preserve">which can alter internal loading </w:t>
      </w:r>
      <w:r w:rsidR="00E6334E" w:rsidRPr="007664F4">
        <w:rPr>
          <w:rFonts w:asciiTheme="majorHAnsi" w:hAnsiTheme="majorHAnsi" w:cstheme="majorHAnsi"/>
          <w:highlight w:val="yellow"/>
        </w:rPr>
        <w:t>(</w:t>
      </w:r>
      <w:r w:rsidR="0084713B">
        <w:rPr>
          <w:rFonts w:asciiTheme="majorHAnsi" w:hAnsiTheme="majorHAnsi" w:cstheme="majorHAnsi"/>
          <w:highlight w:val="yellow"/>
        </w:rPr>
        <w:t>REF</w:t>
      </w:r>
      <w:r w:rsidR="00E6334E" w:rsidRPr="007664F4">
        <w:rPr>
          <w:rFonts w:asciiTheme="majorHAnsi" w:hAnsiTheme="majorHAnsi" w:cstheme="majorHAnsi"/>
          <w:highlight w:val="yellow"/>
        </w:rPr>
        <w:t>)</w:t>
      </w:r>
      <w:r w:rsidR="00C51404" w:rsidRPr="007664F4">
        <w:rPr>
          <w:rFonts w:asciiTheme="majorHAnsi" w:hAnsiTheme="majorHAnsi" w:cstheme="majorHAnsi"/>
          <w:highlight w:val="yellow"/>
        </w:rPr>
        <w:t>.</w:t>
      </w:r>
      <w:r w:rsidR="00C51404">
        <w:rPr>
          <w:rFonts w:asciiTheme="majorHAnsi" w:hAnsiTheme="majorHAnsi" w:cstheme="majorHAnsi"/>
        </w:rPr>
        <w:t xml:space="preserve"> B</w:t>
      </w:r>
      <w:r w:rsidR="008A3CBE">
        <w:rPr>
          <w:rFonts w:asciiTheme="majorHAnsi" w:hAnsiTheme="majorHAnsi" w:cstheme="majorHAnsi"/>
        </w:rPr>
        <w:t xml:space="preserve">oth of </w:t>
      </w:r>
      <w:r w:rsidR="00C51404">
        <w:rPr>
          <w:rFonts w:asciiTheme="majorHAnsi" w:hAnsiTheme="majorHAnsi" w:cstheme="majorHAnsi"/>
        </w:rPr>
        <w:t xml:space="preserve">these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chlorophyll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prioritize management efforts to areas within freshwater systems that are more vulnerable to eutrophication or changes in trophic status</w:t>
      </w:r>
      <w:r w:rsidR="00A71A95">
        <w:rPr>
          <w:rFonts w:asciiTheme="majorHAnsi" w:hAnsiTheme="majorHAnsi" w:cstheme="majorHAnsi"/>
        </w:rPr>
        <w:t xml:space="preserve">. </w:t>
      </w:r>
    </w:p>
    <w:p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 </w:t>
      </w:r>
      <w:ins w:id="148" w:author="Cayelan C. Carey" w:date="2019-04-03T14:47:00Z">
        <w:r w:rsidR="00955A8D">
          <w:rPr>
            <w:rFonts w:asciiTheme="majorHAnsi" w:hAnsiTheme="majorHAnsi" w:cstheme="majorHAnsi"/>
          </w:rPr>
          <w:t xml:space="preserve">Add maybe one more sentence here about why a double continuum might be particularly interesting? I know that we took this out </w:t>
        </w:r>
      </w:ins>
      <w:ins w:id="149" w:author="Cayelan C. Carey" w:date="2019-04-03T14:48:00Z">
        <w:r w:rsidR="00955A8D">
          <w:rPr>
            <w:rFonts w:asciiTheme="majorHAnsi" w:hAnsiTheme="majorHAnsi" w:cstheme="majorHAnsi"/>
          </w:rPr>
          <w:t xml:space="preserve">from earlier drafts but I think that having something to set up the “double reservoir continuum” in Q1 would help. </w:t>
        </w:r>
      </w:ins>
      <w:proofErr w:type="spellStart"/>
      <w:r w:rsidRPr="00A35477">
        <w:rPr>
          <w:rFonts w:asciiTheme="majorHAnsi" w:hAnsiTheme="majorHAnsi" w:cstheme="majorHAnsi"/>
        </w:rPr>
        <w:t>This</w:t>
      </w:r>
      <w:proofErr w:type="spellEnd"/>
      <w:r w:rsidRPr="00A35477">
        <w:rPr>
          <w:rFonts w:asciiTheme="majorHAnsi" w:hAnsiTheme="majorHAnsi" w:cstheme="majorHAnsi"/>
        </w:rPr>
        <w:t xml:space="preserve">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2C487C" w:rsidRPr="00A35477">
        <w:rPr>
          <w:rFonts w:asciiTheme="majorHAnsi" w:hAnsiTheme="majorHAnsi" w:cstheme="majorHAnsi"/>
        </w:rPr>
        <w:t>3</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ammonium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I expect to find low chlorophyll concentrations</w:t>
      </w:r>
      <w:r w:rsidR="001A2CCF" w:rsidRPr="00A35477">
        <w:rPr>
          <w:rFonts w:asciiTheme="majorHAnsi" w:hAnsiTheme="majorHAnsi" w:cstheme="majorHAnsi"/>
        </w:rPr>
        <w:t xml:space="preserve"> in the riverine zone due to high flow and low nutrient conditions from stream inputs and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becomes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rsidR="009963CB" w:rsidRPr="00A35477" w:rsidRDefault="0061344A" w:rsidP="00400E63">
      <w:pPr>
        <w:jc w:val="center"/>
        <w:rPr>
          <w:rFonts w:asciiTheme="majorHAnsi" w:hAnsiTheme="majorHAnsi" w:cstheme="majorHAnsi"/>
        </w:rPr>
      </w:pPr>
      <w:r>
        <w:rPr>
          <w:rFonts w:asciiTheme="majorHAnsi" w:hAnsiTheme="majorHAnsi" w:cstheme="majorHAnsi"/>
          <w:noProof/>
        </w:rPr>
        <w:drawing>
          <wp:inline distT="0" distB="0" distL="0" distR="0" wp14:anchorId="245C9B0B" wp14:editId="6B10465A">
            <wp:extent cx="4451350" cy="33817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731" cy="3388856"/>
                    </a:xfrm>
                    <a:prstGeom prst="rect">
                      <a:avLst/>
                    </a:prstGeom>
                    <a:noFill/>
                  </pic:spPr>
                </pic:pic>
              </a:graphicData>
            </a:graphic>
          </wp:inline>
        </w:drawing>
      </w:r>
    </w:p>
    <w:p w:rsidR="00400E63" w:rsidRPr="00A35477" w:rsidRDefault="00400E63" w:rsidP="009963CB">
      <w:pPr>
        <w:rPr>
          <w:rFonts w:asciiTheme="majorHAnsi" w:hAnsiTheme="majorHAnsi" w:cstheme="majorHAnsi"/>
          <w:b/>
          <w:i/>
        </w:rPr>
      </w:pPr>
    </w:p>
    <w:p w:rsidR="00655176" w:rsidRDefault="00655176" w:rsidP="009963CB">
      <w:pPr>
        <w:rPr>
          <w:rFonts w:asciiTheme="majorHAnsi" w:hAnsiTheme="majorHAnsi" w:cstheme="majorHAnsi"/>
          <w:b/>
          <w:i/>
        </w:rPr>
      </w:pPr>
    </w:p>
    <w:p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4)</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 xml:space="preserve">(CV) </w:t>
      </w:r>
      <w:ins w:id="150" w:author="Cayelan C. Carey" w:date="2019-04-03T14:49:00Z">
        <w:r w:rsidR="00EF0D6F">
          <w:rPr>
            <w:rFonts w:asciiTheme="majorHAnsi" w:hAnsiTheme="majorHAnsi" w:cstheme="majorHAnsi"/>
          </w:rPr>
          <w:t xml:space="preserve">in chlorophyll </w:t>
        </w:r>
        <w:proofErr w:type="gramStart"/>
        <w:r w:rsidR="00EF0D6F">
          <w:rPr>
            <w:rFonts w:asciiTheme="majorHAnsi" w:hAnsiTheme="majorHAnsi" w:cstheme="majorHAnsi"/>
          </w:rPr>
          <w:t>a</w:t>
        </w:r>
        <w:proofErr w:type="gramEnd"/>
        <w:r w:rsidR="00EF0D6F">
          <w:rPr>
            <w:rFonts w:asciiTheme="majorHAnsi" w:hAnsiTheme="majorHAnsi" w:cstheme="majorHAnsi"/>
          </w:rPr>
          <w:t xml:space="preserve"> ob</w:t>
        </w:r>
      </w:ins>
      <w:ins w:id="151" w:author="Cayelan C. Carey" w:date="2019-04-03T14:50:00Z">
        <w:r w:rsidR="00EF0D6F">
          <w:rPr>
            <w:rFonts w:asciiTheme="majorHAnsi" w:hAnsiTheme="majorHAnsi" w:cstheme="majorHAnsi"/>
          </w:rPr>
          <w:t xml:space="preserve">servations measured </w:t>
        </w:r>
      </w:ins>
      <w:del w:id="152" w:author="Cayelan C. Carey" w:date="2019-04-03T14:50:00Z">
        <w:r w:rsidR="00BC5AB0" w:rsidDel="00EF0D6F">
          <w:rPr>
            <w:rFonts w:asciiTheme="majorHAnsi" w:hAnsiTheme="majorHAnsi" w:cstheme="majorHAnsi"/>
          </w:rPr>
          <w:delText>among</w:delText>
        </w:r>
        <w:r w:rsidR="00BC5AB0" w:rsidRPr="00A35477" w:rsidDel="00EF0D6F">
          <w:rPr>
            <w:rFonts w:asciiTheme="majorHAnsi" w:hAnsiTheme="majorHAnsi" w:cstheme="majorHAnsi"/>
          </w:rPr>
          <w:delText xml:space="preserve"> </w:delText>
        </w:r>
      </w:del>
      <w:ins w:id="153" w:author="Cayelan C. Carey" w:date="2019-04-03T14:50:00Z">
        <w:r w:rsidR="00EF0D6F">
          <w:rPr>
            <w:rFonts w:asciiTheme="majorHAnsi" w:hAnsiTheme="majorHAnsi" w:cstheme="majorHAnsi"/>
          </w:rPr>
          <w:t>at the sampling</w:t>
        </w:r>
        <w:r w:rsidR="00EF0D6F" w:rsidRPr="00A35477">
          <w:rPr>
            <w:rFonts w:asciiTheme="majorHAnsi" w:hAnsiTheme="majorHAnsi" w:cstheme="majorHAnsi"/>
          </w:rPr>
          <w:t xml:space="preserve"> </w:t>
        </w:r>
      </w:ins>
      <w:r w:rsidR="00E90551" w:rsidRPr="00A35477">
        <w:rPr>
          <w:rFonts w:asciiTheme="majorHAnsi" w:hAnsiTheme="majorHAnsi" w:cstheme="majorHAnsi"/>
        </w:rPr>
        <w:t xml:space="preserve">sites </w:t>
      </w:r>
      <w:del w:id="154" w:author="Cayelan C. Carey" w:date="2019-04-03T14:50:00Z">
        <w:r w:rsidR="00E90551" w:rsidRPr="00A35477" w:rsidDel="00B025A1">
          <w:rPr>
            <w:rFonts w:asciiTheme="majorHAnsi" w:hAnsiTheme="majorHAnsi" w:cstheme="majorHAnsi"/>
          </w:rPr>
          <w:delText xml:space="preserve">within </w:delText>
        </w:r>
      </w:del>
      <w:ins w:id="155" w:author="Cayelan C. Carey" w:date="2019-04-03T14:50:00Z">
        <w:r w:rsidR="00B025A1">
          <w:rPr>
            <w:rFonts w:asciiTheme="majorHAnsi" w:hAnsiTheme="majorHAnsi" w:cstheme="majorHAnsi"/>
          </w:rPr>
          <w:t>along</w:t>
        </w:r>
        <w:r w:rsidR="00B025A1" w:rsidRPr="00A35477">
          <w:rPr>
            <w:rFonts w:asciiTheme="majorHAnsi" w:hAnsiTheme="majorHAnsi" w:cstheme="majorHAnsi"/>
          </w:rPr>
          <w:t xml:space="preserve"> </w:t>
        </w:r>
      </w:ins>
      <w:del w:id="156" w:author="Cayelan C. Carey" w:date="2019-04-03T14:50:00Z">
        <w:r w:rsidR="00E90551" w:rsidRPr="00A35477" w:rsidDel="00B025A1">
          <w:rPr>
            <w:rFonts w:asciiTheme="majorHAnsi" w:hAnsiTheme="majorHAnsi" w:cstheme="majorHAnsi"/>
          </w:rPr>
          <w:delText xml:space="preserve">a </w:delText>
        </w:r>
      </w:del>
      <w:ins w:id="157" w:author="Cayelan C. Carey" w:date="2019-04-03T14:50:00Z">
        <w:r w:rsidR="00B025A1">
          <w:rPr>
            <w:rFonts w:asciiTheme="majorHAnsi" w:hAnsiTheme="majorHAnsi" w:cstheme="majorHAnsi"/>
          </w:rPr>
          <w:t>the</w:t>
        </w:r>
        <w:r w:rsidR="00B025A1" w:rsidRPr="00A35477">
          <w:rPr>
            <w:rFonts w:asciiTheme="majorHAnsi" w:hAnsiTheme="majorHAnsi" w:cstheme="majorHAnsi"/>
          </w:rPr>
          <w:t xml:space="preserve"> </w:t>
        </w:r>
      </w:ins>
      <w:r w:rsidR="00E90551" w:rsidRPr="00A35477">
        <w:rPr>
          <w:rFonts w:asciiTheme="majorHAnsi" w:hAnsiTheme="majorHAnsi" w:cstheme="majorHAnsi"/>
        </w:rPr>
        <w:t>reservoir</w:t>
      </w:r>
      <w:ins w:id="158" w:author="Cayelan C. Carey" w:date="2019-04-03T14:50:00Z">
        <w:r w:rsidR="00B025A1">
          <w:rPr>
            <w:rFonts w:asciiTheme="majorHAnsi" w:hAnsiTheme="majorHAnsi" w:cstheme="majorHAnsi"/>
          </w:rPr>
          <w:t xml:space="preserve"> continuum</w:t>
        </w:r>
      </w:ins>
      <w:r w:rsidR="00E90551" w:rsidRPr="00A35477">
        <w:rPr>
          <w:rFonts w:asciiTheme="majorHAnsi" w:hAnsiTheme="majorHAnsi" w:cstheme="majorHAnsi"/>
        </w:rPr>
        <w:t xml:space="preserve">. </w:t>
      </w:r>
    </w:p>
    <w:p w:rsidR="00E90551" w:rsidRPr="00A35477" w:rsidRDefault="00E90551" w:rsidP="00E90551">
      <w:pPr>
        <w:jc w:val="center"/>
        <w:rPr>
          <w:rFonts w:asciiTheme="majorHAnsi" w:hAnsiTheme="majorHAnsi" w:cstheme="majorHAnsi"/>
        </w:rPr>
      </w:pPr>
      <w:r w:rsidRPr="00A35477">
        <w:rPr>
          <w:rFonts w:asciiTheme="majorHAnsi" w:hAnsiTheme="majorHAnsi" w:cstheme="majorHAnsi"/>
          <w:noProof/>
        </w:rPr>
        <w:drawing>
          <wp:inline distT="0" distB="0" distL="0" distR="0" wp14:anchorId="74523453" wp14:editId="10AE5AE0">
            <wp:extent cx="2983591" cy="262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3591" cy="2622550"/>
                    </a:xfrm>
                    <a:prstGeom prst="rect">
                      <a:avLst/>
                    </a:prstGeom>
                    <a:noFill/>
                  </pic:spPr>
                </pic:pic>
              </a:graphicData>
            </a:graphic>
          </wp:inline>
        </w:drawing>
      </w:r>
    </w:p>
    <w:p w:rsidR="00400E63" w:rsidRPr="00AC3299" w:rsidRDefault="00400E63" w:rsidP="00AC3299">
      <w:pPr>
        <w:jc w:val="center"/>
        <w:rPr>
          <w:rFonts w:asciiTheme="majorHAnsi" w:hAnsiTheme="majorHAnsi" w:cstheme="majorHAnsi"/>
        </w:rPr>
      </w:pPr>
    </w:p>
    <w:p w:rsidR="003A46F7" w:rsidRDefault="003A46F7" w:rsidP="009963CB">
      <w:pPr>
        <w:rPr>
          <w:rFonts w:asciiTheme="majorHAnsi" w:hAnsiTheme="majorHAnsi" w:cstheme="majorHAnsi"/>
          <w:b/>
        </w:rPr>
      </w:pPr>
    </w:p>
    <w:p w:rsidR="009963CB" w:rsidRPr="00A35477" w:rsidRDefault="009963CB" w:rsidP="009963CB">
      <w:pPr>
        <w:rPr>
          <w:rFonts w:asciiTheme="majorHAnsi" w:hAnsiTheme="majorHAnsi" w:cstheme="majorHAnsi"/>
          <w:b/>
        </w:rPr>
      </w:pPr>
      <w:r w:rsidRPr="00A35477">
        <w:rPr>
          <w:rFonts w:asciiTheme="majorHAnsi" w:hAnsiTheme="majorHAnsi" w:cstheme="majorHAnsi"/>
          <w:b/>
        </w:rPr>
        <w:t>Methods</w:t>
      </w:r>
    </w:p>
    <w:p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1,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ins w:id="159" w:author="Cayelan C. Carey" w:date="2019-04-03T14:51:00Z">
        <w:r w:rsidR="00B025A1">
          <w:rPr>
            <w:rFonts w:asciiTheme="majorHAnsi" w:hAnsiTheme="majorHAnsi" w:cstheme="majorHAnsi"/>
          </w:rPr>
          <w:t xml:space="preserve"> This proposed sampling leverages an ongoing sampling campaign to capture carbon transformations along the </w:t>
        </w:r>
        <w:r w:rsidR="0040408B">
          <w:rPr>
            <w:rFonts w:asciiTheme="majorHAnsi" w:hAnsiTheme="majorHAnsi" w:cstheme="majorHAnsi"/>
          </w:rPr>
          <w:t xml:space="preserve">reservoir gradient from the inflows </w:t>
        </w:r>
      </w:ins>
      <w:ins w:id="160" w:author="Cayelan C. Carey" w:date="2019-04-03T14:52:00Z">
        <w:r w:rsidR="0040408B">
          <w:rPr>
            <w:rFonts w:asciiTheme="majorHAnsi" w:hAnsiTheme="majorHAnsi" w:cstheme="majorHAnsi"/>
          </w:rPr>
          <w:t>to the dam.</w:t>
        </w:r>
      </w:ins>
    </w:p>
    <w:p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3F4831">
        <w:rPr>
          <w:rFonts w:asciiTheme="majorHAnsi" w:hAnsiTheme="majorHAnsi" w:cstheme="majorHAnsi"/>
        </w:rPr>
        <w:t>5</w:t>
      </w:r>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 xml:space="preserve">4 sites along a gradient of riverine to lacustrine, as well as at the spillway outflow of FCR. In total, we propose 17 sites along the continuum from BVR to FCR. </w:t>
      </w:r>
    </w:p>
    <w:p w:rsidR="002E5C19" w:rsidRPr="00A35477" w:rsidRDefault="002E5C19" w:rsidP="002E5C19">
      <w:pPr>
        <w:jc w:val="center"/>
        <w:rPr>
          <w:rFonts w:asciiTheme="majorHAnsi" w:hAnsiTheme="majorHAnsi" w:cstheme="majorHAnsi"/>
        </w:rPr>
      </w:pPr>
      <w:commentRangeStart w:id="161"/>
      <w:r>
        <w:rPr>
          <w:rFonts w:asciiTheme="majorHAnsi" w:hAnsiTheme="majorHAnsi" w:cstheme="majorHAnsi"/>
          <w:noProof/>
        </w:rPr>
        <w:drawing>
          <wp:inline distT="0" distB="0" distL="0" distR="0" wp14:anchorId="18F832C5" wp14:editId="08514FDF">
            <wp:extent cx="3756073" cy="417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2957" cy="4198418"/>
                    </a:xfrm>
                    <a:prstGeom prst="rect">
                      <a:avLst/>
                    </a:prstGeom>
                    <a:noFill/>
                  </pic:spPr>
                </pic:pic>
              </a:graphicData>
            </a:graphic>
          </wp:inline>
        </w:drawing>
      </w:r>
      <w:commentRangeEnd w:id="161"/>
      <w:r>
        <w:rPr>
          <w:rStyle w:val="CommentReference"/>
        </w:rPr>
        <w:commentReference w:id="161"/>
      </w:r>
    </w:p>
    <w:p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rsidR="003A46F7"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w:t>
      </w:r>
      <w:ins w:id="162" w:author="Cayelan C. Carey" w:date="2019-04-03T14:52:00Z">
        <w:r w:rsidR="007D4E93">
          <w:rPr>
            <w:rFonts w:asciiTheme="majorHAnsi" w:hAnsiTheme="majorHAnsi" w:cstheme="majorHAnsi"/>
          </w:rPr>
          <w:t xml:space="preserve"> among other statistical metrics</w:t>
        </w:r>
      </w:ins>
      <w:r>
        <w:rPr>
          <w:rFonts w:asciiTheme="majorHAnsi" w:hAnsiTheme="majorHAnsi" w:cstheme="majorHAnsi"/>
        </w:rPr>
        <w:t>.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rsidTr="00B86CEF">
        <w:tc>
          <w:tcPr>
            <w:tcW w:w="10075" w:type="dxa"/>
            <w:gridSpan w:val="5"/>
          </w:tcPr>
          <w:p w:rsidR="009500F9" w:rsidRDefault="009500F9" w:rsidP="00B86CEF">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rsidR="009500F9" w:rsidRPr="00A35477" w:rsidRDefault="009500F9" w:rsidP="00B86CEF">
            <w:pPr>
              <w:rPr>
                <w:rFonts w:asciiTheme="majorHAnsi" w:hAnsiTheme="majorHAnsi" w:cstheme="majorHAnsi"/>
              </w:rPr>
            </w:pPr>
            <w:r w:rsidRPr="00A35477">
              <w:rPr>
                <w:rFonts w:asciiTheme="majorHAnsi" w:hAnsiTheme="majorHAnsi" w:cstheme="majorHAnsi"/>
                <w:i/>
              </w:rPr>
              <w:t>Black boxes indicate completed tasks, gray boxes indicate proposed completion</w:t>
            </w:r>
          </w:p>
        </w:tc>
      </w:tr>
      <w:tr w:rsidR="009500F9" w:rsidRPr="00A35477" w:rsidTr="009500F9">
        <w:tc>
          <w:tcPr>
            <w:tcW w:w="3595" w:type="dxa"/>
          </w:tcPr>
          <w:p w:rsidR="009500F9" w:rsidRPr="00A35477" w:rsidRDefault="009500F9" w:rsidP="00B86CEF">
            <w:pPr>
              <w:rPr>
                <w:rFonts w:asciiTheme="majorHAnsi" w:hAnsiTheme="majorHAnsi" w:cstheme="majorHAnsi"/>
              </w:rPr>
            </w:pPr>
          </w:p>
        </w:tc>
        <w:tc>
          <w:tcPr>
            <w:tcW w:w="1800" w:type="dxa"/>
          </w:tcPr>
          <w:p w:rsidR="009500F9" w:rsidRPr="00A35477" w:rsidRDefault="009500F9" w:rsidP="00B86CEF">
            <w:pPr>
              <w:rPr>
                <w:rFonts w:asciiTheme="majorHAnsi" w:hAnsiTheme="majorHAnsi" w:cstheme="majorHAnsi"/>
              </w:rPr>
            </w:pPr>
            <w:r w:rsidRPr="00A35477">
              <w:rPr>
                <w:rFonts w:asciiTheme="majorHAnsi" w:hAnsiTheme="majorHAnsi" w:cstheme="majorHAnsi"/>
              </w:rPr>
              <w:t>Spring 2019</w:t>
            </w:r>
          </w:p>
        </w:tc>
        <w:tc>
          <w:tcPr>
            <w:tcW w:w="1710" w:type="dxa"/>
          </w:tcPr>
          <w:p w:rsidR="009500F9" w:rsidRPr="00A35477" w:rsidRDefault="009500F9" w:rsidP="00B86CEF">
            <w:pPr>
              <w:rPr>
                <w:rFonts w:asciiTheme="majorHAnsi" w:hAnsiTheme="majorHAnsi" w:cstheme="majorHAnsi"/>
              </w:rPr>
            </w:pPr>
            <w:r w:rsidRPr="00A35477">
              <w:rPr>
                <w:rFonts w:asciiTheme="majorHAnsi" w:hAnsiTheme="majorHAnsi" w:cstheme="majorHAnsi"/>
              </w:rPr>
              <w:t>Summer 2019</w:t>
            </w:r>
          </w:p>
        </w:tc>
        <w:tc>
          <w:tcPr>
            <w:tcW w:w="1440" w:type="dxa"/>
          </w:tcPr>
          <w:p w:rsidR="009500F9" w:rsidRPr="00A35477" w:rsidRDefault="009500F9" w:rsidP="00B86CEF">
            <w:pPr>
              <w:rPr>
                <w:rFonts w:asciiTheme="majorHAnsi" w:hAnsiTheme="majorHAnsi" w:cstheme="majorHAnsi"/>
              </w:rPr>
            </w:pPr>
            <w:r w:rsidRPr="00A35477">
              <w:rPr>
                <w:rFonts w:asciiTheme="majorHAnsi" w:hAnsiTheme="majorHAnsi" w:cstheme="majorHAnsi"/>
              </w:rPr>
              <w:t>Fall 2019</w:t>
            </w:r>
          </w:p>
        </w:tc>
        <w:tc>
          <w:tcPr>
            <w:tcW w:w="1530" w:type="dxa"/>
          </w:tcPr>
          <w:p w:rsidR="009500F9" w:rsidRPr="00A35477" w:rsidRDefault="009500F9" w:rsidP="00B86CEF">
            <w:pPr>
              <w:rPr>
                <w:rFonts w:asciiTheme="majorHAnsi" w:hAnsiTheme="majorHAnsi" w:cstheme="majorHAnsi"/>
              </w:rPr>
            </w:pPr>
            <w:r w:rsidRPr="00A35477">
              <w:rPr>
                <w:rFonts w:asciiTheme="majorHAnsi" w:hAnsiTheme="majorHAnsi" w:cstheme="majorHAnsi"/>
              </w:rPr>
              <w:t>Spring 2020</w:t>
            </w:r>
          </w:p>
        </w:tc>
      </w:tr>
      <w:tr w:rsidR="009500F9" w:rsidRPr="00A35477" w:rsidTr="009500F9">
        <w:tc>
          <w:tcPr>
            <w:tcW w:w="3595" w:type="dxa"/>
          </w:tcPr>
          <w:p w:rsidR="009500F9" w:rsidRPr="00A35477" w:rsidRDefault="009500F9" w:rsidP="00B86CEF">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710" w:type="dxa"/>
          </w:tcPr>
          <w:p w:rsidR="009500F9" w:rsidRPr="00A35477" w:rsidRDefault="009500F9" w:rsidP="00B86CEF">
            <w:pPr>
              <w:rPr>
                <w:rFonts w:asciiTheme="majorHAnsi" w:hAnsiTheme="majorHAnsi" w:cstheme="majorHAnsi"/>
              </w:rPr>
            </w:pPr>
          </w:p>
        </w:tc>
        <w:tc>
          <w:tcPr>
            <w:tcW w:w="1440" w:type="dxa"/>
          </w:tcPr>
          <w:p w:rsidR="009500F9" w:rsidRPr="00A35477" w:rsidRDefault="009500F9" w:rsidP="00B86CEF">
            <w:pPr>
              <w:rPr>
                <w:rFonts w:asciiTheme="majorHAnsi" w:hAnsiTheme="majorHAnsi" w:cstheme="majorHAnsi"/>
              </w:rPr>
            </w:pPr>
          </w:p>
        </w:tc>
        <w:tc>
          <w:tcPr>
            <w:tcW w:w="1530" w:type="dxa"/>
          </w:tcPr>
          <w:p w:rsidR="009500F9" w:rsidRPr="00A35477" w:rsidRDefault="009500F9" w:rsidP="00B86CEF">
            <w:pPr>
              <w:rPr>
                <w:rFonts w:asciiTheme="majorHAnsi" w:hAnsiTheme="majorHAnsi" w:cstheme="majorHAnsi"/>
              </w:rPr>
            </w:pPr>
          </w:p>
        </w:tc>
      </w:tr>
      <w:tr w:rsidR="009500F9" w:rsidRPr="00A35477" w:rsidTr="009500F9">
        <w:tc>
          <w:tcPr>
            <w:tcW w:w="3595" w:type="dxa"/>
          </w:tcPr>
          <w:p w:rsidR="009500F9" w:rsidRPr="00A35477" w:rsidRDefault="009500F9" w:rsidP="00B86CEF">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71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440" w:type="dxa"/>
          </w:tcPr>
          <w:p w:rsidR="009500F9" w:rsidRPr="00A35477" w:rsidRDefault="009500F9" w:rsidP="00B86CEF">
            <w:pPr>
              <w:rPr>
                <w:rFonts w:asciiTheme="majorHAnsi" w:hAnsiTheme="majorHAnsi" w:cstheme="majorHAnsi"/>
              </w:rPr>
            </w:pPr>
          </w:p>
        </w:tc>
        <w:tc>
          <w:tcPr>
            <w:tcW w:w="1530" w:type="dxa"/>
          </w:tcPr>
          <w:p w:rsidR="009500F9" w:rsidRPr="00A35477" w:rsidRDefault="009500F9" w:rsidP="00B86CEF">
            <w:pPr>
              <w:rPr>
                <w:rFonts w:asciiTheme="majorHAnsi" w:hAnsiTheme="majorHAnsi" w:cstheme="majorHAnsi"/>
              </w:rPr>
            </w:pPr>
          </w:p>
        </w:tc>
      </w:tr>
      <w:tr w:rsidR="009500F9" w:rsidRPr="00A35477" w:rsidTr="009500F9">
        <w:tc>
          <w:tcPr>
            <w:tcW w:w="3595" w:type="dxa"/>
          </w:tcPr>
          <w:p w:rsidR="009500F9" w:rsidRPr="00A35477" w:rsidRDefault="009500F9" w:rsidP="00B86CEF">
            <w:pPr>
              <w:rPr>
                <w:rFonts w:asciiTheme="majorHAnsi" w:hAnsiTheme="majorHAnsi" w:cstheme="majorHAnsi"/>
              </w:rPr>
            </w:pPr>
            <w:r>
              <w:rPr>
                <w:rFonts w:asciiTheme="majorHAnsi" w:hAnsiTheme="majorHAnsi" w:cstheme="majorHAnsi"/>
              </w:rPr>
              <w:t>Nutrient analyses</w:t>
            </w:r>
          </w:p>
        </w:tc>
        <w:tc>
          <w:tcPr>
            <w:tcW w:w="1800" w:type="dxa"/>
          </w:tcPr>
          <w:p w:rsidR="009500F9" w:rsidRPr="00A35477" w:rsidRDefault="009500F9" w:rsidP="00B86CEF">
            <w:pPr>
              <w:rPr>
                <w:rFonts w:asciiTheme="majorHAnsi" w:hAnsiTheme="majorHAnsi" w:cstheme="majorHAnsi"/>
              </w:rPr>
            </w:pPr>
          </w:p>
        </w:tc>
        <w:tc>
          <w:tcPr>
            <w:tcW w:w="171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530" w:type="dxa"/>
            <w:shd w:val="clear" w:color="auto" w:fill="FFFFFF" w:themeFill="background1"/>
          </w:tcPr>
          <w:p w:rsidR="009500F9" w:rsidRPr="00A35477" w:rsidRDefault="009500F9" w:rsidP="00B86CEF">
            <w:pPr>
              <w:rPr>
                <w:rFonts w:asciiTheme="majorHAnsi" w:hAnsiTheme="majorHAnsi" w:cstheme="majorHAnsi"/>
              </w:rPr>
            </w:pPr>
          </w:p>
        </w:tc>
      </w:tr>
      <w:tr w:rsidR="009500F9" w:rsidRPr="00A35477" w:rsidTr="001641F2">
        <w:tc>
          <w:tcPr>
            <w:tcW w:w="3595" w:type="dxa"/>
          </w:tcPr>
          <w:p w:rsidR="009500F9" w:rsidRPr="00A35477" w:rsidRDefault="009500F9" w:rsidP="00B86CEF">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rsidR="009500F9" w:rsidRPr="00A35477" w:rsidRDefault="009500F9" w:rsidP="00B86CEF">
            <w:pPr>
              <w:rPr>
                <w:rFonts w:asciiTheme="majorHAnsi" w:hAnsiTheme="majorHAnsi" w:cstheme="majorHAnsi"/>
              </w:rPr>
            </w:pPr>
          </w:p>
        </w:tc>
        <w:tc>
          <w:tcPr>
            <w:tcW w:w="1710" w:type="dxa"/>
          </w:tcPr>
          <w:p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rsidR="009500F9" w:rsidRPr="00A35477" w:rsidRDefault="009500F9" w:rsidP="00B86CEF">
            <w:pPr>
              <w:rPr>
                <w:rFonts w:asciiTheme="majorHAnsi" w:hAnsiTheme="majorHAnsi" w:cstheme="majorHAnsi"/>
              </w:rPr>
            </w:pPr>
          </w:p>
        </w:tc>
      </w:tr>
      <w:tr w:rsidR="009500F9" w:rsidRPr="00A35477" w:rsidTr="004E6166">
        <w:tc>
          <w:tcPr>
            <w:tcW w:w="3595" w:type="dxa"/>
          </w:tcPr>
          <w:p w:rsidR="009500F9" w:rsidRPr="00A35477" w:rsidRDefault="004E6166" w:rsidP="00B86CEF">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rsidR="009500F9" w:rsidRPr="00A35477" w:rsidRDefault="009500F9" w:rsidP="00B86CEF">
            <w:pPr>
              <w:rPr>
                <w:rFonts w:asciiTheme="majorHAnsi" w:hAnsiTheme="majorHAnsi" w:cstheme="majorHAnsi"/>
              </w:rPr>
            </w:pPr>
          </w:p>
        </w:tc>
        <w:tc>
          <w:tcPr>
            <w:tcW w:w="1710" w:type="dxa"/>
            <w:shd w:val="clear" w:color="auto" w:fill="FFFFFF" w:themeFill="background1"/>
          </w:tcPr>
          <w:p w:rsidR="009500F9" w:rsidRPr="00A35477" w:rsidRDefault="009500F9" w:rsidP="00B86CEF">
            <w:pPr>
              <w:rPr>
                <w:rFonts w:asciiTheme="majorHAnsi" w:hAnsiTheme="majorHAnsi" w:cstheme="majorHAnsi"/>
              </w:rPr>
            </w:pPr>
          </w:p>
        </w:tc>
        <w:tc>
          <w:tcPr>
            <w:tcW w:w="1440" w:type="dxa"/>
            <w:shd w:val="clear" w:color="auto" w:fill="A6A6A6" w:themeFill="background1" w:themeFillShade="A6"/>
          </w:tcPr>
          <w:p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rsidR="009500F9" w:rsidRPr="00A35477" w:rsidRDefault="009500F9" w:rsidP="00B86CEF">
            <w:pPr>
              <w:rPr>
                <w:rFonts w:asciiTheme="majorHAnsi" w:hAnsiTheme="majorHAnsi" w:cstheme="majorHAnsi"/>
              </w:rPr>
            </w:pPr>
          </w:p>
        </w:tc>
      </w:tr>
      <w:tr w:rsidR="009500F9" w:rsidRPr="00A35477" w:rsidTr="003A46F7">
        <w:tc>
          <w:tcPr>
            <w:tcW w:w="3595" w:type="dxa"/>
          </w:tcPr>
          <w:p w:rsidR="009500F9" w:rsidRPr="00A35477" w:rsidRDefault="003A46F7" w:rsidP="00B86CEF">
            <w:pPr>
              <w:rPr>
                <w:rFonts w:asciiTheme="majorHAnsi" w:hAnsiTheme="majorHAnsi" w:cstheme="majorHAnsi"/>
              </w:rPr>
            </w:pPr>
            <w:r>
              <w:rPr>
                <w:rFonts w:asciiTheme="majorHAnsi" w:hAnsiTheme="majorHAnsi" w:cstheme="majorHAnsi"/>
              </w:rPr>
              <w:t>Submit manuscript, target journal</w:t>
            </w:r>
            <w:proofErr w:type="gramStart"/>
            <w:r>
              <w:rPr>
                <w:rFonts w:asciiTheme="majorHAnsi" w:hAnsiTheme="majorHAnsi" w:cstheme="majorHAnsi"/>
              </w:rPr>
              <w:t>: ?</w:t>
            </w:r>
            <w:proofErr w:type="gramEnd"/>
          </w:p>
        </w:tc>
        <w:tc>
          <w:tcPr>
            <w:tcW w:w="1800" w:type="dxa"/>
            <w:shd w:val="clear" w:color="auto" w:fill="FFFFFF" w:themeFill="background1"/>
          </w:tcPr>
          <w:p w:rsidR="009500F9" w:rsidRPr="00A35477" w:rsidRDefault="009500F9" w:rsidP="00B86CEF">
            <w:pPr>
              <w:rPr>
                <w:rFonts w:asciiTheme="majorHAnsi" w:hAnsiTheme="majorHAnsi" w:cstheme="majorHAnsi"/>
              </w:rPr>
            </w:pPr>
          </w:p>
        </w:tc>
        <w:tc>
          <w:tcPr>
            <w:tcW w:w="1710" w:type="dxa"/>
            <w:shd w:val="clear" w:color="auto" w:fill="FFFFFF" w:themeFill="background1"/>
          </w:tcPr>
          <w:p w:rsidR="009500F9" w:rsidRPr="00A35477" w:rsidRDefault="009500F9" w:rsidP="00B86CEF">
            <w:pPr>
              <w:rPr>
                <w:rFonts w:asciiTheme="majorHAnsi" w:hAnsiTheme="majorHAnsi" w:cstheme="majorHAnsi"/>
              </w:rPr>
            </w:pPr>
          </w:p>
        </w:tc>
        <w:tc>
          <w:tcPr>
            <w:tcW w:w="1440" w:type="dxa"/>
            <w:shd w:val="clear" w:color="auto" w:fill="FFFFFF" w:themeFill="background1"/>
          </w:tcPr>
          <w:p w:rsidR="009500F9" w:rsidRPr="00A35477" w:rsidRDefault="009500F9" w:rsidP="00B86CEF">
            <w:pPr>
              <w:rPr>
                <w:rFonts w:asciiTheme="majorHAnsi" w:hAnsiTheme="majorHAnsi" w:cstheme="majorHAnsi"/>
              </w:rPr>
            </w:pPr>
          </w:p>
        </w:tc>
        <w:tc>
          <w:tcPr>
            <w:tcW w:w="1530" w:type="dxa"/>
            <w:shd w:val="clear" w:color="auto" w:fill="A6A6A6" w:themeFill="background1" w:themeFillShade="A6"/>
          </w:tcPr>
          <w:p w:rsidR="009500F9" w:rsidRPr="00A35477" w:rsidRDefault="009500F9" w:rsidP="00B86CEF">
            <w:pPr>
              <w:rPr>
                <w:rFonts w:asciiTheme="majorHAnsi" w:hAnsiTheme="majorHAnsi" w:cstheme="majorHAnsi"/>
              </w:rPr>
            </w:pPr>
          </w:p>
        </w:tc>
      </w:tr>
    </w:tbl>
    <w:p w:rsidR="009500F9" w:rsidRPr="00A35477" w:rsidRDefault="009500F9" w:rsidP="00367F00">
      <w:pPr>
        <w:rPr>
          <w:rFonts w:asciiTheme="majorHAnsi" w:hAnsiTheme="majorHAnsi" w:cstheme="majorHAnsi"/>
        </w:rPr>
      </w:pPr>
    </w:p>
    <w:p w:rsidR="009963CB" w:rsidRPr="00A35477" w:rsidRDefault="009963CB" w:rsidP="009963CB">
      <w:pPr>
        <w:rPr>
          <w:rFonts w:asciiTheme="majorHAnsi" w:hAnsiTheme="majorHAnsi" w:cstheme="majorHAnsi"/>
        </w:rPr>
      </w:pPr>
    </w:p>
    <w:p w:rsidR="009963CB" w:rsidRPr="00A35477" w:rsidRDefault="009963CB" w:rsidP="009963CB">
      <w:pPr>
        <w:rPr>
          <w:rFonts w:asciiTheme="majorHAnsi" w:hAnsiTheme="majorHAnsi" w:cstheme="majorHAnsi"/>
        </w:rPr>
      </w:pPr>
    </w:p>
    <w:p w:rsidR="009963CB" w:rsidRPr="00A35477" w:rsidRDefault="009963CB" w:rsidP="009963CB">
      <w:pPr>
        <w:rPr>
          <w:rFonts w:asciiTheme="majorHAnsi" w:hAnsiTheme="majorHAnsi" w:cstheme="majorHAnsi"/>
        </w:rPr>
      </w:pPr>
      <w:r w:rsidRPr="00A35477">
        <w:rPr>
          <w:rFonts w:asciiTheme="majorHAnsi" w:hAnsiTheme="majorHAnsi" w:cstheme="majorHAnsi"/>
        </w:rPr>
        <w:t>CITATIONS</w:t>
      </w:r>
      <w:r w:rsidR="00183CA8">
        <w:rPr>
          <w:rFonts w:asciiTheme="majorHAnsi" w:hAnsiTheme="majorHAnsi" w:cstheme="majorHAnsi"/>
        </w:rPr>
        <w:t xml:space="preserve"> (INCOMPLETE)</w:t>
      </w:r>
    </w:p>
    <w:p w:rsidR="00F42EEE" w:rsidRDefault="00F42EEE" w:rsidP="009963CB">
      <w:pPr>
        <w:rPr>
          <w:rFonts w:ascii="Helvetica" w:hAnsi="Helvetica"/>
          <w:color w:val="333333"/>
          <w:sz w:val="21"/>
          <w:szCs w:val="21"/>
          <w:shd w:val="clear" w:color="auto" w:fill="FFFFFF"/>
        </w:rPr>
      </w:pPr>
      <w:r>
        <w:t xml:space="preserve">Bingham, M.; Sinha, S. K.; </w:t>
      </w:r>
      <w:proofErr w:type="spellStart"/>
      <w:r>
        <w:t>Lupi</w:t>
      </w:r>
      <w:proofErr w:type="spellEnd"/>
      <w:r>
        <w:t>, F. Economic Benefits of Reducing Harmful Algal Blooms in Lake Erie; Environmental Consulting and Technology, Inc., 2015; p 66.</w:t>
      </w:r>
    </w:p>
    <w:p w:rsidR="009963CB" w:rsidRDefault="00367F00" w:rsidP="009963CB">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Carey C. C., A. B. Gerling, R. P. McClure, M. E. Lofton, B. J. </w:t>
      </w:r>
      <w:proofErr w:type="spellStart"/>
      <w:r>
        <w:rPr>
          <w:rFonts w:ascii="Helvetica" w:hAnsi="Helvetica"/>
          <w:color w:val="333333"/>
          <w:sz w:val="21"/>
          <w:szCs w:val="21"/>
          <w:shd w:val="clear" w:color="auto" w:fill="FFFFFF"/>
        </w:rPr>
        <w:t>Bookout</w:t>
      </w:r>
      <w:proofErr w:type="spellEnd"/>
      <w:r>
        <w:rPr>
          <w:rFonts w:ascii="Helvetica" w:hAnsi="Helvetica"/>
          <w:color w:val="333333"/>
          <w:sz w:val="21"/>
          <w:szCs w:val="21"/>
          <w:shd w:val="clear" w:color="auto" w:fill="FFFFFF"/>
        </w:rPr>
        <w:t>. 2018. </w:t>
      </w:r>
      <w:r>
        <w:rPr>
          <w:rStyle w:val="HTMLCite"/>
          <w:rFonts w:ascii="Helvetica" w:hAnsi="Helvetica"/>
          <w:i w:val="0"/>
          <w:iCs w:val="0"/>
          <w:color w:val="333333"/>
          <w:sz w:val="21"/>
          <w:szCs w:val="21"/>
          <w:shd w:val="clear" w:color="auto" w:fill="FFFFFF"/>
        </w:rPr>
        <w:t>Discharge time series for the primary inflow tributary entering Falling Creek Reservoir, Vinton, Virginia, USA 2013-2018.</w:t>
      </w:r>
      <w:r>
        <w:rPr>
          <w:rFonts w:ascii="Helvetica" w:hAnsi="Helvetica"/>
          <w:color w:val="333333"/>
          <w:sz w:val="21"/>
          <w:szCs w:val="21"/>
          <w:shd w:val="clear" w:color="auto" w:fill="FFFFFF"/>
        </w:rPr>
        <w:t> Environmental Data Initiative.</w:t>
      </w:r>
    </w:p>
    <w:p w:rsidR="00367F00" w:rsidRDefault="00367F00" w:rsidP="009963CB">
      <w:pPr>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Carey C. C., M. E. Lofton, A. B. Gerling, R. P. McClure, J. P. </w:t>
      </w:r>
      <w:proofErr w:type="spellStart"/>
      <w:r>
        <w:rPr>
          <w:rFonts w:ascii="Helvetica" w:hAnsi="Helvetica"/>
          <w:color w:val="333333"/>
          <w:sz w:val="21"/>
          <w:szCs w:val="21"/>
          <w:shd w:val="clear" w:color="auto" w:fill="FFFFFF"/>
        </w:rPr>
        <w:t>Doubek</w:t>
      </w:r>
      <w:proofErr w:type="spellEnd"/>
      <w:r>
        <w:rPr>
          <w:rFonts w:ascii="Helvetica" w:hAnsi="Helvetica"/>
          <w:color w:val="333333"/>
          <w:sz w:val="21"/>
          <w:szCs w:val="21"/>
          <w:shd w:val="clear" w:color="auto" w:fill="FFFFFF"/>
        </w:rPr>
        <w:t xml:space="preserve">, B. R. </w:t>
      </w:r>
      <w:proofErr w:type="spellStart"/>
      <w:r>
        <w:rPr>
          <w:rFonts w:ascii="Helvetica" w:hAnsi="Helvetica"/>
          <w:color w:val="333333"/>
          <w:sz w:val="21"/>
          <w:szCs w:val="21"/>
          <w:shd w:val="clear" w:color="auto" w:fill="FFFFFF"/>
        </w:rPr>
        <w:t>Niederlehner</w:t>
      </w:r>
      <w:proofErr w:type="spellEnd"/>
      <w:r>
        <w:rPr>
          <w:rFonts w:ascii="Helvetica" w:hAnsi="Helvetica"/>
          <w:color w:val="333333"/>
          <w:sz w:val="21"/>
          <w:szCs w:val="21"/>
          <w:shd w:val="clear" w:color="auto" w:fill="FFFFFF"/>
        </w:rPr>
        <w:t>, K. J. Farrell. 2018. </w:t>
      </w:r>
      <w:r>
        <w:rPr>
          <w:rStyle w:val="HTMLCite"/>
          <w:rFonts w:ascii="Helvetica" w:hAnsi="Helvetica"/>
          <w:i w:val="0"/>
          <w:iCs w:val="0"/>
          <w:color w:val="333333"/>
          <w:sz w:val="21"/>
          <w:szCs w:val="21"/>
          <w:shd w:val="clear" w:color="auto" w:fill="FFFFFF"/>
        </w:rPr>
        <w:t xml:space="preserve">Water chemistry time series for </w:t>
      </w:r>
      <w:proofErr w:type="spellStart"/>
      <w:r>
        <w:rPr>
          <w:rStyle w:val="HTMLCite"/>
          <w:rFonts w:ascii="Helvetica" w:hAnsi="Helvetica"/>
          <w:i w:val="0"/>
          <w:iCs w:val="0"/>
          <w:color w:val="333333"/>
          <w:sz w:val="21"/>
          <w:szCs w:val="21"/>
          <w:shd w:val="clear" w:color="auto" w:fill="FFFFFF"/>
        </w:rPr>
        <w:t>Beaverdam</w:t>
      </w:r>
      <w:proofErr w:type="spellEnd"/>
      <w:r>
        <w:rPr>
          <w:rStyle w:val="HTMLCite"/>
          <w:rFonts w:ascii="Helvetica" w:hAnsi="Helvetica"/>
          <w:i w:val="0"/>
          <w:iCs w:val="0"/>
          <w:color w:val="333333"/>
          <w:sz w:val="21"/>
          <w:szCs w:val="21"/>
          <w:shd w:val="clear" w:color="auto" w:fill="FFFFFF"/>
        </w:rPr>
        <w:t xml:space="preserve"> Reservoir, </w:t>
      </w:r>
      <w:proofErr w:type="spellStart"/>
      <w:r>
        <w:rPr>
          <w:rStyle w:val="HTMLCite"/>
          <w:rFonts w:ascii="Helvetica" w:hAnsi="Helvetica"/>
          <w:i w:val="0"/>
          <w:iCs w:val="0"/>
          <w:color w:val="333333"/>
          <w:sz w:val="21"/>
          <w:szCs w:val="21"/>
          <w:shd w:val="clear" w:color="auto" w:fill="FFFFFF"/>
        </w:rPr>
        <w:t>Carvins</w:t>
      </w:r>
      <w:proofErr w:type="spellEnd"/>
      <w:r>
        <w:rPr>
          <w:rStyle w:val="HTMLCite"/>
          <w:rFonts w:ascii="Helvetica" w:hAnsi="Helvetica"/>
          <w:i w:val="0"/>
          <w:iCs w:val="0"/>
          <w:color w:val="333333"/>
          <w:sz w:val="21"/>
          <w:szCs w:val="21"/>
          <w:shd w:val="clear" w:color="auto" w:fill="FFFFFF"/>
        </w:rPr>
        <w:t xml:space="preserve"> Cove Reservoir, Falling Creek Reservoir, Gatewood Reservoir, and Spring Hollow Reservoir in southwestern Virginia, USA 2013-2017.</w:t>
      </w:r>
      <w:r>
        <w:rPr>
          <w:rFonts w:ascii="Helvetica" w:hAnsi="Helvetica"/>
          <w:color w:val="333333"/>
          <w:sz w:val="21"/>
          <w:szCs w:val="21"/>
          <w:shd w:val="clear" w:color="auto" w:fill="FFFFFF"/>
        </w:rPr>
        <w:t> Environmental Data Initiative.</w:t>
      </w:r>
    </w:p>
    <w:p w:rsidR="00367F00" w:rsidRPr="00A35477" w:rsidRDefault="00367F00" w:rsidP="009963CB">
      <w:pPr>
        <w:rPr>
          <w:rFonts w:asciiTheme="majorHAnsi" w:hAnsiTheme="majorHAnsi" w:cstheme="majorHAnsi"/>
        </w:rPr>
      </w:pPr>
      <w:r>
        <w:rPr>
          <w:rFonts w:ascii="Helvetica" w:hAnsi="Helvetica"/>
          <w:color w:val="333333"/>
          <w:sz w:val="21"/>
          <w:szCs w:val="21"/>
          <w:shd w:val="clear" w:color="auto" w:fill="FFFFFF"/>
        </w:rPr>
        <w:t xml:space="preserve">Carey C. C., R. P. McClure, A. B. Gerling, J. P. </w:t>
      </w:r>
      <w:proofErr w:type="spellStart"/>
      <w:r>
        <w:rPr>
          <w:rFonts w:ascii="Helvetica" w:hAnsi="Helvetica"/>
          <w:color w:val="333333"/>
          <w:sz w:val="21"/>
          <w:szCs w:val="21"/>
          <w:shd w:val="clear" w:color="auto" w:fill="FFFFFF"/>
        </w:rPr>
        <w:t>Doubek</w:t>
      </w:r>
      <w:proofErr w:type="spellEnd"/>
      <w:r>
        <w:rPr>
          <w:rFonts w:ascii="Helvetica" w:hAnsi="Helvetica"/>
          <w:color w:val="333333"/>
          <w:sz w:val="21"/>
          <w:szCs w:val="21"/>
          <w:shd w:val="clear" w:color="auto" w:fill="FFFFFF"/>
        </w:rPr>
        <w:t>, S. Chen, M. E. Lofton, K. D. Hamre. 2019. </w:t>
      </w:r>
      <w:r>
        <w:rPr>
          <w:rStyle w:val="HTMLCite"/>
          <w:rFonts w:ascii="Helvetica" w:hAnsi="Helvetica"/>
          <w:i w:val="0"/>
          <w:iCs w:val="0"/>
          <w:color w:val="333333"/>
          <w:sz w:val="21"/>
          <w:szCs w:val="21"/>
          <w:shd w:val="clear" w:color="auto" w:fill="FFFFFF"/>
        </w:rPr>
        <w:t xml:space="preserve">Time series of high-frequency profiles of depth, temperature, dissolved oxygen, conductivity, specific conductivity, chlorophyll a, turbidity, pH, oxidation-reduction potential, photosynthetic active radiation, and descent rate for </w:t>
      </w:r>
      <w:proofErr w:type="spellStart"/>
      <w:r>
        <w:rPr>
          <w:rStyle w:val="HTMLCite"/>
          <w:rFonts w:ascii="Helvetica" w:hAnsi="Helvetica"/>
          <w:i w:val="0"/>
          <w:iCs w:val="0"/>
          <w:color w:val="333333"/>
          <w:sz w:val="21"/>
          <w:szCs w:val="21"/>
          <w:shd w:val="clear" w:color="auto" w:fill="FFFFFF"/>
        </w:rPr>
        <w:t>Beaverdam</w:t>
      </w:r>
      <w:proofErr w:type="spellEnd"/>
      <w:r>
        <w:rPr>
          <w:rStyle w:val="HTMLCite"/>
          <w:rFonts w:ascii="Helvetica" w:hAnsi="Helvetica"/>
          <w:i w:val="0"/>
          <w:iCs w:val="0"/>
          <w:color w:val="333333"/>
          <w:sz w:val="21"/>
          <w:szCs w:val="21"/>
          <w:shd w:val="clear" w:color="auto" w:fill="FFFFFF"/>
        </w:rPr>
        <w:t xml:space="preserve"> Reservoir, </w:t>
      </w:r>
      <w:proofErr w:type="spellStart"/>
      <w:r>
        <w:rPr>
          <w:rStyle w:val="HTMLCite"/>
          <w:rFonts w:ascii="Helvetica" w:hAnsi="Helvetica"/>
          <w:i w:val="0"/>
          <w:iCs w:val="0"/>
          <w:color w:val="333333"/>
          <w:sz w:val="21"/>
          <w:szCs w:val="21"/>
          <w:shd w:val="clear" w:color="auto" w:fill="FFFFFF"/>
        </w:rPr>
        <w:t>Carvins</w:t>
      </w:r>
      <w:proofErr w:type="spellEnd"/>
      <w:r>
        <w:rPr>
          <w:rStyle w:val="HTMLCite"/>
          <w:rFonts w:ascii="Helvetica" w:hAnsi="Helvetica"/>
          <w:i w:val="0"/>
          <w:iCs w:val="0"/>
          <w:color w:val="333333"/>
          <w:sz w:val="21"/>
          <w:szCs w:val="21"/>
          <w:shd w:val="clear" w:color="auto" w:fill="FFFFFF"/>
        </w:rPr>
        <w:t xml:space="preserve"> Cove Reservoir, Falling Creek Reservoir, Gatewood Reservoir, and Spring Hollow Reservoir in Southwestern Virginia, USA 2013-2018.</w:t>
      </w:r>
      <w:r>
        <w:rPr>
          <w:rFonts w:ascii="Helvetica" w:hAnsi="Helvetica"/>
          <w:color w:val="333333"/>
          <w:sz w:val="21"/>
          <w:szCs w:val="21"/>
          <w:shd w:val="clear" w:color="auto" w:fill="FFFFFF"/>
        </w:rPr>
        <w:t> Environmental Data Initiative.</w:t>
      </w:r>
    </w:p>
    <w:p w:rsidR="00544484" w:rsidRDefault="00544484" w:rsidP="00544484">
      <w:pPr>
        <w:autoSpaceDE w:val="0"/>
        <w:autoSpaceDN w:val="0"/>
        <w:adjustRightInd w:val="0"/>
        <w:spacing w:after="0" w:line="240" w:lineRule="auto"/>
        <w:rPr>
          <w:rFonts w:ascii="ArialMT" w:hAnsi="ArialMT" w:cs="ArialMT"/>
        </w:rPr>
      </w:pPr>
      <w:proofErr w:type="spellStart"/>
      <w:r>
        <w:rPr>
          <w:rFonts w:ascii="ArialMT" w:hAnsi="ArialMT" w:cs="ArialMT"/>
        </w:rPr>
        <w:t>Cvetkovich</w:t>
      </w:r>
      <w:proofErr w:type="spellEnd"/>
      <w:r>
        <w:rPr>
          <w:rFonts w:ascii="ArialMT" w:hAnsi="ArialMT" w:cs="ArialMT"/>
        </w:rPr>
        <w:t xml:space="preserve">, G. and R. </w:t>
      </w:r>
      <w:proofErr w:type="spellStart"/>
      <w:r>
        <w:rPr>
          <w:rFonts w:ascii="ArialMT" w:hAnsi="ArialMT" w:cs="ArialMT"/>
        </w:rPr>
        <w:t>Löfstedt</w:t>
      </w:r>
      <w:proofErr w:type="spellEnd"/>
      <w:r>
        <w:rPr>
          <w:rFonts w:ascii="ArialMT" w:hAnsi="ArialMT" w:cs="ArialMT"/>
        </w:rPr>
        <w:t xml:space="preserve">, eds. </w:t>
      </w:r>
      <w:r>
        <w:rPr>
          <w:rFonts w:ascii="Arial-ItalicMT" w:hAnsi="Arial-ItalicMT" w:cs="Arial-ItalicMT"/>
          <w:i/>
          <w:iCs/>
        </w:rPr>
        <w:t>Social trust and the management of risk</w:t>
      </w:r>
      <w:r>
        <w:rPr>
          <w:rFonts w:ascii="ArialMT" w:hAnsi="ArialMT" w:cs="ArialMT"/>
        </w:rPr>
        <w:t>. 1999,</w:t>
      </w:r>
    </w:p>
    <w:p w:rsidR="00544484" w:rsidRDefault="00544484" w:rsidP="00544484">
      <w:pPr>
        <w:autoSpaceDE w:val="0"/>
        <w:autoSpaceDN w:val="0"/>
        <w:adjustRightInd w:val="0"/>
        <w:spacing w:after="0" w:line="240" w:lineRule="auto"/>
        <w:rPr>
          <w:rFonts w:ascii="ArialMT" w:hAnsi="ArialMT" w:cs="ArialMT"/>
        </w:rPr>
      </w:pPr>
      <w:r>
        <w:rPr>
          <w:rFonts w:ascii="ArialMT" w:hAnsi="ArialMT" w:cs="ArialMT"/>
        </w:rPr>
        <w:t>Earthscan: New York.</w:t>
      </w:r>
    </w:p>
    <w:p w:rsidR="00544484" w:rsidRDefault="00544484" w:rsidP="00544484">
      <w:pPr>
        <w:autoSpaceDE w:val="0"/>
        <w:autoSpaceDN w:val="0"/>
        <w:adjustRightInd w:val="0"/>
        <w:spacing w:after="0" w:line="240" w:lineRule="auto"/>
        <w:rPr>
          <w:rFonts w:ascii="ArialMT" w:hAnsi="ArialMT" w:cs="ArialMT"/>
        </w:rPr>
      </w:pPr>
    </w:p>
    <w:p w:rsidR="00BB1515" w:rsidRDefault="00BB1515" w:rsidP="00544484">
      <w:pPr>
        <w:autoSpaceDE w:val="0"/>
        <w:autoSpaceDN w:val="0"/>
        <w:adjustRightInd w:val="0"/>
        <w:spacing w:after="0" w:line="240" w:lineRule="auto"/>
        <w:rPr>
          <w:rFonts w:ascii="ArialMT" w:hAnsi="ArialMT" w:cs="ArialMT"/>
        </w:rPr>
      </w:pPr>
      <w:proofErr w:type="spellStart"/>
      <w:r>
        <w:rPr>
          <w:rFonts w:ascii="ArialMT" w:hAnsi="ArialMT" w:cs="ArialMT"/>
        </w:rPr>
        <w:t>Millenium</w:t>
      </w:r>
      <w:proofErr w:type="spellEnd"/>
      <w:r>
        <w:rPr>
          <w:rFonts w:ascii="ArialMT" w:hAnsi="ArialMT" w:cs="ArialMT"/>
        </w:rPr>
        <w:t xml:space="preserve"> Ecosystem Assessment </w:t>
      </w:r>
      <w:r w:rsidRPr="00BB1515">
        <w:rPr>
          <w:rFonts w:ascii="ArialMT" w:hAnsi="ArialMT" w:cs="ArialMT"/>
          <w:highlight w:val="yellow"/>
        </w:rPr>
        <w:t>CITATION</w:t>
      </w:r>
    </w:p>
    <w:p w:rsidR="00BB1515" w:rsidRDefault="00BB1515" w:rsidP="00544484">
      <w:pPr>
        <w:autoSpaceDE w:val="0"/>
        <w:autoSpaceDN w:val="0"/>
        <w:adjustRightInd w:val="0"/>
        <w:spacing w:after="0" w:line="240" w:lineRule="auto"/>
        <w:rPr>
          <w:rFonts w:ascii="ArialMT" w:hAnsi="ArialMT" w:cs="ArialMT"/>
        </w:rPr>
      </w:pPr>
    </w:p>
    <w:p w:rsidR="00FB7B61" w:rsidRDefault="00FB7B61" w:rsidP="00544484">
      <w:pPr>
        <w:autoSpaceDE w:val="0"/>
        <w:autoSpaceDN w:val="0"/>
        <w:adjustRightInd w:val="0"/>
        <w:spacing w:after="0" w:line="240" w:lineRule="auto"/>
      </w:pPr>
      <w:r>
        <w:t xml:space="preserve">Jeppesen, E, </w:t>
      </w:r>
      <w:proofErr w:type="spellStart"/>
      <w:r>
        <w:t>Kronvang</w:t>
      </w:r>
      <w:proofErr w:type="spellEnd"/>
      <w:r>
        <w:t xml:space="preserve"> B, Olesen JE, </w:t>
      </w:r>
      <w:proofErr w:type="spellStart"/>
      <w:r>
        <w:t>Audet</w:t>
      </w:r>
      <w:proofErr w:type="spellEnd"/>
      <w:r>
        <w:t xml:space="preserve"> J, </w:t>
      </w:r>
      <w:proofErr w:type="spellStart"/>
      <w:r>
        <w:t>Sondergaard</w:t>
      </w:r>
      <w:proofErr w:type="spellEnd"/>
      <w:r>
        <w:t xml:space="preserve"> M, Hoffman CC, Andersen HE, </w:t>
      </w:r>
      <w:proofErr w:type="spellStart"/>
      <w:r>
        <w:t>Lauridsen</w:t>
      </w:r>
      <w:proofErr w:type="spellEnd"/>
      <w:r>
        <w:t xml:space="preserve"> T, Bjerring R, </w:t>
      </w:r>
      <w:proofErr w:type="spellStart"/>
      <w:r>
        <w:t>CondePorcuna</w:t>
      </w:r>
      <w:proofErr w:type="spellEnd"/>
      <w:r>
        <w:t xml:space="preserve"> JM, et al. 2011 Climate change effects on nitrogen loading from cultivated catchments in Europe: implications for nitrogen retention, ecological state of lakes and adaptation. </w:t>
      </w:r>
      <w:proofErr w:type="spellStart"/>
      <w:r>
        <w:t>Hydrobiologia</w:t>
      </w:r>
      <w:proofErr w:type="spellEnd"/>
      <w:r>
        <w:t>. 663:1–21.</w:t>
      </w:r>
    </w:p>
    <w:p w:rsidR="00FB7B61" w:rsidRDefault="00FB7B61" w:rsidP="00544484">
      <w:pPr>
        <w:autoSpaceDE w:val="0"/>
        <w:autoSpaceDN w:val="0"/>
        <w:adjustRightInd w:val="0"/>
        <w:spacing w:after="0" w:line="240" w:lineRule="auto"/>
      </w:pPr>
    </w:p>
    <w:p w:rsidR="00FB7B61" w:rsidRDefault="00FB7B61" w:rsidP="00544484">
      <w:pPr>
        <w:autoSpaceDE w:val="0"/>
        <w:autoSpaceDN w:val="0"/>
        <w:adjustRightInd w:val="0"/>
        <w:spacing w:after="0" w:line="240" w:lineRule="auto"/>
      </w:pPr>
      <w:r>
        <w:t xml:space="preserve">Jeppesen, E, Moss B, </w:t>
      </w:r>
      <w:proofErr w:type="spellStart"/>
      <w:r>
        <w:t>Bennion</w:t>
      </w:r>
      <w:proofErr w:type="spellEnd"/>
      <w:r>
        <w:t xml:space="preserve"> H, Carvalho L, De </w:t>
      </w:r>
      <w:proofErr w:type="spellStart"/>
      <w:r>
        <w:t>Meester</w:t>
      </w:r>
      <w:proofErr w:type="spellEnd"/>
      <w:r>
        <w:t xml:space="preserve"> L, </w:t>
      </w:r>
      <w:proofErr w:type="spellStart"/>
      <w:r>
        <w:t>Feuchtmayr</w:t>
      </w:r>
      <w:proofErr w:type="spellEnd"/>
      <w:r>
        <w:t xml:space="preserve"> H, Friberg N, Gessner MO, Hefting M, </w:t>
      </w:r>
      <w:proofErr w:type="spellStart"/>
      <w:r>
        <w:t>Lauridsen</w:t>
      </w:r>
      <w:proofErr w:type="spellEnd"/>
      <w:r>
        <w:t xml:space="preserve"> TL, et al. 2010b. Interaction of climate change and eutrophication. In: </w:t>
      </w:r>
      <w:proofErr w:type="spellStart"/>
      <w:r>
        <w:t>Kernan</w:t>
      </w:r>
      <w:proofErr w:type="spellEnd"/>
      <w:r>
        <w:t xml:space="preserve"> M, </w:t>
      </w:r>
      <w:proofErr w:type="spellStart"/>
      <w:r>
        <w:t>Battarbee</w:t>
      </w:r>
      <w:proofErr w:type="spellEnd"/>
      <w:r>
        <w:t xml:space="preserve"> RW, Moss B, editors. Climate change impacts on freshwater ecosystems. Chichester (UK): Wiley-Blackwell. p. 119–151</w:t>
      </w:r>
    </w:p>
    <w:p w:rsidR="00FB7B61" w:rsidRDefault="00FB7B61" w:rsidP="00544484">
      <w:pPr>
        <w:autoSpaceDE w:val="0"/>
        <w:autoSpaceDN w:val="0"/>
        <w:adjustRightInd w:val="0"/>
        <w:spacing w:after="0" w:line="240" w:lineRule="auto"/>
        <w:rPr>
          <w:rFonts w:ascii="ArialMT" w:hAnsi="ArialMT" w:cs="ArialMT"/>
        </w:rPr>
      </w:pPr>
    </w:p>
    <w:p w:rsidR="00544484" w:rsidRDefault="00544484" w:rsidP="00544484">
      <w:pPr>
        <w:autoSpaceDE w:val="0"/>
        <w:autoSpaceDN w:val="0"/>
        <w:adjustRightInd w:val="0"/>
        <w:spacing w:after="0" w:line="240" w:lineRule="auto"/>
        <w:rPr>
          <w:rFonts w:ascii="Arial-ItalicMT" w:hAnsi="Arial-ItalicMT" w:cs="Arial-ItalicMT"/>
          <w:i/>
          <w:iCs/>
        </w:rPr>
      </w:pPr>
      <w:r>
        <w:rPr>
          <w:rFonts w:ascii="ArialMT" w:hAnsi="ArialMT" w:cs="ArialMT"/>
        </w:rPr>
        <w:t xml:space="preserve">Ross, V.L., K.S. Fielding, and W.R. Louis, </w:t>
      </w:r>
      <w:r>
        <w:rPr>
          <w:rFonts w:ascii="Arial-ItalicMT" w:hAnsi="Arial-ItalicMT" w:cs="Arial-ItalicMT"/>
          <w:i/>
          <w:iCs/>
        </w:rPr>
        <w:t>Social trust, risk perceptions and public</w:t>
      </w:r>
    </w:p>
    <w:p w:rsidR="00544484" w:rsidRDefault="00544484" w:rsidP="00544484">
      <w:pPr>
        <w:autoSpaceDE w:val="0"/>
        <w:autoSpaceDN w:val="0"/>
        <w:adjustRightInd w:val="0"/>
        <w:spacing w:after="0" w:line="240" w:lineRule="auto"/>
        <w:rPr>
          <w:rFonts w:ascii="ArialMT" w:hAnsi="ArialMT" w:cs="ArialMT"/>
        </w:rPr>
      </w:pPr>
      <w:r>
        <w:rPr>
          <w:rFonts w:ascii="Arial-ItalicMT" w:hAnsi="Arial-ItalicMT" w:cs="Arial-ItalicMT"/>
          <w:i/>
          <w:iCs/>
        </w:rPr>
        <w:t xml:space="preserve">acceptance of recycled water: Testing a social-psychological model. </w:t>
      </w:r>
      <w:r>
        <w:rPr>
          <w:rFonts w:ascii="ArialMT" w:hAnsi="ArialMT" w:cs="ArialMT"/>
        </w:rPr>
        <w:t>Journal of</w:t>
      </w:r>
    </w:p>
    <w:p w:rsidR="00544484" w:rsidRDefault="00544484" w:rsidP="00544484">
      <w:pPr>
        <w:spacing w:after="0" w:line="240" w:lineRule="auto"/>
        <w:rPr>
          <w:rFonts w:ascii="ArialMT" w:hAnsi="ArialMT" w:cs="ArialMT"/>
        </w:rPr>
      </w:pPr>
      <w:r>
        <w:rPr>
          <w:rFonts w:ascii="ArialMT" w:hAnsi="ArialMT" w:cs="ArialMT"/>
        </w:rPr>
        <w:t xml:space="preserve">Environmental Management, 2014. </w:t>
      </w:r>
      <w:r>
        <w:rPr>
          <w:rFonts w:ascii="Arial-BoldMT" w:hAnsi="Arial-BoldMT" w:cs="Arial-BoldMT"/>
          <w:b/>
          <w:bCs/>
        </w:rPr>
        <w:t>137</w:t>
      </w:r>
      <w:r>
        <w:rPr>
          <w:rFonts w:ascii="ArialMT" w:hAnsi="ArialMT" w:cs="ArialMT"/>
        </w:rPr>
        <w:t>: p. 61-68.</w:t>
      </w:r>
    </w:p>
    <w:p w:rsidR="00544484" w:rsidRDefault="00544484" w:rsidP="00544484">
      <w:pPr>
        <w:autoSpaceDE w:val="0"/>
        <w:autoSpaceDN w:val="0"/>
        <w:adjustRightInd w:val="0"/>
        <w:spacing w:after="0" w:line="240" w:lineRule="auto"/>
        <w:rPr>
          <w:rFonts w:ascii="ArialMT" w:hAnsi="ArialMT" w:cs="ArialMT"/>
        </w:rPr>
      </w:pPr>
    </w:p>
    <w:p w:rsidR="00544484" w:rsidRDefault="00544484" w:rsidP="00544484">
      <w:pPr>
        <w:autoSpaceDE w:val="0"/>
        <w:autoSpaceDN w:val="0"/>
        <w:adjustRightInd w:val="0"/>
        <w:spacing w:after="0" w:line="240" w:lineRule="auto"/>
        <w:rPr>
          <w:rFonts w:ascii="ArialMT" w:hAnsi="ArialMT" w:cs="ArialMT"/>
        </w:rPr>
      </w:pPr>
      <w:r>
        <w:rPr>
          <w:rFonts w:ascii="ArialMT" w:hAnsi="ArialMT" w:cs="ArialMT"/>
        </w:rPr>
        <w:t xml:space="preserve">AP-GfK, </w:t>
      </w:r>
      <w:r>
        <w:rPr>
          <w:rFonts w:ascii="Arial-ItalicMT" w:hAnsi="Arial-ItalicMT" w:cs="Arial-ItalicMT"/>
          <w:i/>
          <w:iCs/>
        </w:rPr>
        <w:t>Tap Water Confidence Poll</w:t>
      </w:r>
      <w:r>
        <w:rPr>
          <w:rFonts w:ascii="ArialMT" w:hAnsi="ArialMT" w:cs="ArialMT"/>
        </w:rPr>
        <w:t>, in AP-GfK Poll 2016, Associated Press-GfK Public</w:t>
      </w:r>
    </w:p>
    <w:p w:rsidR="00544484" w:rsidRPr="00A35477" w:rsidRDefault="00544484" w:rsidP="00544484">
      <w:pPr>
        <w:spacing w:after="0" w:line="240" w:lineRule="auto"/>
        <w:rPr>
          <w:rFonts w:asciiTheme="majorHAnsi" w:hAnsiTheme="majorHAnsi" w:cstheme="majorHAnsi"/>
        </w:rPr>
      </w:pPr>
      <w:r>
        <w:rPr>
          <w:rFonts w:ascii="ArialMT" w:hAnsi="ArialMT" w:cs="ArialMT"/>
        </w:rPr>
        <w:t>Affairs &amp; Corporate Communications.</w:t>
      </w:r>
    </w:p>
    <w:p w:rsidR="00544484" w:rsidRDefault="00544484" w:rsidP="009963CB">
      <w:pPr>
        <w:rPr>
          <w:rFonts w:asciiTheme="majorHAnsi" w:hAnsiTheme="majorHAnsi" w:cstheme="majorHAnsi"/>
        </w:rPr>
      </w:pPr>
    </w:p>
    <w:p w:rsidR="009963CB" w:rsidRPr="00A35477" w:rsidRDefault="009963CB" w:rsidP="009963CB">
      <w:pPr>
        <w:rPr>
          <w:rFonts w:asciiTheme="majorHAnsi" w:hAnsiTheme="majorHAnsi" w:cstheme="majorHAnsi"/>
        </w:rPr>
      </w:pPr>
      <w:r w:rsidRPr="00A35477">
        <w:rPr>
          <w:rFonts w:asciiTheme="majorHAnsi" w:hAnsiTheme="majorHAnsi" w:cstheme="majorHAnsi"/>
        </w:rPr>
        <w:t>Thornton, K. W., B. L. Kimmel &amp; F. E. Payne (eds), 1990. Reservoir limnology: ecological perspectives. Wiley, New York.</w:t>
      </w:r>
    </w:p>
    <w:p w:rsidR="00C40407" w:rsidRPr="00A35477" w:rsidRDefault="00C40407" w:rsidP="005D30B3">
      <w:pPr>
        <w:rPr>
          <w:rFonts w:asciiTheme="majorHAnsi" w:hAnsiTheme="majorHAnsi" w:cstheme="majorHAnsi"/>
        </w:rPr>
      </w:pPr>
    </w:p>
    <w:p w:rsidR="005D30B3" w:rsidRPr="00A35477" w:rsidRDefault="005D30B3" w:rsidP="005D30B3">
      <w:pPr>
        <w:rPr>
          <w:rFonts w:asciiTheme="majorHAnsi" w:hAnsiTheme="majorHAnsi" w:cstheme="majorHAnsi"/>
        </w:rPr>
      </w:pPr>
    </w:p>
    <w:sectPr w:rsidR="005D30B3" w:rsidRPr="00A35477">
      <w:footerReference w:type="even" r:id="rId13"/>
      <w:footerReference w:type="default" r:id="rId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yelan C. Carey" w:date="2019-04-03T11:42:00Z" w:initials="CCC">
    <w:p w:rsidR="003E7E04" w:rsidRDefault="003E7E04">
      <w:pPr>
        <w:pStyle w:val="CommentText"/>
      </w:pPr>
      <w:r>
        <w:rPr>
          <w:rStyle w:val="CommentReference"/>
        </w:rPr>
        <w:annotationRef/>
      </w:r>
      <w:r>
        <w:t>Great start!</w:t>
      </w:r>
    </w:p>
  </w:comment>
  <w:comment w:id="58" w:author="Cayelan C. Carey" w:date="2019-04-03T11:56:00Z" w:initials="CCC">
    <w:p w:rsidR="00EB4CBF" w:rsidRDefault="00EB4CBF">
      <w:pPr>
        <w:pStyle w:val="CommentText"/>
      </w:pPr>
      <w:r>
        <w:rPr>
          <w:rStyle w:val="CommentReference"/>
        </w:rPr>
        <w:annotationRef/>
      </w:r>
      <w:r>
        <w:t>How is this ref from 2013 when Toledo happened in 2014?</w:t>
      </w:r>
    </w:p>
  </w:comment>
  <w:comment w:id="64" w:author="Whitney Woelmer" w:date="2019-04-03T07:51:00Z" w:initials="WW">
    <w:p w:rsidR="001E4FE9" w:rsidRDefault="001E4FE9" w:rsidP="001E4FE9">
      <w:pPr>
        <w:pStyle w:val="CommentText"/>
      </w:pPr>
      <w:r>
        <w:rPr>
          <w:rStyle w:val="CommentReference"/>
        </w:rPr>
        <w:annotationRef/>
      </w:r>
      <w:r>
        <w:t>Cayelan, not sure how to cite the millennium ecosystem assessment, this is a citation for the Fresh Water chapter; is this ok for in text?</w:t>
      </w:r>
    </w:p>
  </w:comment>
  <w:comment w:id="65" w:author="Cayelan C. Carey" w:date="2019-04-03T14:19:00Z" w:initials="CCC">
    <w:p w:rsidR="00EF4A51" w:rsidRDefault="00EF4A51">
      <w:pPr>
        <w:pStyle w:val="CommentText"/>
      </w:pPr>
      <w:r>
        <w:rPr>
          <w:rStyle w:val="CommentReference"/>
        </w:rPr>
        <w:annotationRef/>
      </w:r>
      <w:r>
        <w:t>Yup; in the ref list you’ll cite this as a chapter within the larger MEA, similar to how you would cite a chapter within a book</w:t>
      </w:r>
    </w:p>
  </w:comment>
  <w:comment w:id="76" w:author="Whitney Woelmer" w:date="2019-04-03T08:54:00Z" w:initials="WW">
    <w:p w:rsidR="00177E62" w:rsidRDefault="00177E62">
      <w:pPr>
        <w:pStyle w:val="CommentText"/>
      </w:pPr>
      <w:r>
        <w:rPr>
          <w:rStyle w:val="CommentReference"/>
        </w:rPr>
        <w:annotationRef/>
      </w:r>
      <w:r>
        <w:t>Cayelan, how do you like these adjustments to the table information?</w:t>
      </w:r>
    </w:p>
  </w:comment>
  <w:comment w:id="75" w:author="Cayelan C. Carey" w:date="2019-04-03T14:24:00Z" w:initials="CCC">
    <w:p w:rsidR="00493A93" w:rsidRDefault="00493A93">
      <w:pPr>
        <w:pStyle w:val="CommentText"/>
      </w:pPr>
      <w:r>
        <w:rPr>
          <w:rStyle w:val="CommentReference"/>
        </w:rPr>
        <w:annotationRef/>
      </w:r>
      <w:r>
        <w:t>I think that this is good! For the “Ecosystem” column, I might not include the geographical identifier and instead focus on the biome- e.g., temperate forest vs grassland vs freshwater vs marine</w:t>
      </w:r>
    </w:p>
  </w:comment>
  <w:comment w:id="89" w:author="Whitney Woelmer" w:date="2019-04-02T13:23:00Z" w:initials="WW">
    <w:p w:rsidR="00B556D9" w:rsidRDefault="00B556D9">
      <w:pPr>
        <w:pStyle w:val="CommentText"/>
      </w:pPr>
      <w:r>
        <w:rPr>
          <w:rStyle w:val="CommentReference"/>
        </w:rPr>
        <w:annotationRef/>
      </w:r>
      <w:r>
        <w:t>Cayelan, let me know if there is anything that needs to be elaborated on in this section</w:t>
      </w:r>
    </w:p>
  </w:comment>
  <w:comment w:id="105" w:author="Whitney Woelmer" w:date="2019-04-03T09:05:00Z" w:initials="WW">
    <w:p w:rsidR="00447A09" w:rsidRDefault="00447A09">
      <w:pPr>
        <w:pStyle w:val="CommentText"/>
      </w:pPr>
      <w:r>
        <w:rPr>
          <w:rStyle w:val="CommentReference"/>
        </w:rPr>
        <w:annotationRef/>
      </w:r>
      <w:r>
        <w:t xml:space="preserve">Not sure if this is necessary because while </w:t>
      </w:r>
      <w:proofErr w:type="spellStart"/>
      <w:r>
        <w:t>Dietze</w:t>
      </w:r>
      <w:proofErr w:type="spellEnd"/>
      <w:r>
        <w:t xml:space="preserve"> recommends using it there are tons of other studies who use many of these metrics so I’m not sure what this column is really telling us? What are your thoughts?</w:t>
      </w:r>
    </w:p>
  </w:comment>
  <w:comment w:id="106" w:author="Cayelan C. Carey" w:date="2019-04-03T14:31:00Z" w:initials="CCC">
    <w:p w:rsidR="00FA2450" w:rsidRDefault="00FA2450">
      <w:pPr>
        <w:pStyle w:val="CommentText"/>
      </w:pPr>
      <w:r>
        <w:rPr>
          <w:rStyle w:val="CommentReference"/>
        </w:rPr>
        <w:annotationRef/>
      </w:r>
      <w:r>
        <w:t>I agree it’s not crucial to have refs here for things like R2 and correlations, which are super basic. I think that the equation is good to keep though!</w:t>
      </w:r>
    </w:p>
  </w:comment>
  <w:comment w:id="111" w:author="Whitney Woelmer" w:date="2019-04-03T09:19:00Z" w:initials="WW">
    <w:p w:rsidR="00885E10" w:rsidRDefault="00885E10">
      <w:pPr>
        <w:pStyle w:val="CommentText"/>
      </w:pPr>
      <w:r>
        <w:rPr>
          <w:rStyle w:val="CommentReference"/>
        </w:rPr>
        <w:annotationRef/>
      </w:r>
      <w:r>
        <w:t>This needs a bit of rearranging because this sentence talks about the results of the models before the preliminary results section actually happens</w:t>
      </w:r>
    </w:p>
  </w:comment>
  <w:comment w:id="112" w:author="Cayelan C. Carey" w:date="2019-04-03T14:33:00Z" w:initials="CCC">
    <w:p w:rsidR="00234D13" w:rsidRDefault="00234D13">
      <w:pPr>
        <w:pStyle w:val="CommentText"/>
      </w:pPr>
      <w:r>
        <w:rPr>
          <w:rStyle w:val="CommentReference"/>
        </w:rPr>
        <w:annotationRef/>
      </w:r>
      <w:r>
        <w:t>Ok, see if these small edits help!</w:t>
      </w:r>
    </w:p>
  </w:comment>
  <w:comment w:id="122" w:author="Cayelan C. Carey" w:date="2019-04-03T14:35:00Z" w:initials="CCC">
    <w:p w:rsidR="00234D13" w:rsidRDefault="00234D13">
      <w:pPr>
        <w:pStyle w:val="CommentText"/>
      </w:pPr>
      <w:r>
        <w:rPr>
          <w:rStyle w:val="CommentReference"/>
        </w:rPr>
        <w:annotationRef/>
      </w:r>
      <w:r>
        <w:t>Good!</w:t>
      </w:r>
    </w:p>
  </w:comment>
  <w:comment w:id="123" w:author="Cayelan C. Carey" w:date="2019-03-25T20:55:00Z" w:initials="CCC">
    <w:p w:rsidR="00B556D9" w:rsidRDefault="00B556D9">
      <w:pPr>
        <w:pStyle w:val="CommentText"/>
      </w:pPr>
      <w:r>
        <w:rPr>
          <w:rStyle w:val="CommentReference"/>
        </w:rPr>
        <w:annotationRef/>
      </w:r>
      <w:r>
        <w:t xml:space="preserve">Could you add the model equation so we could see its form? E.g., </w:t>
      </w:r>
      <w:proofErr w:type="spellStart"/>
      <w:r>
        <w:t>Chla</w:t>
      </w:r>
      <w:proofErr w:type="spellEnd"/>
      <w:r>
        <w:t xml:space="preserve"> (t) = </w:t>
      </w:r>
      <w:proofErr w:type="spellStart"/>
      <w:r>
        <w:t>Chla</w:t>
      </w:r>
      <w:proofErr w:type="spellEnd"/>
      <w:r>
        <w:t xml:space="preserve"> (t-1) + Discharge(t) + SW(t) with the parameter values + error term?</w:t>
      </w:r>
    </w:p>
  </w:comment>
  <w:comment w:id="124" w:author="Whitney Woelmer" w:date="2019-04-03T09:26:00Z" w:initials="WW">
    <w:p w:rsidR="00567923" w:rsidRDefault="00567923">
      <w:pPr>
        <w:pStyle w:val="CommentText"/>
      </w:pPr>
      <w:r>
        <w:rPr>
          <w:rStyle w:val="CommentReference"/>
        </w:rPr>
        <w:annotationRef/>
      </w:r>
      <w:r>
        <w:t>Did I miss anything with the notation and definitions here?</w:t>
      </w:r>
    </w:p>
  </w:comment>
  <w:comment w:id="131" w:author="Cayelan C. Carey" w:date="2019-04-03T14:36:00Z" w:initials="CCC">
    <w:p w:rsidR="00234D13" w:rsidRDefault="00234D13">
      <w:pPr>
        <w:pStyle w:val="CommentText"/>
      </w:pPr>
      <w:r>
        <w:rPr>
          <w:rStyle w:val="CommentReference"/>
        </w:rPr>
        <w:annotationRef/>
      </w:r>
      <w:r>
        <w:t>Can you add the parameter value for the AR1 term here?</w:t>
      </w:r>
    </w:p>
  </w:comment>
  <w:comment w:id="138" w:author="Whitney Woelmer" w:date="2019-03-18T21:07:00Z" w:initials="WW">
    <w:p w:rsidR="00B556D9" w:rsidRDefault="00B556D9">
      <w:pPr>
        <w:pStyle w:val="CommentText"/>
      </w:pPr>
      <w:r>
        <w:rPr>
          <w:rStyle w:val="CommentReference"/>
        </w:rPr>
        <w:annotationRef/>
      </w:r>
      <w:r>
        <w:t xml:space="preserve">Recalculate with latest output from GLM </w:t>
      </w:r>
    </w:p>
  </w:comment>
  <w:comment w:id="146" w:author="Cayelan C. Carey" w:date="2019-04-03T14:45:00Z" w:initials="CCC">
    <w:p w:rsidR="00BD41D5" w:rsidRDefault="00BD41D5">
      <w:pPr>
        <w:pStyle w:val="CommentText"/>
      </w:pPr>
      <w:r>
        <w:rPr>
          <w:rStyle w:val="CommentReference"/>
        </w:rPr>
        <w:annotationRef/>
      </w:r>
      <w:r>
        <w:t>I’d add this ref to above in the intro</w:t>
      </w:r>
    </w:p>
  </w:comment>
  <w:comment w:id="161" w:author="Whitney Woelmer" w:date="2019-04-03T09:35:00Z" w:initials="WW">
    <w:p w:rsidR="002E5C19" w:rsidRDefault="002E5C19">
      <w:pPr>
        <w:pStyle w:val="CommentText"/>
      </w:pPr>
      <w:r>
        <w:rPr>
          <w:rStyle w:val="CommentReference"/>
        </w:rPr>
        <w:annotationRef/>
      </w:r>
      <w:r>
        <w:t>This figure still needs a lot of tweaking!</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7C3" w:rsidRDefault="002827C3" w:rsidP="00F24871">
      <w:pPr>
        <w:spacing w:after="0" w:line="240" w:lineRule="auto"/>
      </w:pPr>
      <w:r>
        <w:separator/>
      </w:r>
    </w:p>
  </w:endnote>
  <w:endnote w:type="continuationSeparator" w:id="0">
    <w:p w:rsidR="002827C3" w:rsidRDefault="002827C3"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auto"/>
    <w:notTrueType/>
    <w:pitch w:val="default"/>
    <w:sig w:usb0="00000003" w:usb1="00000000" w:usb2="00000000" w:usb3="00000000" w:csb0="00000001" w:csb1="00000000"/>
  </w:font>
  <w:font w:name="Arial-ItalicMT">
    <w:altName w:val="Arial"/>
    <w:panose1 w:val="020B0604020202020204"/>
    <w:charset w:val="00"/>
    <w:family w:val="auto"/>
    <w:notTrueType/>
    <w:pitch w:val="default"/>
    <w:sig w:usb0="00000003" w:usb1="00000000" w:usb2="00000000" w:usb3="00000000" w:csb0="00000001" w:csb1="00000000"/>
  </w:font>
  <w:font w:name="Arial-BoldMT">
    <w:altName w:val="Arial"/>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EndPr>
      <w:rPr>
        <w:rStyle w:val="PageNumber"/>
      </w:rPr>
    </w:sdtEndPr>
    <w:sdtContent>
      <w:p w:rsidR="00B556D9" w:rsidRDefault="00B556D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556D9" w:rsidRDefault="00B556D9"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EndPr>
      <w:rPr>
        <w:rStyle w:val="PageNumber"/>
      </w:rPr>
    </w:sdtEndPr>
    <w:sdtContent>
      <w:p w:rsidR="00B556D9" w:rsidRDefault="00B556D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556D9" w:rsidRDefault="00B556D9"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7C3" w:rsidRDefault="002827C3" w:rsidP="00F24871">
      <w:pPr>
        <w:spacing w:after="0" w:line="240" w:lineRule="auto"/>
      </w:pPr>
      <w:r>
        <w:separator/>
      </w:r>
    </w:p>
  </w:footnote>
  <w:footnote w:type="continuationSeparator" w:id="0">
    <w:p w:rsidR="002827C3" w:rsidRDefault="002827C3"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16956"/>
    <w:rsid w:val="00021E4D"/>
    <w:rsid w:val="00026A6E"/>
    <w:rsid w:val="00030F99"/>
    <w:rsid w:val="000318BB"/>
    <w:rsid w:val="000445A9"/>
    <w:rsid w:val="00051494"/>
    <w:rsid w:val="000610A2"/>
    <w:rsid w:val="00066AA0"/>
    <w:rsid w:val="00066B4F"/>
    <w:rsid w:val="00073AE1"/>
    <w:rsid w:val="0007417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652"/>
    <w:rsid w:val="00113103"/>
    <w:rsid w:val="00113D29"/>
    <w:rsid w:val="00114590"/>
    <w:rsid w:val="001172B7"/>
    <w:rsid w:val="00117E66"/>
    <w:rsid w:val="001238AF"/>
    <w:rsid w:val="00126178"/>
    <w:rsid w:val="00126C24"/>
    <w:rsid w:val="00127385"/>
    <w:rsid w:val="00131854"/>
    <w:rsid w:val="001340C5"/>
    <w:rsid w:val="00142E66"/>
    <w:rsid w:val="00142F28"/>
    <w:rsid w:val="001444BD"/>
    <w:rsid w:val="001607B6"/>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4FE9"/>
    <w:rsid w:val="001F24C4"/>
    <w:rsid w:val="001F323E"/>
    <w:rsid w:val="00205CF5"/>
    <w:rsid w:val="002221A8"/>
    <w:rsid w:val="00223202"/>
    <w:rsid w:val="0023111B"/>
    <w:rsid w:val="00234D13"/>
    <w:rsid w:val="002375BF"/>
    <w:rsid w:val="002408E6"/>
    <w:rsid w:val="00240B11"/>
    <w:rsid w:val="00243779"/>
    <w:rsid w:val="00244319"/>
    <w:rsid w:val="00246BFA"/>
    <w:rsid w:val="00253349"/>
    <w:rsid w:val="00255A95"/>
    <w:rsid w:val="00277E0F"/>
    <w:rsid w:val="002827C3"/>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D3409"/>
    <w:rsid w:val="002D37C0"/>
    <w:rsid w:val="002D44B4"/>
    <w:rsid w:val="002D73DD"/>
    <w:rsid w:val="002E1AF6"/>
    <w:rsid w:val="002E5C19"/>
    <w:rsid w:val="002E7540"/>
    <w:rsid w:val="002F12C7"/>
    <w:rsid w:val="0030717F"/>
    <w:rsid w:val="0031199B"/>
    <w:rsid w:val="00320827"/>
    <w:rsid w:val="00322096"/>
    <w:rsid w:val="00336D7F"/>
    <w:rsid w:val="003459D1"/>
    <w:rsid w:val="00356CA4"/>
    <w:rsid w:val="0036543E"/>
    <w:rsid w:val="00367F00"/>
    <w:rsid w:val="003800DF"/>
    <w:rsid w:val="00385F2B"/>
    <w:rsid w:val="00386172"/>
    <w:rsid w:val="0039467F"/>
    <w:rsid w:val="00394EFC"/>
    <w:rsid w:val="00397952"/>
    <w:rsid w:val="003A3361"/>
    <w:rsid w:val="003A3A2A"/>
    <w:rsid w:val="003A46F7"/>
    <w:rsid w:val="003B6476"/>
    <w:rsid w:val="003C4CA7"/>
    <w:rsid w:val="003D0C30"/>
    <w:rsid w:val="003E1C78"/>
    <w:rsid w:val="003E22BD"/>
    <w:rsid w:val="003E7E04"/>
    <w:rsid w:val="003F4831"/>
    <w:rsid w:val="003F4E51"/>
    <w:rsid w:val="003F5EE5"/>
    <w:rsid w:val="00400E63"/>
    <w:rsid w:val="00403A5C"/>
    <w:rsid w:val="0040408B"/>
    <w:rsid w:val="00404A39"/>
    <w:rsid w:val="004100DE"/>
    <w:rsid w:val="004202E1"/>
    <w:rsid w:val="00420A96"/>
    <w:rsid w:val="004230BE"/>
    <w:rsid w:val="00432EE0"/>
    <w:rsid w:val="0044602F"/>
    <w:rsid w:val="00446A47"/>
    <w:rsid w:val="00447A09"/>
    <w:rsid w:val="0045461B"/>
    <w:rsid w:val="004613B2"/>
    <w:rsid w:val="00462381"/>
    <w:rsid w:val="0046743D"/>
    <w:rsid w:val="00475745"/>
    <w:rsid w:val="00483E4E"/>
    <w:rsid w:val="00491707"/>
    <w:rsid w:val="00493A93"/>
    <w:rsid w:val="00494C60"/>
    <w:rsid w:val="0049608B"/>
    <w:rsid w:val="004A3CB8"/>
    <w:rsid w:val="004C463C"/>
    <w:rsid w:val="004C5A57"/>
    <w:rsid w:val="004D43A9"/>
    <w:rsid w:val="004E1BFA"/>
    <w:rsid w:val="004E371C"/>
    <w:rsid w:val="004E6166"/>
    <w:rsid w:val="004F6ED8"/>
    <w:rsid w:val="004F736B"/>
    <w:rsid w:val="005029AA"/>
    <w:rsid w:val="005058DB"/>
    <w:rsid w:val="00511C21"/>
    <w:rsid w:val="0051720B"/>
    <w:rsid w:val="00521090"/>
    <w:rsid w:val="00524714"/>
    <w:rsid w:val="0053336B"/>
    <w:rsid w:val="00536010"/>
    <w:rsid w:val="005367DC"/>
    <w:rsid w:val="00536CC9"/>
    <w:rsid w:val="00544484"/>
    <w:rsid w:val="00552B68"/>
    <w:rsid w:val="00554E66"/>
    <w:rsid w:val="00557F37"/>
    <w:rsid w:val="0056354D"/>
    <w:rsid w:val="00567923"/>
    <w:rsid w:val="00575E47"/>
    <w:rsid w:val="00583EF1"/>
    <w:rsid w:val="00593957"/>
    <w:rsid w:val="005A39CC"/>
    <w:rsid w:val="005A65A7"/>
    <w:rsid w:val="005A7EBE"/>
    <w:rsid w:val="005B292A"/>
    <w:rsid w:val="005B772A"/>
    <w:rsid w:val="005C20AE"/>
    <w:rsid w:val="005C2294"/>
    <w:rsid w:val="005D085F"/>
    <w:rsid w:val="005D0B43"/>
    <w:rsid w:val="005D1BF2"/>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7032D6"/>
    <w:rsid w:val="007055C6"/>
    <w:rsid w:val="007203FB"/>
    <w:rsid w:val="00722142"/>
    <w:rsid w:val="00744C7A"/>
    <w:rsid w:val="007548FC"/>
    <w:rsid w:val="00756CD2"/>
    <w:rsid w:val="0076488E"/>
    <w:rsid w:val="007664F4"/>
    <w:rsid w:val="00777140"/>
    <w:rsid w:val="007877BC"/>
    <w:rsid w:val="007907BF"/>
    <w:rsid w:val="00793A87"/>
    <w:rsid w:val="007948AD"/>
    <w:rsid w:val="00794C52"/>
    <w:rsid w:val="007A4C69"/>
    <w:rsid w:val="007B3365"/>
    <w:rsid w:val="007B341F"/>
    <w:rsid w:val="007C4409"/>
    <w:rsid w:val="007C459A"/>
    <w:rsid w:val="007D0E56"/>
    <w:rsid w:val="007D383C"/>
    <w:rsid w:val="007D4E93"/>
    <w:rsid w:val="007D510C"/>
    <w:rsid w:val="007D5C7F"/>
    <w:rsid w:val="007D64D2"/>
    <w:rsid w:val="007E2387"/>
    <w:rsid w:val="007E4196"/>
    <w:rsid w:val="007F6A38"/>
    <w:rsid w:val="007F6DA5"/>
    <w:rsid w:val="00806D35"/>
    <w:rsid w:val="00813885"/>
    <w:rsid w:val="00815ECB"/>
    <w:rsid w:val="00832834"/>
    <w:rsid w:val="008342A4"/>
    <w:rsid w:val="00834C3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D3875"/>
    <w:rsid w:val="008D4878"/>
    <w:rsid w:val="008E2132"/>
    <w:rsid w:val="00915BE0"/>
    <w:rsid w:val="00915D94"/>
    <w:rsid w:val="00916A41"/>
    <w:rsid w:val="0092515D"/>
    <w:rsid w:val="00927615"/>
    <w:rsid w:val="00930AC6"/>
    <w:rsid w:val="00930C09"/>
    <w:rsid w:val="00931231"/>
    <w:rsid w:val="009362E7"/>
    <w:rsid w:val="00937144"/>
    <w:rsid w:val="00940D5A"/>
    <w:rsid w:val="0094434B"/>
    <w:rsid w:val="00947402"/>
    <w:rsid w:val="009500F9"/>
    <w:rsid w:val="009517EC"/>
    <w:rsid w:val="0095464C"/>
    <w:rsid w:val="00955A8D"/>
    <w:rsid w:val="00957D11"/>
    <w:rsid w:val="00960586"/>
    <w:rsid w:val="009624CD"/>
    <w:rsid w:val="0096276C"/>
    <w:rsid w:val="00967775"/>
    <w:rsid w:val="00971EE5"/>
    <w:rsid w:val="00975F1C"/>
    <w:rsid w:val="009856A0"/>
    <w:rsid w:val="00992902"/>
    <w:rsid w:val="0099602B"/>
    <w:rsid w:val="009963CB"/>
    <w:rsid w:val="009A04B6"/>
    <w:rsid w:val="009A1B33"/>
    <w:rsid w:val="009A24B3"/>
    <w:rsid w:val="009A5DB2"/>
    <w:rsid w:val="009A6FB7"/>
    <w:rsid w:val="009A7F17"/>
    <w:rsid w:val="009C05AB"/>
    <w:rsid w:val="009C08D7"/>
    <w:rsid w:val="009C2B8A"/>
    <w:rsid w:val="009C41E3"/>
    <w:rsid w:val="009D16A7"/>
    <w:rsid w:val="009D35A4"/>
    <w:rsid w:val="009E1152"/>
    <w:rsid w:val="009E2930"/>
    <w:rsid w:val="009F3ACF"/>
    <w:rsid w:val="00A02196"/>
    <w:rsid w:val="00A02DF9"/>
    <w:rsid w:val="00A04316"/>
    <w:rsid w:val="00A04A63"/>
    <w:rsid w:val="00A14AF7"/>
    <w:rsid w:val="00A16EA0"/>
    <w:rsid w:val="00A20F12"/>
    <w:rsid w:val="00A3011B"/>
    <w:rsid w:val="00A3130B"/>
    <w:rsid w:val="00A34DAD"/>
    <w:rsid w:val="00A35477"/>
    <w:rsid w:val="00A539DE"/>
    <w:rsid w:val="00A56374"/>
    <w:rsid w:val="00A60B4B"/>
    <w:rsid w:val="00A60E2D"/>
    <w:rsid w:val="00A65A6B"/>
    <w:rsid w:val="00A65DB6"/>
    <w:rsid w:val="00A71A95"/>
    <w:rsid w:val="00A75ED8"/>
    <w:rsid w:val="00A92EA0"/>
    <w:rsid w:val="00AB0F13"/>
    <w:rsid w:val="00AB40B1"/>
    <w:rsid w:val="00AC14DE"/>
    <w:rsid w:val="00AC3299"/>
    <w:rsid w:val="00AD1D50"/>
    <w:rsid w:val="00AD77B1"/>
    <w:rsid w:val="00AE00B1"/>
    <w:rsid w:val="00AE5129"/>
    <w:rsid w:val="00AE5855"/>
    <w:rsid w:val="00B00AD5"/>
    <w:rsid w:val="00B025A1"/>
    <w:rsid w:val="00B0524D"/>
    <w:rsid w:val="00B0705D"/>
    <w:rsid w:val="00B10B61"/>
    <w:rsid w:val="00B12C71"/>
    <w:rsid w:val="00B13A88"/>
    <w:rsid w:val="00B14301"/>
    <w:rsid w:val="00B156E4"/>
    <w:rsid w:val="00B33F29"/>
    <w:rsid w:val="00B54D8A"/>
    <w:rsid w:val="00B556D9"/>
    <w:rsid w:val="00B56F1F"/>
    <w:rsid w:val="00B629F5"/>
    <w:rsid w:val="00B62AB0"/>
    <w:rsid w:val="00B66E9B"/>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3F61"/>
    <w:rsid w:val="00BC5AB0"/>
    <w:rsid w:val="00BD06D6"/>
    <w:rsid w:val="00BD0EDC"/>
    <w:rsid w:val="00BD2095"/>
    <w:rsid w:val="00BD2144"/>
    <w:rsid w:val="00BD41D5"/>
    <w:rsid w:val="00BE0607"/>
    <w:rsid w:val="00BE51D0"/>
    <w:rsid w:val="00BF027C"/>
    <w:rsid w:val="00BF17A8"/>
    <w:rsid w:val="00C02B45"/>
    <w:rsid w:val="00C07B10"/>
    <w:rsid w:val="00C2013C"/>
    <w:rsid w:val="00C22121"/>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128F"/>
    <w:rsid w:val="00CB2814"/>
    <w:rsid w:val="00CB5318"/>
    <w:rsid w:val="00CD5222"/>
    <w:rsid w:val="00CD6667"/>
    <w:rsid w:val="00CE466C"/>
    <w:rsid w:val="00CE6236"/>
    <w:rsid w:val="00CF2BA3"/>
    <w:rsid w:val="00CF4FBD"/>
    <w:rsid w:val="00D007A7"/>
    <w:rsid w:val="00D22EDC"/>
    <w:rsid w:val="00D249F9"/>
    <w:rsid w:val="00D309D4"/>
    <w:rsid w:val="00D3581E"/>
    <w:rsid w:val="00D43987"/>
    <w:rsid w:val="00D536A4"/>
    <w:rsid w:val="00D57358"/>
    <w:rsid w:val="00D610A8"/>
    <w:rsid w:val="00D66184"/>
    <w:rsid w:val="00D70698"/>
    <w:rsid w:val="00D72676"/>
    <w:rsid w:val="00D76467"/>
    <w:rsid w:val="00D769B4"/>
    <w:rsid w:val="00D82DD8"/>
    <w:rsid w:val="00D84741"/>
    <w:rsid w:val="00D9005D"/>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52FFB"/>
    <w:rsid w:val="00E53830"/>
    <w:rsid w:val="00E56EDD"/>
    <w:rsid w:val="00E6334E"/>
    <w:rsid w:val="00E64050"/>
    <w:rsid w:val="00E66A90"/>
    <w:rsid w:val="00E67F50"/>
    <w:rsid w:val="00E73FBE"/>
    <w:rsid w:val="00E741C4"/>
    <w:rsid w:val="00E7692C"/>
    <w:rsid w:val="00E82FAF"/>
    <w:rsid w:val="00E845A8"/>
    <w:rsid w:val="00E90318"/>
    <w:rsid w:val="00E90551"/>
    <w:rsid w:val="00E90FD1"/>
    <w:rsid w:val="00EA7D48"/>
    <w:rsid w:val="00EB2201"/>
    <w:rsid w:val="00EB3492"/>
    <w:rsid w:val="00EB4CBF"/>
    <w:rsid w:val="00EB7571"/>
    <w:rsid w:val="00EC71CE"/>
    <w:rsid w:val="00ED4567"/>
    <w:rsid w:val="00ED4E84"/>
    <w:rsid w:val="00ED561D"/>
    <w:rsid w:val="00EE37CC"/>
    <w:rsid w:val="00EE7A9B"/>
    <w:rsid w:val="00EF0D6F"/>
    <w:rsid w:val="00EF4735"/>
    <w:rsid w:val="00EF4A51"/>
    <w:rsid w:val="00F00186"/>
    <w:rsid w:val="00F07E88"/>
    <w:rsid w:val="00F11DD5"/>
    <w:rsid w:val="00F14B1B"/>
    <w:rsid w:val="00F222C1"/>
    <w:rsid w:val="00F22B93"/>
    <w:rsid w:val="00F24871"/>
    <w:rsid w:val="00F305CF"/>
    <w:rsid w:val="00F32946"/>
    <w:rsid w:val="00F33448"/>
    <w:rsid w:val="00F42EEE"/>
    <w:rsid w:val="00F4340F"/>
    <w:rsid w:val="00F43434"/>
    <w:rsid w:val="00F507CF"/>
    <w:rsid w:val="00F50B95"/>
    <w:rsid w:val="00F5259C"/>
    <w:rsid w:val="00F67C47"/>
    <w:rsid w:val="00F7630D"/>
    <w:rsid w:val="00F8456B"/>
    <w:rsid w:val="00F90740"/>
    <w:rsid w:val="00F97907"/>
    <w:rsid w:val="00FA2450"/>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7FE9"/>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Pages>
  <Words>6058</Words>
  <Characters>34532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Cayelan C. Carey</cp:lastModifiedBy>
  <cp:revision>26</cp:revision>
  <dcterms:created xsi:type="dcterms:W3CDTF">2019-04-03T15:41:00Z</dcterms:created>
  <dcterms:modified xsi:type="dcterms:W3CDTF">2019-04-03T18:53:00Z</dcterms:modified>
</cp:coreProperties>
</file>