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5D70E" w14:textId="77777777" w:rsidR="00B900BF" w:rsidRPr="00F43434" w:rsidRDefault="00B900BF" w:rsidP="00B900BF">
      <w:pPr>
        <w:rPr>
          <w:rFonts w:asciiTheme="majorHAnsi" w:hAnsiTheme="majorHAnsi" w:cstheme="majorHAnsi"/>
        </w:rPr>
      </w:pPr>
      <w:r w:rsidRPr="00F43434">
        <w:rPr>
          <w:rFonts w:asciiTheme="majorHAnsi" w:hAnsiTheme="majorHAnsi" w:cstheme="majorHAnsi"/>
        </w:rPr>
        <w:t>Whitney Woelmer, Master’s Prospectus Outline</w:t>
      </w:r>
    </w:p>
    <w:p w14:paraId="5A680575" w14:textId="77777777" w:rsidR="00284411" w:rsidRPr="00F43434" w:rsidRDefault="00FB7532" w:rsidP="00B900BF">
      <w:pPr>
        <w:rPr>
          <w:rFonts w:asciiTheme="majorHAnsi" w:hAnsiTheme="majorHAnsi" w:cstheme="majorHAnsi"/>
          <w:u w:val="single"/>
        </w:rPr>
      </w:pPr>
      <w:r>
        <w:rPr>
          <w:rFonts w:asciiTheme="majorHAnsi" w:hAnsiTheme="majorHAnsi" w:cstheme="majorHAnsi"/>
          <w:u w:val="single"/>
        </w:rPr>
        <w:t xml:space="preserve">Overall </w:t>
      </w:r>
      <w:r w:rsidR="00284411" w:rsidRPr="00F43434">
        <w:rPr>
          <w:rFonts w:asciiTheme="majorHAnsi" w:hAnsiTheme="majorHAnsi" w:cstheme="majorHAnsi"/>
          <w:u w:val="single"/>
        </w:rPr>
        <w:t>Introduction</w:t>
      </w:r>
    </w:p>
    <w:p w14:paraId="63A63D62" w14:textId="77777777" w:rsidR="00284411" w:rsidRPr="00F43434" w:rsidRDefault="00B900BF" w:rsidP="00B900BF">
      <w:pPr>
        <w:pStyle w:val="ListParagraph"/>
        <w:numPr>
          <w:ilvl w:val="0"/>
          <w:numId w:val="4"/>
        </w:numPr>
        <w:rPr>
          <w:rFonts w:asciiTheme="majorHAnsi" w:hAnsiTheme="majorHAnsi" w:cstheme="majorHAnsi"/>
        </w:rPr>
      </w:pPr>
      <w:r w:rsidRPr="00F43434">
        <w:rPr>
          <w:rFonts w:asciiTheme="majorHAnsi" w:hAnsiTheme="majorHAnsi" w:cstheme="majorHAnsi"/>
        </w:rPr>
        <w:t xml:space="preserve">Importance of freshwater </w:t>
      </w:r>
      <w:del w:id="0" w:author="Cayelan C. Carey" w:date="2019-03-05T10:39:00Z">
        <w:r w:rsidRPr="00F43434" w:rsidDel="00D76467">
          <w:rPr>
            <w:rFonts w:asciiTheme="majorHAnsi" w:hAnsiTheme="majorHAnsi" w:cstheme="majorHAnsi"/>
          </w:rPr>
          <w:delText>ecology</w:delText>
        </w:r>
      </w:del>
      <w:ins w:id="1" w:author="Cayelan C. Carey" w:date="2019-03-05T10:39:00Z">
        <w:r w:rsidR="00D76467">
          <w:rPr>
            <w:rFonts w:asciiTheme="majorHAnsi" w:hAnsiTheme="majorHAnsi" w:cstheme="majorHAnsi"/>
          </w:rPr>
          <w:t>ecosystems and the ma</w:t>
        </w:r>
      </w:ins>
      <w:ins w:id="2" w:author="Cayelan C. Carey" w:date="2019-03-05T10:40:00Z">
        <w:r w:rsidR="00D76467">
          <w:rPr>
            <w:rFonts w:asciiTheme="majorHAnsi" w:hAnsiTheme="majorHAnsi" w:cstheme="majorHAnsi"/>
          </w:rPr>
          <w:t>ny services they provide (setting up why their water quality is so important, as well as</w:t>
        </w:r>
      </w:ins>
      <w:ins w:id="3" w:author="Cayelan C. Carey" w:date="2019-03-05T10:41:00Z">
        <w:r w:rsidR="004D43A9">
          <w:rPr>
            <w:rFonts w:asciiTheme="majorHAnsi" w:hAnsiTheme="majorHAnsi" w:cstheme="majorHAnsi"/>
          </w:rPr>
          <w:t xml:space="preserve"> </w:t>
        </w:r>
      </w:ins>
      <w:ins w:id="4" w:author="Cayelan C. Carey" w:date="2019-03-05T11:39:00Z">
        <w:r w:rsidR="00605F86">
          <w:rPr>
            <w:rFonts w:asciiTheme="majorHAnsi" w:hAnsiTheme="majorHAnsi" w:cstheme="majorHAnsi"/>
          </w:rPr>
          <w:t>what services are the highest priority- e.g., clean water for drinking, etc.)</w:t>
        </w:r>
      </w:ins>
    </w:p>
    <w:p w14:paraId="7B8DB74F" w14:textId="77777777" w:rsidR="00B900BF"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Threats to freshwater systems in a changing world</w:t>
      </w:r>
    </w:p>
    <w:p w14:paraId="06BE4252" w14:textId="77777777"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Changing climate</w:t>
      </w:r>
    </w:p>
    <w:p w14:paraId="4C02F790" w14:textId="77777777"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Land use shifts</w:t>
      </w:r>
    </w:p>
    <w:p w14:paraId="28E03CDC" w14:textId="77777777"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Increasing human population</w:t>
      </w:r>
    </w:p>
    <w:p w14:paraId="3D8B8CD4" w14:textId="77777777" w:rsidR="006A3761"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Understanding systems and anticipating their response is more important than ever</w:t>
      </w:r>
      <w:ins w:id="5" w:author="Cayelan C. Carey" w:date="2019-03-05T11:40:00Z">
        <w:r w:rsidR="00605F86">
          <w:rPr>
            <w:rFonts w:asciiTheme="majorHAnsi" w:hAnsiTheme="majorHAnsi" w:cstheme="majorHAnsi"/>
          </w:rPr>
          <w:t xml:space="preserve"> </w:t>
        </w:r>
      </w:ins>
    </w:p>
    <w:p w14:paraId="2DA670BE" w14:textId="7F51B3D2" w:rsidR="006A3761" w:rsidRDefault="006A3761" w:rsidP="006A3761">
      <w:pPr>
        <w:pStyle w:val="ListParagraph"/>
        <w:numPr>
          <w:ilvl w:val="1"/>
          <w:numId w:val="4"/>
        </w:numPr>
        <w:rPr>
          <w:rFonts w:asciiTheme="majorHAnsi" w:hAnsiTheme="majorHAnsi" w:cstheme="majorHAnsi"/>
        </w:rPr>
      </w:pPr>
      <w:r>
        <w:rPr>
          <w:rFonts w:asciiTheme="majorHAnsi" w:hAnsiTheme="majorHAnsi" w:cstheme="majorHAnsi"/>
        </w:rPr>
        <w:t xml:space="preserve">to allow society to </w:t>
      </w:r>
      <w:r w:rsidR="0045461B">
        <w:rPr>
          <w:rFonts w:asciiTheme="majorHAnsi" w:hAnsiTheme="majorHAnsi" w:cstheme="majorHAnsi"/>
        </w:rPr>
        <w:t>coexist with changing ecosystems</w:t>
      </w:r>
    </w:p>
    <w:p w14:paraId="653FE6B0" w14:textId="77777777" w:rsidR="008E2132" w:rsidRDefault="00605F86" w:rsidP="006A3761">
      <w:pPr>
        <w:pStyle w:val="ListParagraph"/>
        <w:numPr>
          <w:ilvl w:val="1"/>
          <w:numId w:val="4"/>
        </w:numPr>
        <w:rPr>
          <w:rFonts w:asciiTheme="majorHAnsi" w:hAnsiTheme="majorHAnsi" w:cstheme="majorHAnsi"/>
        </w:rPr>
      </w:pPr>
      <w:ins w:id="6" w:author="Cayelan C. Carey" w:date="2019-03-05T11:40:00Z">
        <w:r>
          <w:rPr>
            <w:rFonts w:asciiTheme="majorHAnsi" w:hAnsiTheme="majorHAnsi" w:cstheme="majorHAnsi"/>
          </w:rPr>
          <w:t>for managers to preemptively manage/anticipate impending poor water quality events</w:t>
        </w:r>
      </w:ins>
    </w:p>
    <w:p w14:paraId="5F81DA95" w14:textId="77777777"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 xml:space="preserve">Lake Erie </w:t>
      </w:r>
      <w:r w:rsidR="00FB7532">
        <w:rPr>
          <w:rFonts w:asciiTheme="majorHAnsi" w:hAnsiTheme="majorHAnsi" w:cstheme="majorHAnsi"/>
        </w:rPr>
        <w:t xml:space="preserve">2014 </w:t>
      </w:r>
      <w:r>
        <w:rPr>
          <w:rFonts w:asciiTheme="majorHAnsi" w:hAnsiTheme="majorHAnsi" w:cstheme="majorHAnsi"/>
        </w:rPr>
        <w:t>example</w:t>
      </w:r>
      <w:r w:rsidR="00E107B8">
        <w:rPr>
          <w:rFonts w:asciiTheme="majorHAnsi" w:hAnsiTheme="majorHAnsi" w:cstheme="majorHAnsi"/>
        </w:rPr>
        <w:t>, major economic loss</w:t>
      </w:r>
    </w:p>
    <w:p w14:paraId="13AB6E82" w14:textId="77777777" w:rsidR="00F43434" w:rsidRDefault="008E2132">
      <w:pPr>
        <w:rPr>
          <w:rFonts w:asciiTheme="majorHAnsi" w:hAnsiTheme="majorHAnsi" w:cstheme="majorHAnsi"/>
          <w:b/>
          <w:u w:val="single"/>
        </w:rPr>
      </w:pPr>
      <w:r w:rsidRPr="00F43434">
        <w:rPr>
          <w:rFonts w:asciiTheme="majorHAnsi" w:hAnsiTheme="majorHAnsi" w:cstheme="majorHAnsi"/>
          <w:b/>
          <w:u w:val="single"/>
        </w:rPr>
        <w:t>Proposed Research</w:t>
      </w:r>
    </w:p>
    <w:p w14:paraId="32BB25AD" w14:textId="77777777" w:rsidR="008E2132" w:rsidRDefault="00284411">
      <w:pPr>
        <w:rPr>
          <w:rFonts w:asciiTheme="majorHAnsi" w:hAnsiTheme="majorHAnsi" w:cstheme="majorHAnsi"/>
          <w:b/>
        </w:rPr>
      </w:pPr>
      <w:r w:rsidRPr="00F43434">
        <w:rPr>
          <w:rFonts w:asciiTheme="majorHAnsi" w:hAnsiTheme="majorHAnsi" w:cstheme="majorHAnsi"/>
          <w:i/>
          <w:u w:val="single"/>
        </w:rPr>
        <w:t>Chapter 1</w:t>
      </w:r>
      <w:r w:rsidR="008E2132" w:rsidRPr="00F43434">
        <w:rPr>
          <w:rFonts w:asciiTheme="majorHAnsi" w:hAnsiTheme="majorHAnsi" w:cstheme="majorHAnsi"/>
          <w:i/>
          <w:u w:val="single"/>
        </w:rPr>
        <w:t>:</w:t>
      </w:r>
      <w:r w:rsidR="00667469" w:rsidRPr="00F43434">
        <w:rPr>
          <w:rFonts w:asciiTheme="majorHAnsi" w:hAnsiTheme="majorHAnsi" w:cstheme="majorHAnsi"/>
          <w:i/>
        </w:rPr>
        <w:t xml:space="preserve"> </w:t>
      </w:r>
      <w:r w:rsidR="008E2132" w:rsidRPr="00F43434">
        <w:rPr>
          <w:rFonts w:asciiTheme="majorHAnsi" w:hAnsiTheme="majorHAnsi" w:cstheme="majorHAnsi"/>
          <w:i/>
        </w:rPr>
        <w:t>Developing near-term forecasts of phytoplankton in drinking water reservoirs</w:t>
      </w:r>
      <w:r w:rsidR="00F43434" w:rsidRPr="00F43434">
        <w:rPr>
          <w:rFonts w:asciiTheme="majorHAnsi" w:hAnsiTheme="majorHAnsi" w:cstheme="majorHAnsi"/>
          <w:b/>
          <w:i/>
          <w:u w:val="single"/>
        </w:rPr>
        <w:br/>
      </w:r>
      <w:r w:rsidR="008E2132" w:rsidRPr="00F43434">
        <w:rPr>
          <w:rFonts w:asciiTheme="majorHAnsi" w:hAnsiTheme="majorHAnsi" w:cstheme="majorHAnsi"/>
          <w:b/>
        </w:rPr>
        <w:t>Background/</w:t>
      </w:r>
      <w:r w:rsidR="00F43434" w:rsidRPr="00F43434">
        <w:rPr>
          <w:rFonts w:asciiTheme="majorHAnsi" w:hAnsiTheme="majorHAnsi" w:cstheme="majorHAnsi"/>
          <w:b/>
        </w:rPr>
        <w:t>I</w:t>
      </w:r>
      <w:r w:rsidR="008E2132" w:rsidRPr="00F43434">
        <w:rPr>
          <w:rFonts w:asciiTheme="majorHAnsi" w:hAnsiTheme="majorHAnsi" w:cstheme="majorHAnsi"/>
          <w:b/>
        </w:rPr>
        <w:t>ntro</w:t>
      </w:r>
      <w:r w:rsidR="00F43434" w:rsidRPr="00F43434">
        <w:rPr>
          <w:rFonts w:asciiTheme="majorHAnsi" w:hAnsiTheme="majorHAnsi" w:cstheme="majorHAnsi"/>
          <w:b/>
        </w:rPr>
        <w:t>duction</w:t>
      </w:r>
      <w:r w:rsidR="00FB7532">
        <w:rPr>
          <w:rFonts w:asciiTheme="majorHAnsi" w:hAnsiTheme="majorHAnsi" w:cstheme="majorHAnsi"/>
          <w:b/>
        </w:rPr>
        <w:t>/Objectives</w:t>
      </w:r>
    </w:p>
    <w:p w14:paraId="50A13D61" w14:textId="77777777" w:rsidR="00FB7532" w:rsidRDefault="00FB7532" w:rsidP="00FB7532">
      <w:pPr>
        <w:pStyle w:val="ListParagraph"/>
        <w:numPr>
          <w:ilvl w:val="0"/>
          <w:numId w:val="8"/>
        </w:numPr>
        <w:rPr>
          <w:rFonts w:asciiTheme="majorHAnsi" w:hAnsiTheme="majorHAnsi" w:cstheme="majorHAnsi"/>
        </w:rPr>
      </w:pPr>
      <w:commentRangeStart w:id="7"/>
      <w:r w:rsidRPr="00FB7532">
        <w:rPr>
          <w:rFonts w:asciiTheme="majorHAnsi" w:hAnsiTheme="majorHAnsi" w:cstheme="majorHAnsi"/>
        </w:rPr>
        <w:t>Re-iterate need</w:t>
      </w:r>
      <w:r>
        <w:rPr>
          <w:rFonts w:asciiTheme="majorHAnsi" w:hAnsiTheme="majorHAnsi" w:cstheme="majorHAnsi"/>
        </w:rPr>
        <w:t xml:space="preserve"> for forecasting</w:t>
      </w:r>
      <w:commentRangeEnd w:id="7"/>
      <w:r w:rsidR="00605F86">
        <w:rPr>
          <w:rStyle w:val="CommentReference"/>
        </w:rPr>
        <w:commentReference w:id="7"/>
      </w:r>
    </w:p>
    <w:p w14:paraId="54BCA2C8" w14:textId="77777777" w:rsidR="006C387A" w:rsidRDefault="006C387A" w:rsidP="006C387A">
      <w:pPr>
        <w:pStyle w:val="ListParagraph"/>
        <w:numPr>
          <w:ilvl w:val="0"/>
          <w:numId w:val="8"/>
        </w:numPr>
        <w:rPr>
          <w:rFonts w:asciiTheme="majorHAnsi" w:hAnsiTheme="majorHAnsi" w:cstheme="majorHAnsi"/>
        </w:rPr>
      </w:pPr>
      <w:r>
        <w:rPr>
          <w:rFonts w:asciiTheme="majorHAnsi" w:hAnsiTheme="majorHAnsi" w:cstheme="majorHAnsi"/>
        </w:rPr>
        <w:t>Why is ecological forecasting developing now?</w:t>
      </w:r>
    </w:p>
    <w:p w14:paraId="63BDA5C0" w14:textId="77777777" w:rsidR="006C387A" w:rsidRDefault="006C387A" w:rsidP="006C387A">
      <w:pPr>
        <w:pStyle w:val="ListParagraph"/>
        <w:numPr>
          <w:ilvl w:val="1"/>
          <w:numId w:val="8"/>
        </w:numPr>
        <w:rPr>
          <w:rFonts w:asciiTheme="majorHAnsi" w:hAnsiTheme="majorHAnsi" w:cstheme="majorHAnsi"/>
        </w:rPr>
      </w:pPr>
      <w:r>
        <w:rPr>
          <w:rFonts w:asciiTheme="majorHAnsi" w:hAnsiTheme="majorHAnsi" w:cstheme="majorHAnsi"/>
        </w:rPr>
        <w:t>Data availability</w:t>
      </w:r>
    </w:p>
    <w:p w14:paraId="7D8CA172" w14:textId="77777777" w:rsidR="006C387A" w:rsidRDefault="006C387A" w:rsidP="006A3761">
      <w:pPr>
        <w:pStyle w:val="ListParagraph"/>
        <w:numPr>
          <w:ilvl w:val="1"/>
          <w:numId w:val="8"/>
        </w:numPr>
        <w:rPr>
          <w:rFonts w:asciiTheme="majorHAnsi" w:hAnsiTheme="majorHAnsi" w:cstheme="majorHAnsi"/>
        </w:rPr>
      </w:pPr>
      <w:r>
        <w:rPr>
          <w:rFonts w:asciiTheme="majorHAnsi" w:hAnsiTheme="majorHAnsi" w:cstheme="majorHAnsi"/>
        </w:rPr>
        <w:t xml:space="preserve">Changing </w:t>
      </w:r>
      <w:r w:rsidR="00D70698">
        <w:rPr>
          <w:rFonts w:asciiTheme="majorHAnsi" w:hAnsiTheme="majorHAnsi" w:cstheme="majorHAnsi"/>
        </w:rPr>
        <w:t>eco</w:t>
      </w:r>
      <w:r>
        <w:rPr>
          <w:rFonts w:asciiTheme="majorHAnsi" w:hAnsiTheme="majorHAnsi" w:cstheme="majorHAnsi"/>
        </w:rPr>
        <w:t>systems</w:t>
      </w:r>
    </w:p>
    <w:p w14:paraId="171A856F" w14:textId="77777777" w:rsidR="004C5A57" w:rsidRDefault="004C5A57" w:rsidP="00FB7532">
      <w:pPr>
        <w:pStyle w:val="ListParagraph"/>
        <w:numPr>
          <w:ilvl w:val="0"/>
          <w:numId w:val="8"/>
        </w:numPr>
        <w:rPr>
          <w:rFonts w:asciiTheme="majorHAnsi" w:hAnsiTheme="majorHAnsi" w:cstheme="majorHAnsi"/>
        </w:rPr>
      </w:pPr>
      <w:r>
        <w:rPr>
          <w:rFonts w:asciiTheme="majorHAnsi" w:hAnsiTheme="majorHAnsi" w:cstheme="majorHAnsi"/>
        </w:rPr>
        <w:t>What is forecastable</w:t>
      </w:r>
    </w:p>
    <w:p w14:paraId="6F7D9FE7" w14:textId="77777777" w:rsidR="00D70698" w:rsidRDefault="00D70698" w:rsidP="00D70698">
      <w:pPr>
        <w:pStyle w:val="ListParagraph"/>
        <w:numPr>
          <w:ilvl w:val="1"/>
          <w:numId w:val="8"/>
        </w:numPr>
        <w:rPr>
          <w:rFonts w:asciiTheme="majorHAnsi" w:hAnsiTheme="majorHAnsi" w:cstheme="majorHAnsi"/>
        </w:rPr>
      </w:pPr>
      <w:r>
        <w:rPr>
          <w:rFonts w:asciiTheme="majorHAnsi" w:hAnsiTheme="majorHAnsi" w:cstheme="majorHAnsi"/>
        </w:rPr>
        <w:t xml:space="preserve">“Forecastable ecosystem attributes are ones </w:t>
      </w:r>
      <w:r w:rsidRPr="00D70698">
        <w:rPr>
          <w:rFonts w:asciiTheme="majorHAnsi" w:hAnsiTheme="majorHAnsi" w:cstheme="majorHAnsi"/>
        </w:rPr>
        <w:t>for which uncertainty can be reduced to the point where a forecast reports a useful amount of information.</w:t>
      </w:r>
      <w:r>
        <w:rPr>
          <w:rFonts w:asciiTheme="majorHAnsi" w:hAnsiTheme="majorHAnsi" w:cstheme="majorHAnsi"/>
        </w:rPr>
        <w:t xml:space="preserve">” Clark et al </w:t>
      </w:r>
      <w:r w:rsidR="00BD2144">
        <w:rPr>
          <w:rFonts w:asciiTheme="majorHAnsi" w:hAnsiTheme="majorHAnsi" w:cstheme="majorHAnsi"/>
        </w:rPr>
        <w:t>2001</w:t>
      </w:r>
    </w:p>
    <w:p w14:paraId="416C640B" w14:textId="77777777" w:rsidR="00BD2144" w:rsidRDefault="00BD2144" w:rsidP="00BD2144">
      <w:pPr>
        <w:pStyle w:val="ListParagraph"/>
        <w:numPr>
          <w:ilvl w:val="2"/>
          <w:numId w:val="8"/>
        </w:numPr>
        <w:rPr>
          <w:rFonts w:asciiTheme="majorHAnsi" w:hAnsiTheme="majorHAnsi" w:cstheme="majorHAnsi"/>
        </w:rPr>
      </w:pPr>
      <w:r>
        <w:rPr>
          <w:rFonts w:asciiTheme="majorHAnsi" w:hAnsiTheme="majorHAnsi" w:cstheme="majorHAnsi"/>
        </w:rPr>
        <w:t>Too much uncertainty means not easily forecastable</w:t>
      </w:r>
    </w:p>
    <w:p w14:paraId="7646CF09" w14:textId="77777777" w:rsidR="00BD2144" w:rsidRDefault="00BD2144" w:rsidP="00BD2144">
      <w:pPr>
        <w:pStyle w:val="ListParagraph"/>
        <w:numPr>
          <w:ilvl w:val="2"/>
          <w:numId w:val="8"/>
        </w:numPr>
        <w:rPr>
          <w:rFonts w:asciiTheme="majorHAnsi" w:hAnsiTheme="majorHAnsi" w:cstheme="majorHAnsi"/>
        </w:rPr>
      </w:pPr>
      <w:r>
        <w:rPr>
          <w:rFonts w:asciiTheme="majorHAnsi" w:hAnsiTheme="majorHAnsi" w:cstheme="majorHAnsi"/>
        </w:rPr>
        <w:t xml:space="preserve">“strong nonlinearity and stochasticity” </w:t>
      </w:r>
      <w:proofErr w:type="spellStart"/>
      <w:r>
        <w:rPr>
          <w:rFonts w:asciiTheme="majorHAnsi" w:hAnsiTheme="majorHAnsi" w:cstheme="majorHAnsi"/>
        </w:rPr>
        <w:t>clark</w:t>
      </w:r>
      <w:proofErr w:type="spellEnd"/>
    </w:p>
    <w:p w14:paraId="158192B2" w14:textId="77777777" w:rsidR="006C387A" w:rsidRDefault="00BD2144" w:rsidP="00FB7532">
      <w:pPr>
        <w:pStyle w:val="ListParagraph"/>
        <w:numPr>
          <w:ilvl w:val="0"/>
          <w:numId w:val="8"/>
        </w:numPr>
        <w:rPr>
          <w:rFonts w:asciiTheme="majorHAnsi" w:hAnsiTheme="majorHAnsi" w:cstheme="majorHAnsi"/>
        </w:rPr>
      </w:pPr>
      <w:r>
        <w:rPr>
          <w:rFonts w:asciiTheme="majorHAnsi" w:hAnsiTheme="majorHAnsi" w:cstheme="majorHAnsi"/>
        </w:rPr>
        <w:t>Current state of ecological forecasting: mini-lit review</w:t>
      </w:r>
    </w:p>
    <w:p w14:paraId="26E5650C" w14:textId="77777777" w:rsidR="00BD2144" w:rsidRDefault="00BD2144" w:rsidP="00BD2144">
      <w:pPr>
        <w:pStyle w:val="ListParagraph"/>
        <w:numPr>
          <w:ilvl w:val="1"/>
          <w:numId w:val="8"/>
        </w:numPr>
        <w:rPr>
          <w:rFonts w:asciiTheme="majorHAnsi" w:hAnsiTheme="majorHAnsi" w:cstheme="majorHAnsi"/>
        </w:rPr>
      </w:pPr>
      <w:r>
        <w:rPr>
          <w:rFonts w:asciiTheme="majorHAnsi" w:hAnsiTheme="majorHAnsi" w:cstheme="majorHAnsi"/>
        </w:rPr>
        <w:t xml:space="preserve">Estes et al 2013: empirical does better than mechanistic at </w:t>
      </w:r>
      <w:r w:rsidR="00D90E96">
        <w:rPr>
          <w:rFonts w:asciiTheme="majorHAnsi" w:hAnsiTheme="majorHAnsi" w:cstheme="majorHAnsi"/>
        </w:rPr>
        <w:t>predicting observed productivity and suitability of crops in south Africa</w:t>
      </w:r>
    </w:p>
    <w:p w14:paraId="4962418B" w14:textId="77777777" w:rsidR="00D90E96" w:rsidRDefault="00D90E96" w:rsidP="00BD2144">
      <w:pPr>
        <w:pStyle w:val="ListParagraph"/>
        <w:numPr>
          <w:ilvl w:val="1"/>
          <w:numId w:val="8"/>
        </w:numPr>
        <w:rPr>
          <w:rFonts w:asciiTheme="majorHAnsi" w:hAnsiTheme="majorHAnsi" w:cstheme="majorHAnsi"/>
        </w:rPr>
      </w:pPr>
      <w:proofErr w:type="spellStart"/>
      <w:r>
        <w:rPr>
          <w:rFonts w:asciiTheme="majorHAnsi" w:hAnsiTheme="majorHAnsi" w:cstheme="majorHAnsi"/>
        </w:rPr>
        <w:t>Lindegren</w:t>
      </w:r>
      <w:proofErr w:type="spellEnd"/>
      <w:r>
        <w:rPr>
          <w:rFonts w:asciiTheme="majorHAnsi" w:hAnsiTheme="majorHAnsi" w:cstheme="majorHAnsi"/>
        </w:rPr>
        <w:t xml:space="preserve"> 2013: process-based models to forecast Baltic cod</w:t>
      </w:r>
    </w:p>
    <w:p w14:paraId="59795693" w14:textId="77777777" w:rsidR="00D90E96" w:rsidRDefault="00D90E96" w:rsidP="00BD2144">
      <w:pPr>
        <w:pStyle w:val="ListParagraph"/>
        <w:numPr>
          <w:ilvl w:val="1"/>
          <w:numId w:val="8"/>
        </w:numPr>
        <w:rPr>
          <w:rFonts w:asciiTheme="majorHAnsi" w:hAnsiTheme="majorHAnsi" w:cstheme="majorHAnsi"/>
        </w:rPr>
      </w:pPr>
      <w:r>
        <w:rPr>
          <w:rFonts w:asciiTheme="majorHAnsi" w:hAnsiTheme="majorHAnsi" w:cstheme="majorHAnsi"/>
        </w:rPr>
        <w:t>Coulibaly 2000: uses empirical (artificial neural network) method to forecast reservoir inflows</w:t>
      </w:r>
      <w:r w:rsidR="00E33697">
        <w:rPr>
          <w:rFonts w:asciiTheme="majorHAnsi" w:hAnsiTheme="majorHAnsi" w:cstheme="majorHAnsi"/>
        </w:rPr>
        <w:t>—not exactly an “ecological” forecast, more of a physical one</w:t>
      </w:r>
    </w:p>
    <w:p w14:paraId="1EFB2084" w14:textId="77777777" w:rsidR="00E33697" w:rsidRDefault="00E33697" w:rsidP="00BD2144">
      <w:pPr>
        <w:pStyle w:val="ListParagraph"/>
        <w:numPr>
          <w:ilvl w:val="1"/>
          <w:numId w:val="8"/>
        </w:numPr>
        <w:rPr>
          <w:rFonts w:asciiTheme="majorHAnsi" w:hAnsiTheme="majorHAnsi" w:cstheme="majorHAnsi"/>
        </w:rPr>
      </w:pPr>
      <w:proofErr w:type="spellStart"/>
      <w:r>
        <w:rPr>
          <w:rFonts w:asciiTheme="majorHAnsi" w:hAnsiTheme="majorHAnsi" w:cstheme="majorHAnsi"/>
        </w:rPr>
        <w:t>Fenocci</w:t>
      </w:r>
      <w:proofErr w:type="spellEnd"/>
      <w:r>
        <w:rPr>
          <w:rFonts w:asciiTheme="majorHAnsi" w:hAnsiTheme="majorHAnsi" w:cstheme="majorHAnsi"/>
        </w:rPr>
        <w:t xml:space="preserve"> et al 2019: use process-based (GLM) to hindcast </w:t>
      </w:r>
      <w:r w:rsidR="006A3761">
        <w:rPr>
          <w:rFonts w:asciiTheme="majorHAnsi" w:hAnsiTheme="majorHAnsi" w:cstheme="majorHAnsi"/>
        </w:rPr>
        <w:t xml:space="preserve">+validate </w:t>
      </w:r>
      <w:proofErr w:type="spellStart"/>
      <w:r>
        <w:rPr>
          <w:rFonts w:asciiTheme="majorHAnsi" w:hAnsiTheme="majorHAnsi" w:cstheme="majorHAnsi"/>
        </w:rPr>
        <w:t>phytos</w:t>
      </w:r>
      <w:proofErr w:type="spellEnd"/>
      <w:r>
        <w:rPr>
          <w:rFonts w:asciiTheme="majorHAnsi" w:hAnsiTheme="majorHAnsi" w:cstheme="majorHAnsi"/>
        </w:rPr>
        <w:t xml:space="preserve"> in large lake</w:t>
      </w:r>
    </w:p>
    <w:p w14:paraId="231B3D00" w14:textId="15E1EF62" w:rsidR="00E33697" w:rsidRDefault="00E33697" w:rsidP="00E33697">
      <w:pPr>
        <w:pStyle w:val="ListParagraph"/>
        <w:numPr>
          <w:ilvl w:val="2"/>
          <w:numId w:val="8"/>
        </w:numPr>
        <w:rPr>
          <w:rFonts w:asciiTheme="majorHAnsi" w:hAnsiTheme="majorHAnsi" w:cstheme="majorHAnsi"/>
        </w:rPr>
      </w:pPr>
      <w:r>
        <w:rPr>
          <w:rFonts w:asciiTheme="majorHAnsi" w:hAnsiTheme="majorHAnsi" w:cstheme="majorHAnsi"/>
        </w:rPr>
        <w:t>Table 1 includes more studies</w:t>
      </w:r>
    </w:p>
    <w:p w14:paraId="17A94298" w14:textId="2BC2B1FE" w:rsidR="00491707" w:rsidRDefault="00491707" w:rsidP="00491707">
      <w:pPr>
        <w:pStyle w:val="ListParagraph"/>
        <w:numPr>
          <w:ilvl w:val="1"/>
          <w:numId w:val="8"/>
        </w:numPr>
        <w:rPr>
          <w:rFonts w:asciiTheme="majorHAnsi" w:hAnsiTheme="majorHAnsi" w:cstheme="majorHAnsi"/>
        </w:rPr>
      </w:pPr>
      <w:proofErr w:type="spellStart"/>
      <w:r>
        <w:rPr>
          <w:rFonts w:asciiTheme="majorHAnsi" w:hAnsiTheme="majorHAnsi" w:cstheme="majorHAnsi"/>
        </w:rPr>
        <w:t>Thuiller</w:t>
      </w:r>
      <w:proofErr w:type="spellEnd"/>
      <w:r>
        <w:rPr>
          <w:rFonts w:asciiTheme="majorHAnsi" w:hAnsiTheme="majorHAnsi" w:cstheme="majorHAnsi"/>
        </w:rPr>
        <w:t xml:space="preserve"> et al 2004: uses GAM for projections of species distributions</w:t>
      </w:r>
    </w:p>
    <w:p w14:paraId="673320DB" w14:textId="7D429437" w:rsidR="0045461B" w:rsidRDefault="007F6A38" w:rsidP="00491707">
      <w:pPr>
        <w:pStyle w:val="ListParagraph"/>
        <w:numPr>
          <w:ilvl w:val="1"/>
          <w:numId w:val="8"/>
        </w:numPr>
        <w:rPr>
          <w:rFonts w:asciiTheme="majorHAnsi" w:hAnsiTheme="majorHAnsi" w:cstheme="majorHAnsi"/>
        </w:rPr>
      </w:pPr>
      <w:r>
        <w:rPr>
          <w:rFonts w:asciiTheme="majorHAnsi" w:hAnsiTheme="majorHAnsi" w:cstheme="majorHAnsi"/>
        </w:rPr>
        <w:t xml:space="preserve">Araujo, </w:t>
      </w:r>
      <w:proofErr w:type="spellStart"/>
      <w:r>
        <w:rPr>
          <w:rFonts w:asciiTheme="majorHAnsi" w:hAnsiTheme="majorHAnsi" w:cstheme="majorHAnsi"/>
        </w:rPr>
        <w:t>Thuiller</w:t>
      </w:r>
      <w:proofErr w:type="spellEnd"/>
      <w:r>
        <w:rPr>
          <w:rFonts w:asciiTheme="majorHAnsi" w:hAnsiTheme="majorHAnsi" w:cstheme="majorHAnsi"/>
        </w:rPr>
        <w:t>, and Pearson 2006</w:t>
      </w:r>
      <w:r w:rsidR="0045461B">
        <w:rPr>
          <w:rFonts w:asciiTheme="majorHAnsi" w:hAnsiTheme="majorHAnsi" w:cstheme="majorHAnsi"/>
        </w:rPr>
        <w:t>: uses multiple empirical model approaches to develop species distributions (70% of data for calibration, 30% for validation) and then develops projections using climate scenarios</w:t>
      </w:r>
    </w:p>
    <w:p w14:paraId="58B5482F" w14:textId="7227DC49" w:rsidR="00F50B95" w:rsidRDefault="00F50B95" w:rsidP="00491707">
      <w:pPr>
        <w:pStyle w:val="ListParagraph"/>
        <w:numPr>
          <w:ilvl w:val="1"/>
          <w:numId w:val="8"/>
        </w:numPr>
        <w:rPr>
          <w:rFonts w:asciiTheme="majorHAnsi" w:hAnsiTheme="majorHAnsi" w:cstheme="majorHAnsi"/>
        </w:rPr>
      </w:pPr>
      <w:r>
        <w:rPr>
          <w:rFonts w:asciiTheme="majorHAnsi" w:hAnsiTheme="majorHAnsi" w:cstheme="majorHAnsi"/>
        </w:rPr>
        <w:t xml:space="preserve">White and </w:t>
      </w:r>
      <w:proofErr w:type="spellStart"/>
      <w:r>
        <w:rPr>
          <w:rFonts w:asciiTheme="majorHAnsi" w:hAnsiTheme="majorHAnsi" w:cstheme="majorHAnsi"/>
        </w:rPr>
        <w:t>Nemani</w:t>
      </w:r>
      <w:proofErr w:type="spellEnd"/>
      <w:r>
        <w:rPr>
          <w:rFonts w:asciiTheme="majorHAnsi" w:hAnsiTheme="majorHAnsi" w:cstheme="majorHAnsi"/>
        </w:rPr>
        <w:t xml:space="preserve"> 2004: mechanistic model framework to forecast soil ecology</w:t>
      </w:r>
    </w:p>
    <w:p w14:paraId="4B03BA18" w14:textId="01C409B6" w:rsidR="000E6E72" w:rsidRDefault="000E6E72" w:rsidP="00491707">
      <w:pPr>
        <w:pStyle w:val="ListParagraph"/>
        <w:numPr>
          <w:ilvl w:val="1"/>
          <w:numId w:val="8"/>
        </w:numPr>
        <w:rPr>
          <w:rFonts w:asciiTheme="majorHAnsi" w:hAnsiTheme="majorHAnsi" w:cstheme="majorHAnsi"/>
        </w:rPr>
      </w:pPr>
      <w:r>
        <w:rPr>
          <w:rFonts w:asciiTheme="majorHAnsi" w:hAnsiTheme="majorHAnsi" w:cstheme="majorHAnsi"/>
        </w:rPr>
        <w:t>Araujo et al 2005</w:t>
      </w:r>
      <w:r w:rsidR="007F6A38">
        <w:rPr>
          <w:rFonts w:asciiTheme="majorHAnsi" w:hAnsiTheme="majorHAnsi" w:cstheme="majorHAnsi"/>
        </w:rPr>
        <w:t xml:space="preserve"> (Reducing uncertainty…)</w:t>
      </w:r>
      <w:r>
        <w:rPr>
          <w:rFonts w:asciiTheme="majorHAnsi" w:hAnsiTheme="majorHAnsi" w:cstheme="majorHAnsi"/>
        </w:rPr>
        <w:t>: uses multiple empirical model approaches to model species ranges and compares to observed and makes projections</w:t>
      </w:r>
    </w:p>
    <w:p w14:paraId="1AFC5248" w14:textId="07B0573B" w:rsidR="007F6A38" w:rsidRDefault="007F6A38" w:rsidP="00491707">
      <w:pPr>
        <w:pStyle w:val="ListParagraph"/>
        <w:numPr>
          <w:ilvl w:val="1"/>
          <w:numId w:val="8"/>
        </w:numPr>
        <w:rPr>
          <w:rFonts w:asciiTheme="majorHAnsi" w:hAnsiTheme="majorHAnsi" w:cstheme="majorHAnsi"/>
        </w:rPr>
      </w:pPr>
      <w:r>
        <w:rPr>
          <w:rFonts w:asciiTheme="majorHAnsi" w:hAnsiTheme="majorHAnsi" w:cstheme="majorHAnsi"/>
        </w:rPr>
        <w:lastRenderedPageBreak/>
        <w:t xml:space="preserve">Araujo et al 2005 (validation of </w:t>
      </w:r>
      <w:proofErr w:type="spellStart"/>
      <w:r>
        <w:rPr>
          <w:rFonts w:asciiTheme="majorHAnsi" w:hAnsiTheme="majorHAnsi" w:cstheme="majorHAnsi"/>
        </w:rPr>
        <w:t>speces</w:t>
      </w:r>
      <w:proofErr w:type="spellEnd"/>
      <w:r>
        <w:rPr>
          <w:rFonts w:asciiTheme="majorHAnsi" w:hAnsiTheme="majorHAnsi" w:cstheme="majorHAnsi"/>
        </w:rPr>
        <w:t xml:space="preserve">-climate impact </w:t>
      </w:r>
      <w:proofErr w:type="spellStart"/>
      <w:r>
        <w:rPr>
          <w:rFonts w:asciiTheme="majorHAnsi" w:hAnsiTheme="majorHAnsi" w:cstheme="majorHAnsi"/>
        </w:rPr>
        <w:t>modesl</w:t>
      </w:r>
      <w:proofErr w:type="spellEnd"/>
      <w:r>
        <w:rPr>
          <w:rFonts w:asciiTheme="majorHAnsi" w:hAnsiTheme="majorHAnsi" w:cstheme="majorHAnsi"/>
        </w:rPr>
        <w:t>…): discusses different validation techniques for empirical models on species distribution projections</w:t>
      </w:r>
    </w:p>
    <w:p w14:paraId="4DF981AF" w14:textId="14E7D9BF" w:rsidR="000E6E72" w:rsidRDefault="000E6E72" w:rsidP="00491707">
      <w:pPr>
        <w:pStyle w:val="ListParagraph"/>
        <w:numPr>
          <w:ilvl w:val="1"/>
          <w:numId w:val="8"/>
        </w:numPr>
        <w:rPr>
          <w:rFonts w:asciiTheme="majorHAnsi" w:hAnsiTheme="majorHAnsi" w:cstheme="majorHAnsi"/>
        </w:rPr>
      </w:pPr>
      <w:r>
        <w:rPr>
          <w:rFonts w:asciiTheme="majorHAnsi" w:hAnsiTheme="majorHAnsi" w:cstheme="majorHAnsi"/>
        </w:rPr>
        <w:t>Martinez-Meyer et al 2004:</w:t>
      </w:r>
      <w:r w:rsidR="007F6A38">
        <w:rPr>
          <w:rFonts w:asciiTheme="majorHAnsi" w:hAnsiTheme="majorHAnsi" w:cstheme="majorHAnsi"/>
        </w:rPr>
        <w:t xml:space="preserve"> empirical models for current species niches and validation on past data</w:t>
      </w:r>
    </w:p>
    <w:p w14:paraId="19702F65" w14:textId="0D41CCB4" w:rsidR="00EA7D48" w:rsidRDefault="00EA7D48" w:rsidP="00EA7D48">
      <w:pPr>
        <w:pStyle w:val="ListParagraph"/>
        <w:numPr>
          <w:ilvl w:val="1"/>
          <w:numId w:val="8"/>
        </w:numPr>
        <w:rPr>
          <w:rFonts w:asciiTheme="majorHAnsi" w:hAnsiTheme="majorHAnsi" w:cstheme="majorHAnsi"/>
        </w:rPr>
      </w:pPr>
      <w:r>
        <w:rPr>
          <w:rFonts w:asciiTheme="majorHAnsi" w:hAnsiTheme="majorHAnsi" w:cstheme="majorHAnsi"/>
        </w:rPr>
        <w:t xml:space="preserve">Case studies in </w:t>
      </w:r>
      <w:proofErr w:type="spellStart"/>
      <w:r>
        <w:rPr>
          <w:rFonts w:asciiTheme="majorHAnsi" w:hAnsiTheme="majorHAnsi" w:cstheme="majorHAnsi"/>
        </w:rPr>
        <w:t>Dietze</w:t>
      </w:r>
      <w:proofErr w:type="spellEnd"/>
      <w:r>
        <w:rPr>
          <w:rFonts w:asciiTheme="majorHAnsi" w:hAnsiTheme="majorHAnsi" w:cstheme="majorHAnsi"/>
        </w:rPr>
        <w:t>???</w:t>
      </w:r>
    </w:p>
    <w:p w14:paraId="66FFE2B1" w14:textId="77777777" w:rsidR="00EC71CE" w:rsidRDefault="00EC71CE" w:rsidP="006C387A">
      <w:pPr>
        <w:pStyle w:val="ListParagraph"/>
        <w:numPr>
          <w:ilvl w:val="1"/>
          <w:numId w:val="8"/>
        </w:numPr>
        <w:rPr>
          <w:ins w:id="8" w:author="Cayelan C. Carey" w:date="2019-03-05T11:46:00Z"/>
          <w:rFonts w:asciiTheme="majorHAnsi" w:hAnsiTheme="majorHAnsi" w:cstheme="majorHAnsi"/>
        </w:rPr>
        <w:pPrChange w:id="9" w:author="Whitney Woelmer" w:date="2019-03-06T10:22:00Z">
          <w:pPr>
            <w:pStyle w:val="ListParagraph"/>
            <w:numPr>
              <w:numId w:val="8"/>
            </w:numPr>
            <w:ind w:hanging="360"/>
          </w:pPr>
        </w:pPrChange>
      </w:pPr>
      <w:ins w:id="10" w:author="Cayelan C. Carey" w:date="2019-03-05T11:43:00Z">
        <w:r>
          <w:rPr>
            <w:rFonts w:asciiTheme="majorHAnsi" w:hAnsiTheme="majorHAnsi" w:cstheme="majorHAnsi"/>
          </w:rPr>
          <w:t>Maybe before getting into approaches, start off with the state of where we are</w:t>
        </w:r>
      </w:ins>
      <w:ins w:id="11" w:author="Cayelan C. Carey" w:date="2019-03-05T11:44:00Z">
        <w:r>
          <w:rPr>
            <w:rFonts w:asciiTheme="majorHAnsi" w:hAnsiTheme="majorHAnsi" w:cstheme="majorHAnsi"/>
          </w:rPr>
          <w:t xml:space="preserve"> in the forecasting community</w:t>
        </w:r>
      </w:ins>
      <w:ins w:id="12" w:author="Cayelan C. Carey" w:date="2019-03-05T11:43:00Z">
        <w:r>
          <w:rPr>
            <w:rFonts w:asciiTheme="majorHAnsi" w:hAnsiTheme="majorHAnsi" w:cstheme="majorHAnsi"/>
          </w:rPr>
          <w:t xml:space="preserve">- could you skim a few different forecasting studies and see what the researchers are using- empirical </w:t>
        </w:r>
      </w:ins>
      <w:ins w:id="13" w:author="Cayelan C. Carey" w:date="2019-03-05T11:44:00Z">
        <w:r>
          <w:rPr>
            <w:rFonts w:asciiTheme="majorHAnsi" w:hAnsiTheme="majorHAnsi" w:cstheme="majorHAnsi"/>
          </w:rPr>
          <w:t xml:space="preserve">statistical models </w:t>
        </w:r>
      </w:ins>
      <w:ins w:id="14" w:author="Cayelan C. Carey" w:date="2019-03-05T11:43:00Z">
        <w:r>
          <w:rPr>
            <w:rFonts w:asciiTheme="majorHAnsi" w:hAnsiTheme="majorHAnsi" w:cstheme="majorHAnsi"/>
          </w:rPr>
          <w:t>vs process-based models?</w:t>
        </w:r>
      </w:ins>
      <w:ins w:id="15" w:author="Cayelan C. Carey" w:date="2019-03-05T11:44:00Z">
        <w:r>
          <w:rPr>
            <w:rFonts w:asciiTheme="majorHAnsi" w:hAnsiTheme="majorHAnsi" w:cstheme="majorHAnsi"/>
          </w:rPr>
          <w:t xml:space="preserve"> It would be super cool if you could add in a mini-lit </w:t>
        </w:r>
      </w:ins>
      <w:ins w:id="16" w:author="Cayelan C. Carey" w:date="2019-03-05T11:45:00Z">
        <w:r>
          <w:rPr>
            <w:rFonts w:asciiTheme="majorHAnsi" w:hAnsiTheme="majorHAnsi" w:cstheme="majorHAnsi"/>
          </w:rPr>
          <w:t xml:space="preserve">review </w:t>
        </w:r>
        <w:commentRangeStart w:id="17"/>
        <w:r>
          <w:rPr>
            <w:rFonts w:asciiTheme="majorHAnsi" w:hAnsiTheme="majorHAnsi" w:cstheme="majorHAnsi"/>
          </w:rPr>
          <w:t xml:space="preserve">of “true” forecasting </w:t>
        </w:r>
      </w:ins>
      <w:commentRangeEnd w:id="17"/>
      <w:r w:rsidR="00E33697">
        <w:rPr>
          <w:rStyle w:val="CommentReference"/>
        </w:rPr>
        <w:commentReference w:id="17"/>
      </w:r>
      <w:ins w:id="18" w:author="Cayelan C. Carey" w:date="2019-03-05T11:45:00Z">
        <w:r>
          <w:rPr>
            <w:rFonts w:asciiTheme="majorHAnsi" w:hAnsiTheme="majorHAnsi" w:cstheme="majorHAnsi"/>
          </w:rPr>
          <w:t xml:space="preserve">studies and be able to say something like, “85% of all (n=20) forecasting studies are using process-based models; 100% of freshwater studies (n=8) are using </w:t>
        </w:r>
      </w:ins>
      <w:ins w:id="19" w:author="Cayelan C. Carey" w:date="2019-03-05T11:46:00Z">
        <w:r>
          <w:rPr>
            <w:rFonts w:asciiTheme="majorHAnsi" w:hAnsiTheme="majorHAnsi" w:cstheme="majorHAnsi"/>
          </w:rPr>
          <w:t xml:space="preserve">process-based models” </w:t>
        </w:r>
      </w:ins>
    </w:p>
    <w:p w14:paraId="01A89B43" w14:textId="77777777" w:rsidR="00FB7532" w:rsidRDefault="006C387A" w:rsidP="00FB7532">
      <w:pPr>
        <w:pStyle w:val="ListParagraph"/>
        <w:numPr>
          <w:ilvl w:val="0"/>
          <w:numId w:val="8"/>
        </w:numPr>
        <w:rPr>
          <w:rFonts w:asciiTheme="majorHAnsi" w:hAnsiTheme="majorHAnsi" w:cstheme="majorHAnsi"/>
        </w:rPr>
      </w:pPr>
      <w:r>
        <w:rPr>
          <w:rFonts w:asciiTheme="majorHAnsi" w:hAnsiTheme="majorHAnsi" w:cstheme="majorHAnsi"/>
        </w:rPr>
        <w:t>Forecasting approaches</w:t>
      </w:r>
    </w:p>
    <w:p w14:paraId="3C590F97" w14:textId="77777777" w:rsidR="00D90E96" w:rsidRDefault="00D90E96" w:rsidP="00FB7532">
      <w:pPr>
        <w:pStyle w:val="ListParagraph"/>
        <w:numPr>
          <w:ilvl w:val="1"/>
          <w:numId w:val="8"/>
        </w:numPr>
        <w:rPr>
          <w:rFonts w:asciiTheme="majorHAnsi" w:hAnsiTheme="majorHAnsi" w:cstheme="majorHAnsi"/>
        </w:rPr>
      </w:pPr>
      <w:r>
        <w:rPr>
          <w:rFonts w:asciiTheme="majorHAnsi" w:hAnsiTheme="majorHAnsi" w:cstheme="majorHAnsi"/>
        </w:rPr>
        <w:t>Table 3 of Nilsson et al 2010 discusses different approaches</w:t>
      </w:r>
    </w:p>
    <w:p w14:paraId="3FB7DAD0" w14:textId="77777777" w:rsidR="00D90E96" w:rsidRDefault="00D90E96" w:rsidP="00FB7532">
      <w:pPr>
        <w:pStyle w:val="ListParagraph"/>
        <w:numPr>
          <w:ilvl w:val="1"/>
          <w:numId w:val="8"/>
        </w:numPr>
        <w:rPr>
          <w:rFonts w:asciiTheme="majorHAnsi" w:hAnsiTheme="majorHAnsi" w:cstheme="majorHAnsi"/>
        </w:rPr>
      </w:pPr>
      <w:proofErr w:type="spellStart"/>
      <w:r>
        <w:rPr>
          <w:rFonts w:asciiTheme="majorHAnsi" w:hAnsiTheme="majorHAnsi" w:cstheme="majorHAnsi"/>
        </w:rPr>
        <w:t>Ratstetter</w:t>
      </w:r>
      <w:proofErr w:type="spellEnd"/>
      <w:r>
        <w:rPr>
          <w:rFonts w:asciiTheme="majorHAnsi" w:hAnsiTheme="majorHAnsi" w:cstheme="majorHAnsi"/>
        </w:rPr>
        <w:t xml:space="preserve"> 2017</w:t>
      </w:r>
    </w:p>
    <w:p w14:paraId="0B524365" w14:textId="77777777"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Empirical</w:t>
      </w:r>
    </w:p>
    <w:p w14:paraId="6DF02765" w14:textId="77777777"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Process-</w:t>
      </w:r>
      <w:commentRangeStart w:id="20"/>
      <w:r>
        <w:rPr>
          <w:rFonts w:asciiTheme="majorHAnsi" w:hAnsiTheme="majorHAnsi" w:cstheme="majorHAnsi"/>
        </w:rPr>
        <w:t>based</w:t>
      </w:r>
      <w:commentRangeEnd w:id="20"/>
      <w:r w:rsidR="00EC71CE">
        <w:rPr>
          <w:rStyle w:val="CommentReference"/>
        </w:rPr>
        <w:commentReference w:id="20"/>
      </w:r>
    </w:p>
    <w:p w14:paraId="31244641" w14:textId="77777777"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 xml:space="preserve">Weighted model averaging </w:t>
      </w:r>
      <w:proofErr w:type="gramStart"/>
      <w:r>
        <w:rPr>
          <w:rFonts w:asciiTheme="majorHAnsi" w:hAnsiTheme="majorHAnsi" w:cstheme="majorHAnsi"/>
        </w:rPr>
        <w:t>as a way to</w:t>
      </w:r>
      <w:proofErr w:type="gramEnd"/>
      <w:r>
        <w:rPr>
          <w:rFonts w:asciiTheme="majorHAnsi" w:hAnsiTheme="majorHAnsi" w:cstheme="majorHAnsi"/>
        </w:rPr>
        <w:t xml:space="preserve"> incorporate strengths of multiple models</w:t>
      </w:r>
    </w:p>
    <w:p w14:paraId="57A7E921" w14:textId="77777777"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FLARE framework</w:t>
      </w:r>
    </w:p>
    <w:p w14:paraId="5FA775B2" w14:textId="7C7F8ECC" w:rsidR="00FB7532" w:rsidRDefault="00FB7532" w:rsidP="00FB7532">
      <w:pPr>
        <w:pStyle w:val="ListParagraph"/>
        <w:numPr>
          <w:ilvl w:val="0"/>
          <w:numId w:val="8"/>
        </w:numPr>
        <w:rPr>
          <w:rFonts w:asciiTheme="majorHAnsi" w:hAnsiTheme="majorHAnsi" w:cstheme="majorHAnsi"/>
        </w:rPr>
      </w:pPr>
      <w:commentRangeStart w:id="21"/>
      <w:r>
        <w:rPr>
          <w:rFonts w:asciiTheme="majorHAnsi" w:hAnsiTheme="majorHAnsi" w:cstheme="majorHAnsi"/>
        </w:rPr>
        <w:t>Objectives of my work</w:t>
      </w:r>
      <w:commentRangeEnd w:id="21"/>
      <w:r w:rsidR="00B00AD5">
        <w:rPr>
          <w:rStyle w:val="CommentReference"/>
        </w:rPr>
        <w:commentReference w:id="21"/>
      </w:r>
    </w:p>
    <w:p w14:paraId="4496271D" w14:textId="11E1F452" w:rsidR="00BA5D71" w:rsidRDefault="00BA5D71" w:rsidP="00BA5D71">
      <w:pPr>
        <w:pStyle w:val="ListParagraph"/>
        <w:numPr>
          <w:ilvl w:val="1"/>
          <w:numId w:val="8"/>
        </w:numPr>
        <w:rPr>
          <w:rFonts w:asciiTheme="majorHAnsi" w:hAnsiTheme="majorHAnsi" w:cstheme="majorHAnsi"/>
        </w:rPr>
      </w:pPr>
      <w:r>
        <w:rPr>
          <w:rFonts w:asciiTheme="majorHAnsi" w:hAnsiTheme="majorHAnsi" w:cstheme="majorHAnsi"/>
        </w:rPr>
        <w:t>Question 1: How effective is an empirical and a process-based model at hindcasting and forecasting near-term chlorophyll-a?</w:t>
      </w:r>
    </w:p>
    <w:p w14:paraId="52D9926A" w14:textId="77777777" w:rsidR="00BA5D71" w:rsidRPr="00FB7532" w:rsidRDefault="00BA5D71" w:rsidP="00BA5D71">
      <w:pPr>
        <w:pStyle w:val="ListParagraph"/>
        <w:numPr>
          <w:ilvl w:val="1"/>
          <w:numId w:val="8"/>
        </w:numPr>
        <w:rPr>
          <w:rFonts w:asciiTheme="majorHAnsi" w:hAnsiTheme="majorHAnsi" w:cstheme="majorHAnsi"/>
        </w:rPr>
      </w:pPr>
      <w:bookmarkStart w:id="22" w:name="_GoBack"/>
      <w:bookmarkEnd w:id="22"/>
    </w:p>
    <w:p w14:paraId="365B1E48" w14:textId="77777777" w:rsidR="008E2132" w:rsidRPr="00F43434" w:rsidRDefault="008E2132" w:rsidP="008E2132">
      <w:pPr>
        <w:spacing w:after="0" w:line="240" w:lineRule="auto"/>
        <w:rPr>
          <w:rFonts w:asciiTheme="majorHAnsi" w:hAnsiTheme="majorHAnsi" w:cstheme="majorHAnsi"/>
          <w:b/>
          <w:u w:val="single"/>
        </w:rPr>
      </w:pPr>
      <w:commentRangeStart w:id="23"/>
      <w:r w:rsidRPr="00F43434">
        <w:rPr>
          <w:rFonts w:asciiTheme="majorHAnsi" w:hAnsiTheme="majorHAnsi" w:cstheme="majorHAnsi"/>
        </w:rPr>
        <w:t>Lakes and reservoirs provide a suite of critical ecosystem services, including recreation, food production, and drinking water</w:t>
      </w:r>
      <w:r w:rsidRPr="00F43434">
        <w:rPr>
          <w:rFonts w:asciiTheme="majorHAnsi" w:hAnsiTheme="majorHAnsi" w:cstheme="majorHAnsi"/>
          <w:vertAlign w:val="superscript"/>
        </w:rPr>
        <w:t>1</w:t>
      </w:r>
      <w:r w:rsidRPr="00F43434">
        <w:rPr>
          <w:rFonts w:asciiTheme="majorHAnsi" w:hAnsiTheme="majorHAnsi" w:cstheme="majorHAnsi"/>
        </w:rPr>
        <w:t>. Despite the importance of these services, fresh waters are increasingly threatened by rapidly changing land use and climate</w:t>
      </w:r>
      <w:r w:rsidRPr="00F43434">
        <w:rPr>
          <w:rFonts w:asciiTheme="majorHAnsi" w:hAnsiTheme="majorHAnsi" w:cstheme="majorHAnsi"/>
          <w:vertAlign w:val="superscript"/>
        </w:rPr>
        <w:t>2</w:t>
      </w:r>
      <w:r w:rsidRPr="00F43434">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23"/>
      <w:r w:rsidR="00D84741">
        <w:rPr>
          <w:rStyle w:val="CommentReference"/>
        </w:rPr>
        <w:commentReference w:id="23"/>
      </w:r>
      <w:r w:rsidRPr="00F43434">
        <w:rPr>
          <w:rFonts w:asciiTheme="majorHAnsi" w:hAnsiTheme="majorHAnsi" w:cstheme="majorHAnsi"/>
        </w:rPr>
        <w:t xml:space="preserve">Therefore, the ability to forecast the future state of our drinking water sources is of utmost importance to society and freshwater ecology as a discipline. </w:t>
      </w:r>
    </w:p>
    <w:p w14:paraId="60A58A38" w14:textId="77777777" w:rsidR="008E2132" w:rsidRPr="00F43434" w:rsidRDefault="008E2132">
      <w:pPr>
        <w:rPr>
          <w:rFonts w:asciiTheme="majorHAnsi" w:hAnsiTheme="majorHAnsi" w:cstheme="majorHAnsi"/>
        </w:rPr>
      </w:pPr>
      <w:r w:rsidRPr="00F43434">
        <w:rPr>
          <w:rFonts w:asciiTheme="majorHAnsi" w:hAnsiTheme="majorHAnsi" w:cstheme="majorHAnsi"/>
        </w:rPr>
        <w:t>Because the field of ecological forecasting is relatively new, there is not yet a consensus as to the best approach for predicting water quality</w:t>
      </w:r>
      <w:r w:rsidRPr="00F43434">
        <w:rPr>
          <w:rFonts w:asciiTheme="majorHAnsi" w:hAnsiTheme="majorHAnsi" w:cstheme="majorHAnsi"/>
          <w:vertAlign w:val="superscript"/>
        </w:rPr>
        <w:t>3</w:t>
      </w:r>
      <w:r w:rsidRPr="00F43434">
        <w:rPr>
          <w:rFonts w:asciiTheme="majorHAnsi" w:hAnsiTheme="majorHAnsi" w:cstheme="majorHAnsi"/>
        </w:rPr>
        <w:t>. Ecologists commonly use time series statistical models to predict future water quality based on past and current conditions (e.g., today’s phosphorus load, water temperature)</w:t>
      </w:r>
      <w:r w:rsidRPr="00F43434">
        <w:rPr>
          <w:rFonts w:asciiTheme="majorHAnsi" w:hAnsiTheme="majorHAnsi" w:cstheme="majorHAnsi"/>
          <w:vertAlign w:val="superscript"/>
        </w:rPr>
        <w:t>4</w:t>
      </w:r>
      <w:r w:rsidRPr="00F43434">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F43434">
        <w:rPr>
          <w:rFonts w:asciiTheme="majorHAnsi" w:hAnsiTheme="majorHAnsi" w:cstheme="majorHAnsi"/>
          <w:vertAlign w:val="superscript"/>
        </w:rPr>
        <w:t>5</w:t>
      </w:r>
      <w:r w:rsidRPr="00F43434">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14:paraId="49B46CEC" w14:textId="77777777" w:rsidR="008E2132" w:rsidRPr="00F43434" w:rsidRDefault="008E2132" w:rsidP="008E2132">
      <w:pPr>
        <w:spacing w:after="0" w:line="240" w:lineRule="auto"/>
        <w:ind w:firstLine="720"/>
        <w:rPr>
          <w:rFonts w:asciiTheme="majorHAnsi" w:hAnsiTheme="majorHAnsi" w:cstheme="majorHAnsi"/>
          <w:b/>
          <w:u w:val="single"/>
        </w:rPr>
      </w:pPr>
      <w:r w:rsidRPr="00F43434">
        <w:rPr>
          <w:rFonts w:asciiTheme="majorHAnsi" w:hAnsiTheme="majorHAnsi" w:cstheme="majorHAnsi"/>
        </w:rPr>
        <w:t xml:space="preserve">I propose to build on my past research studying the drivers of historical water quality to develop new methods for predicting future water quality. </w:t>
      </w:r>
      <w:commentRangeStart w:id="24"/>
      <w:r w:rsidR="00F43434">
        <w:rPr>
          <w:rFonts w:asciiTheme="majorHAnsi" w:hAnsiTheme="majorHAnsi" w:cstheme="majorHAnsi"/>
        </w:rPr>
        <w:t xml:space="preserve">My project will </w:t>
      </w:r>
      <w:r w:rsidRPr="00F43434">
        <w:rPr>
          <w:rFonts w:asciiTheme="majorHAnsi" w:hAnsiTheme="majorHAnsi" w:cstheme="majorHAnsi"/>
          <w:b/>
        </w:rPr>
        <w:t xml:space="preserve">(1) </w:t>
      </w:r>
      <w:r w:rsidR="002221A8">
        <w:rPr>
          <w:rFonts w:asciiTheme="majorHAnsi" w:hAnsiTheme="majorHAnsi" w:cstheme="majorHAnsi"/>
          <w:b/>
        </w:rPr>
        <w:t xml:space="preserve">develop hindcasts of phytoplankton </w:t>
      </w:r>
      <w:r w:rsidR="002221A8" w:rsidRPr="002221A8">
        <w:rPr>
          <w:rFonts w:asciiTheme="majorHAnsi" w:hAnsiTheme="majorHAnsi" w:cstheme="majorHAnsi"/>
        </w:rPr>
        <w:t>over 4-5 years using an ensemble model approach</w:t>
      </w:r>
      <w:r w:rsidR="002221A8">
        <w:rPr>
          <w:rFonts w:asciiTheme="majorHAnsi" w:hAnsiTheme="majorHAnsi" w:cstheme="majorHAnsi"/>
          <w:b/>
        </w:rPr>
        <w:t xml:space="preserve"> </w:t>
      </w:r>
      <w:r w:rsidRPr="00F43434">
        <w:rPr>
          <w:rFonts w:asciiTheme="majorHAnsi" w:hAnsiTheme="majorHAnsi" w:cstheme="majorHAnsi"/>
        </w:rPr>
        <w:t xml:space="preserve">in a monitored drinking water reservoir, </w:t>
      </w:r>
      <w:r w:rsidRPr="00F43434">
        <w:rPr>
          <w:rFonts w:asciiTheme="majorHAnsi" w:hAnsiTheme="majorHAnsi" w:cstheme="majorHAnsi"/>
          <w:b/>
        </w:rPr>
        <w:t>(2)</w:t>
      </w:r>
      <w:r w:rsidR="002221A8" w:rsidRPr="002221A8">
        <w:rPr>
          <w:rFonts w:asciiTheme="majorHAnsi" w:hAnsiTheme="majorHAnsi" w:cstheme="majorHAnsi"/>
        </w:rPr>
        <w:t xml:space="preserve"> </w:t>
      </w:r>
      <w:r w:rsidR="00F43434">
        <w:rPr>
          <w:rFonts w:asciiTheme="majorHAnsi" w:hAnsiTheme="majorHAnsi" w:cstheme="majorHAnsi"/>
          <w:b/>
        </w:rPr>
        <w:t xml:space="preserve">produce </w:t>
      </w:r>
      <w:r w:rsidR="00F43434">
        <w:rPr>
          <w:rFonts w:asciiTheme="majorHAnsi" w:hAnsiTheme="majorHAnsi" w:cstheme="majorHAnsi"/>
          <w:b/>
        </w:rPr>
        <w:lastRenderedPageBreak/>
        <w:t>near-term 16-day forecasts of phytoplankton</w:t>
      </w:r>
      <w:r w:rsidR="00462381">
        <w:rPr>
          <w:rFonts w:asciiTheme="majorHAnsi" w:hAnsiTheme="majorHAnsi" w:cstheme="majorHAnsi"/>
          <w:b/>
        </w:rPr>
        <w:t xml:space="preserve"> </w:t>
      </w:r>
      <w:r w:rsidR="00462381">
        <w:rPr>
          <w:rFonts w:asciiTheme="majorHAnsi" w:hAnsiTheme="majorHAnsi" w:cstheme="majorHAnsi"/>
        </w:rPr>
        <w:t>using the developed models</w:t>
      </w:r>
      <w:r w:rsidR="00F43434">
        <w:rPr>
          <w:rFonts w:asciiTheme="majorHAnsi" w:hAnsiTheme="majorHAnsi" w:cstheme="majorHAnsi"/>
          <w:b/>
        </w:rPr>
        <w:t xml:space="preserve">, </w:t>
      </w:r>
      <w:r w:rsidR="00F43434" w:rsidRPr="00F43434">
        <w:rPr>
          <w:rFonts w:asciiTheme="majorHAnsi" w:hAnsiTheme="majorHAnsi" w:cstheme="majorHAnsi"/>
        </w:rPr>
        <w:t>and</w:t>
      </w:r>
      <w:r w:rsidR="00F43434">
        <w:rPr>
          <w:rFonts w:asciiTheme="majorHAnsi" w:hAnsiTheme="majorHAnsi" w:cstheme="majorHAnsi"/>
          <w:b/>
        </w:rPr>
        <w:t xml:space="preserve"> (3) </w:t>
      </w:r>
      <w:r w:rsidRPr="00112372">
        <w:rPr>
          <w:rFonts w:asciiTheme="majorHAnsi" w:hAnsiTheme="majorHAnsi" w:cstheme="majorHAnsi"/>
          <w:b/>
        </w:rPr>
        <w:t xml:space="preserve">determine the </w:t>
      </w:r>
      <w:r w:rsidR="002221A8" w:rsidRPr="00112372">
        <w:rPr>
          <w:rFonts w:asciiTheme="majorHAnsi" w:hAnsiTheme="majorHAnsi" w:cstheme="majorHAnsi"/>
          <w:b/>
        </w:rPr>
        <w:t>most effective method for developing forecasts</w:t>
      </w:r>
      <w:r w:rsidR="002221A8">
        <w:rPr>
          <w:rFonts w:asciiTheme="majorHAnsi" w:hAnsiTheme="majorHAnsi" w:cstheme="majorHAnsi"/>
        </w:rPr>
        <w:t xml:space="preserve"> in a drinking water reservoir</w:t>
      </w:r>
      <w:r w:rsidR="00F43434">
        <w:rPr>
          <w:rFonts w:asciiTheme="majorHAnsi" w:hAnsiTheme="majorHAnsi" w:cstheme="majorHAnsi"/>
        </w:rPr>
        <w:t>.</w:t>
      </w:r>
      <w:r w:rsidRPr="00F43434">
        <w:rPr>
          <w:rFonts w:asciiTheme="majorHAnsi" w:hAnsiTheme="majorHAnsi" w:cstheme="majorHAnsi"/>
        </w:rPr>
        <w:t xml:space="preserve"> </w:t>
      </w:r>
      <w:commentRangeEnd w:id="24"/>
      <w:r w:rsidR="00B00AD5">
        <w:rPr>
          <w:rStyle w:val="CommentReference"/>
        </w:rPr>
        <w:commentReference w:id="24"/>
      </w:r>
      <w:commentRangeStart w:id="25"/>
      <w:r w:rsidRPr="00F43434">
        <w:rPr>
          <w:rFonts w:asciiTheme="majorHAnsi" w:hAnsiTheme="majorHAnsi" w:cstheme="majorHAnsi"/>
        </w:rPr>
        <w:t>My graduate research will thus</w:t>
      </w:r>
      <w:r w:rsidRPr="00F43434">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and 2) provide essential information to the research community that will guide ecological forecasting applications across many different ecosystems.  </w:t>
      </w:r>
      <w:commentRangeEnd w:id="25"/>
      <w:r w:rsidR="00B00AD5">
        <w:rPr>
          <w:rStyle w:val="CommentReference"/>
        </w:rPr>
        <w:commentReference w:id="25"/>
      </w:r>
    </w:p>
    <w:p w14:paraId="29C366C3" w14:textId="77777777" w:rsidR="00A04A63" w:rsidRDefault="00A04A63" w:rsidP="008E2132">
      <w:pPr>
        <w:spacing w:after="0" w:line="240" w:lineRule="auto"/>
        <w:rPr>
          <w:rFonts w:asciiTheme="majorHAnsi" w:hAnsiTheme="majorHAnsi" w:cstheme="majorHAnsi"/>
          <w:i/>
          <w:u w:val="single"/>
        </w:rPr>
      </w:pPr>
    </w:p>
    <w:p w14:paraId="484A1630" w14:textId="77777777" w:rsidR="00A04A63" w:rsidRDefault="00A04A63" w:rsidP="008E2132">
      <w:pPr>
        <w:spacing w:after="0" w:line="240" w:lineRule="auto"/>
        <w:rPr>
          <w:rFonts w:asciiTheme="majorHAnsi" w:hAnsiTheme="majorHAnsi" w:cstheme="majorHAnsi"/>
          <w:i/>
          <w:u w:val="single"/>
        </w:rPr>
      </w:pPr>
    </w:p>
    <w:p w14:paraId="5D4216FD" w14:textId="77777777" w:rsidR="00D84741" w:rsidRDefault="00D84741" w:rsidP="00F43434">
      <w:pPr>
        <w:spacing w:after="0" w:line="240" w:lineRule="auto"/>
        <w:rPr>
          <w:rFonts w:asciiTheme="majorHAnsi" w:hAnsiTheme="majorHAnsi" w:cstheme="majorHAnsi"/>
          <w:b/>
        </w:rPr>
      </w:pPr>
      <w:r w:rsidRPr="000E2224">
        <w:rPr>
          <w:rFonts w:asciiTheme="majorHAnsi" w:hAnsiTheme="majorHAnsi" w:cstheme="majorHAnsi"/>
          <w:b/>
          <w:sz w:val="24"/>
        </w:rPr>
        <w:t>Methods</w:t>
      </w:r>
    </w:p>
    <w:p w14:paraId="4B78C2CC" w14:textId="2FE3B2CB"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Study Site</w:t>
      </w:r>
    </w:p>
    <w:p w14:paraId="4D4ED1EA" w14:textId="48104365" w:rsidR="009E1152" w:rsidRPr="009E1152" w:rsidRDefault="009E1152" w:rsidP="009E1152">
      <w:pPr>
        <w:pStyle w:val="ListParagraph"/>
        <w:numPr>
          <w:ilvl w:val="1"/>
          <w:numId w:val="10"/>
        </w:numPr>
        <w:spacing w:after="0" w:line="240" w:lineRule="auto"/>
        <w:rPr>
          <w:rFonts w:asciiTheme="majorHAnsi" w:hAnsiTheme="majorHAnsi" w:cstheme="majorHAnsi"/>
        </w:rPr>
      </w:pPr>
      <w:r w:rsidRPr="009E1152">
        <w:rPr>
          <w:rFonts w:asciiTheme="majorHAnsi" w:hAnsiTheme="majorHAnsi" w:cstheme="majorHAnsi"/>
        </w:rPr>
        <w:t xml:space="preserve">My research will primarily focus on Falling Creek Reservoir (FCR), a small, eutrophic drinking water reservoir in Vinton, Virginia. This reservoir has been extensively monitored in collaboration </w:t>
      </w:r>
      <w:commentRangeStart w:id="26"/>
      <w:r w:rsidRPr="009E1152">
        <w:rPr>
          <w:rFonts w:asciiTheme="majorHAnsi" w:hAnsiTheme="majorHAnsi" w:cstheme="majorHAnsi"/>
        </w:rPr>
        <w:t xml:space="preserve">with the water utility that owns the reservoir, the Western Virginia Watershed Authority (WVWA) and Dr. </w:t>
      </w:r>
      <w:proofErr w:type="spellStart"/>
      <w:r w:rsidRPr="009E1152">
        <w:rPr>
          <w:rFonts w:asciiTheme="majorHAnsi" w:hAnsiTheme="majorHAnsi" w:cstheme="majorHAnsi"/>
        </w:rPr>
        <w:t>Cayelan</w:t>
      </w:r>
      <w:proofErr w:type="spellEnd"/>
      <w:r w:rsidRPr="009E1152">
        <w:rPr>
          <w:rFonts w:asciiTheme="majorHAnsi" w:hAnsiTheme="majorHAnsi" w:cstheme="majorHAnsi"/>
        </w:rPr>
        <w:t xml:space="preserve"> Carey’s lab at Virginia Tech (VT). The managers at WVWA have allowed Dr. Carey’s lab to participate in active interventions and adaptive monitoring in response to changes in water quality since 2013. As a graduate student in Dr. Carey’s lab, I have access to these long-term term data as well as new data streams as part of a recently-implemented interdisciplinary Smart and Connected Communities project (SCC; smartreservoir.org) that is deploying multiple next-generation sensors to capture real-time changes in water quality in FCR. The extensive monitoring dataset, new SCC project, and mutually beneficial working relationship between WVWA and VT make this reservoir an ideal setting for my research.</w:t>
      </w:r>
      <w:commentRangeEnd w:id="26"/>
      <w:r>
        <w:rPr>
          <w:rStyle w:val="CommentReference"/>
        </w:rPr>
        <w:commentReference w:id="26"/>
      </w:r>
    </w:p>
    <w:p w14:paraId="72D5F29C" w14:textId="12942203"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w:t>
      </w:r>
    </w:p>
    <w:p w14:paraId="4B17CEBB" w14:textId="77777777" w:rsidR="009E1152" w:rsidRDefault="009E1152" w:rsidP="009E1152">
      <w:pPr>
        <w:pStyle w:val="ListParagraph"/>
        <w:numPr>
          <w:ilvl w:val="1"/>
          <w:numId w:val="10"/>
        </w:numPr>
        <w:spacing w:after="0" w:line="240" w:lineRule="auto"/>
        <w:rPr>
          <w:rFonts w:asciiTheme="majorHAnsi" w:hAnsiTheme="majorHAnsi" w:cstheme="majorHAnsi"/>
        </w:rPr>
      </w:pPr>
      <w:commentRangeStart w:id="27"/>
      <w:commentRangeStart w:id="28"/>
      <w:r w:rsidRPr="009E1152">
        <w:rPr>
          <w:rFonts w:asciiTheme="majorHAnsi" w:hAnsiTheme="majorHAnsi" w:cstheme="majorHAnsi"/>
          <w:b/>
        </w:rPr>
        <w:t>Develop</w:t>
      </w:r>
      <w:commentRangeEnd w:id="27"/>
      <w:r>
        <w:rPr>
          <w:rStyle w:val="CommentReference"/>
        </w:rPr>
        <w:commentReference w:id="27"/>
      </w:r>
      <w:commentRangeEnd w:id="28"/>
      <w:r>
        <w:rPr>
          <w:rStyle w:val="CommentReference"/>
        </w:rPr>
        <w:commentReference w:id="28"/>
      </w:r>
      <w:r w:rsidRPr="009E1152">
        <w:rPr>
          <w:rFonts w:asciiTheme="majorHAnsi" w:hAnsiTheme="majorHAnsi" w:cstheme="majorHAnsi"/>
          <w:b/>
        </w:rPr>
        <w:t xml:space="preserve"> hindcasts of phytoplankton over 4-5 years using an ensemble model approach</w:t>
      </w:r>
      <w:r w:rsidRPr="009E1152">
        <w:rPr>
          <w:rFonts w:asciiTheme="majorHAnsi" w:hAnsiTheme="majorHAnsi" w:cstheme="majorHAnsi"/>
        </w:rPr>
        <w:t xml:space="preserve"> I </w:t>
      </w:r>
      <w:commentRangeStart w:id="29"/>
      <w:commentRangeStart w:id="30"/>
      <w:r w:rsidRPr="009E1152">
        <w:rPr>
          <w:rFonts w:asciiTheme="majorHAnsi" w:hAnsiTheme="majorHAnsi" w:cstheme="majorHAnsi"/>
        </w:rPr>
        <w:t xml:space="preserve">will </w:t>
      </w:r>
      <w:commentRangeEnd w:id="29"/>
      <w:r>
        <w:rPr>
          <w:rStyle w:val="CommentReference"/>
        </w:rPr>
        <w:commentReference w:id="29"/>
      </w:r>
      <w:commentRangeEnd w:id="30"/>
      <w:r>
        <w:rPr>
          <w:rStyle w:val="CommentReference"/>
        </w:rPr>
        <w:commentReference w:id="30"/>
      </w:r>
      <w:r w:rsidRPr="009E1152">
        <w:rPr>
          <w:rFonts w:asciiTheme="majorHAnsi" w:hAnsiTheme="majorHAnsi" w:cstheme="majorHAnsi"/>
        </w:rPr>
        <w:t xml:space="preserve">use the historical meteorological, hydrological, biological, and chemical datasets to develop two models: an autoregressive integrated moving average (ARIMA) time series model and a calibration of GLM to assess the drivers of chlorophyll-a and HABs in FCR. Models will be developed over a training period covering 2013-2016 for ARIMA and 2013-2017 for GLM. </w:t>
      </w:r>
      <w:ins w:id="31" w:author="Cayelan C. Carey" w:date="2019-03-05T11:56:00Z">
        <w:r w:rsidRPr="009E1152">
          <w:rPr>
            <w:rFonts w:asciiTheme="majorHAnsi" w:hAnsiTheme="majorHAnsi" w:cstheme="majorHAnsi"/>
          </w:rPr>
          <w:t xml:space="preserve">Explain why different training periods, and give a bit more detail as to how </w:t>
        </w:r>
      </w:ins>
      <w:ins w:id="32" w:author="Cayelan C. Carey" w:date="2019-03-05T11:57:00Z">
        <w:r w:rsidRPr="009E1152">
          <w:rPr>
            <w:rFonts w:asciiTheme="majorHAnsi" w:hAnsiTheme="majorHAnsi" w:cstheme="majorHAnsi"/>
          </w:rPr>
          <w:t>modeling</w:t>
        </w:r>
      </w:ins>
      <w:ins w:id="33" w:author="Cayelan C. Carey" w:date="2019-03-05T11:56:00Z">
        <w:r w:rsidRPr="009E1152">
          <w:rPr>
            <w:rFonts w:asciiTheme="majorHAnsi" w:hAnsiTheme="majorHAnsi" w:cstheme="majorHAnsi"/>
          </w:rPr>
          <w:t xml:space="preserve"> will happen? </w:t>
        </w:r>
      </w:ins>
      <w:ins w:id="34" w:author="Cayelan C. Carey" w:date="2019-03-05T11:57:00Z">
        <w:r w:rsidRPr="009E1152">
          <w:rPr>
            <w:rFonts w:asciiTheme="majorHAnsi" w:hAnsiTheme="majorHAnsi" w:cstheme="majorHAnsi"/>
          </w:rPr>
          <w:t>I would add in three</w:t>
        </w:r>
      </w:ins>
      <w:ins w:id="35" w:author="Cayelan C. Carey" w:date="2019-03-05T11:58:00Z">
        <w:r w:rsidRPr="009E1152">
          <w:rPr>
            <w:rFonts w:asciiTheme="majorHAnsi" w:hAnsiTheme="majorHAnsi" w:cstheme="majorHAnsi"/>
          </w:rPr>
          <w:t xml:space="preserve"> sections here: 1) available data description; 2) ARIMA details and 3) GLM details. </w:t>
        </w:r>
      </w:ins>
      <w:r w:rsidRPr="009E1152">
        <w:rPr>
          <w:rFonts w:asciiTheme="majorHAnsi" w:hAnsiTheme="majorHAnsi" w:cstheme="majorHAnsi"/>
        </w:rPr>
        <w:t xml:space="preserve">To develop the ARIMA, we will select variables which are predictable from the entire pool of available data and create model iterations containing </w:t>
      </w:r>
      <w:proofErr w:type="gramStart"/>
      <w:r w:rsidRPr="009E1152">
        <w:rPr>
          <w:rFonts w:asciiTheme="majorHAnsi" w:hAnsiTheme="majorHAnsi" w:cstheme="majorHAnsi"/>
        </w:rPr>
        <w:t>all of</w:t>
      </w:r>
      <w:proofErr w:type="gramEnd"/>
      <w:r w:rsidRPr="009E1152">
        <w:rPr>
          <w:rFonts w:asciiTheme="majorHAnsi" w:hAnsiTheme="majorHAnsi" w:cstheme="majorHAnsi"/>
        </w:rPr>
        <w:t xml:space="preserve"> the variables. The best model will be selected based on Akaike’s Information Criterion (</w:t>
      </w:r>
      <w:proofErr w:type="spellStart"/>
      <w:r w:rsidRPr="009E1152">
        <w:rPr>
          <w:rFonts w:asciiTheme="majorHAnsi" w:hAnsiTheme="majorHAnsi" w:cstheme="majorHAnsi"/>
        </w:rPr>
        <w:t>AICc</w:t>
      </w:r>
      <w:proofErr w:type="spellEnd"/>
      <w:r w:rsidRPr="009E1152">
        <w:rPr>
          <w:rFonts w:asciiTheme="majorHAnsi" w:hAnsiTheme="majorHAnsi" w:cstheme="majorHAnsi"/>
        </w:rPr>
        <w:t xml:space="preserve">) and parsimony, choosing the simplest model. </w:t>
      </w:r>
      <w:ins w:id="36" w:author="Cayelan C. Carey" w:date="2019-03-05T11:57:00Z">
        <w:r w:rsidRPr="009E1152">
          <w:rPr>
            <w:rFonts w:asciiTheme="majorHAnsi" w:hAnsiTheme="majorHAnsi" w:cstheme="majorHAnsi"/>
          </w:rPr>
          <w:t xml:space="preserve">What is global pool of drivers? How were these chosen? </w:t>
        </w:r>
      </w:ins>
      <w:r w:rsidRPr="009E1152">
        <w:rPr>
          <w:rFonts w:asciiTheme="majorHAnsi" w:hAnsiTheme="majorHAnsi" w:cstheme="majorHAnsi"/>
        </w:rPr>
        <w:t>GLM will be calibrated over the 2013-2017 time period. Both models will be validated using data from 2018, which has been withheld from the training dataset. Model comparisons will be made using R</w:t>
      </w:r>
      <w:r w:rsidRPr="009E1152">
        <w:rPr>
          <w:rFonts w:asciiTheme="majorHAnsi" w:hAnsiTheme="majorHAnsi" w:cstheme="majorHAnsi"/>
          <w:vertAlign w:val="superscript"/>
        </w:rPr>
        <w:t>2</w:t>
      </w:r>
      <w:r w:rsidRPr="009E1152">
        <w:rPr>
          <w:rFonts w:asciiTheme="majorHAnsi" w:hAnsiTheme="majorHAnsi" w:cstheme="majorHAnsi"/>
        </w:rPr>
        <w:t xml:space="preserve"> and root mean squared error (RMSE) to assess model fit. </w:t>
      </w:r>
      <w:ins w:id="37" w:author="Cayelan C. Carey" w:date="2019-03-05T11:57:00Z">
        <w:r w:rsidRPr="009E1152">
          <w:rPr>
            <w:rFonts w:asciiTheme="majorHAnsi" w:hAnsiTheme="majorHAnsi" w:cstheme="majorHAnsi"/>
          </w:rPr>
          <w:t xml:space="preserve">Of what variables? </w:t>
        </w:r>
      </w:ins>
      <w:ins w:id="38" w:author="Cayelan C. Carey" w:date="2019-03-05T11:58:00Z">
        <w:r w:rsidRPr="009E1152">
          <w:rPr>
            <w:rFonts w:asciiTheme="majorHAnsi" w:hAnsiTheme="majorHAnsi" w:cstheme="majorHAnsi"/>
          </w:rPr>
          <w:t>Why?</w:t>
        </w:r>
      </w:ins>
    </w:p>
    <w:p w14:paraId="0C0A92E3" w14:textId="532199D8" w:rsidR="009E1152" w:rsidRPr="009E1152" w:rsidRDefault="009E1152" w:rsidP="009E1152">
      <w:pPr>
        <w:pStyle w:val="ListParagraph"/>
        <w:numPr>
          <w:ilvl w:val="0"/>
          <w:numId w:val="10"/>
        </w:numPr>
        <w:spacing w:after="0" w:line="240" w:lineRule="auto"/>
        <w:rPr>
          <w:rFonts w:asciiTheme="majorHAnsi" w:hAnsiTheme="majorHAnsi" w:cstheme="majorHAnsi"/>
        </w:rPr>
      </w:pPr>
      <w:r w:rsidRPr="009E1152">
        <w:rPr>
          <w:rFonts w:asciiTheme="majorHAnsi" w:hAnsiTheme="majorHAnsi" w:cstheme="majorHAnsi"/>
          <w:b/>
        </w:rPr>
        <w:t xml:space="preserve">Objective II: Produce near-term 16-day forecasts of phytoplankton. </w:t>
      </w:r>
    </w:p>
    <w:p w14:paraId="0CB1D1FB" w14:textId="77777777" w:rsidR="009E1152" w:rsidRPr="00006D80" w:rsidRDefault="009E1152" w:rsidP="009E1152">
      <w:pPr>
        <w:pStyle w:val="ListParagraph"/>
        <w:numPr>
          <w:ilvl w:val="1"/>
          <w:numId w:val="10"/>
        </w:numPr>
        <w:spacing w:after="0" w:line="240" w:lineRule="auto"/>
        <w:rPr>
          <w:rFonts w:asciiTheme="majorHAnsi" w:hAnsiTheme="majorHAnsi" w:cstheme="majorHAnsi"/>
        </w:rPr>
      </w:pPr>
      <w:r w:rsidRPr="00006D80">
        <w:rPr>
          <w:rFonts w:asciiTheme="majorHAnsi" w:hAnsiTheme="majorHAnsi" w:cstheme="majorHAnsi"/>
        </w:rPr>
        <w:t xml:space="preserve">Plugging into </w:t>
      </w:r>
      <w:commentRangeStart w:id="39"/>
      <w:r w:rsidRPr="00006D80">
        <w:rPr>
          <w:rFonts w:asciiTheme="majorHAnsi" w:hAnsiTheme="majorHAnsi" w:cstheme="majorHAnsi"/>
        </w:rPr>
        <w:t>the FLARE framework</w:t>
      </w:r>
      <w:commentRangeEnd w:id="39"/>
      <w:r>
        <w:rPr>
          <w:rStyle w:val="CommentReference"/>
        </w:rPr>
        <w:commentReference w:id="39"/>
      </w:r>
    </w:p>
    <w:p w14:paraId="1CD1308D" w14:textId="77777777" w:rsidR="009E1152" w:rsidRDefault="009E1152" w:rsidP="009E1152">
      <w:pPr>
        <w:pStyle w:val="ListParagraph"/>
        <w:numPr>
          <w:ilvl w:val="2"/>
          <w:numId w:val="10"/>
        </w:numPr>
        <w:spacing w:after="0" w:line="240" w:lineRule="auto"/>
        <w:rPr>
          <w:rFonts w:asciiTheme="majorHAnsi" w:hAnsiTheme="majorHAnsi" w:cstheme="majorHAnsi"/>
        </w:rPr>
      </w:pPr>
      <w:r w:rsidRPr="00006D80">
        <w:rPr>
          <w:rFonts w:asciiTheme="majorHAnsi" w:hAnsiTheme="majorHAnsi" w:cstheme="majorHAnsi"/>
        </w:rPr>
        <w:t>Use near-term NOAA forecasts + sensor-cloud networks to pull current data and forecasts of driver variables to go into ARIMA and GLM models</w:t>
      </w:r>
    </w:p>
    <w:p w14:paraId="204044B3" w14:textId="77777777" w:rsidR="009E1152" w:rsidRDefault="009E1152" w:rsidP="009E1152">
      <w:pPr>
        <w:pStyle w:val="ListParagraph"/>
        <w:numPr>
          <w:ilvl w:val="1"/>
          <w:numId w:val="10"/>
        </w:numPr>
        <w:spacing w:after="0" w:line="240" w:lineRule="auto"/>
        <w:rPr>
          <w:rFonts w:asciiTheme="majorHAnsi" w:hAnsiTheme="majorHAnsi" w:cstheme="majorHAnsi"/>
        </w:rPr>
      </w:pPr>
      <w:commentRangeStart w:id="40"/>
      <w:r w:rsidRPr="00F43434">
        <w:rPr>
          <w:rFonts w:asciiTheme="majorHAnsi" w:hAnsiTheme="majorHAnsi" w:cstheme="majorHAnsi"/>
        </w:rPr>
        <w:t>For both models, I will sample from a distribution of parameters using Bayesian techniques to generate uncertainties for each forecast</w:t>
      </w:r>
      <w:commentRangeEnd w:id="40"/>
      <w:r>
        <w:rPr>
          <w:rStyle w:val="CommentReference"/>
        </w:rPr>
        <w:commentReference w:id="40"/>
      </w:r>
    </w:p>
    <w:p w14:paraId="3D26940D" w14:textId="56722E0E" w:rsidR="009E1152" w:rsidRPr="009E1152" w:rsidRDefault="009E1152" w:rsidP="009E1152">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These forecasts will be direct deliverables to WVWA</w:t>
      </w:r>
    </w:p>
    <w:p w14:paraId="2BDFEA43" w14:textId="598DAB32" w:rsidR="006A5BAA" w:rsidRPr="009E1152" w:rsidRDefault="00F43434" w:rsidP="009E1152">
      <w:pPr>
        <w:pStyle w:val="ListParagraph"/>
        <w:numPr>
          <w:ilvl w:val="0"/>
          <w:numId w:val="10"/>
        </w:numPr>
        <w:spacing w:after="0" w:line="240" w:lineRule="auto"/>
        <w:rPr>
          <w:rFonts w:asciiTheme="majorHAnsi" w:hAnsiTheme="majorHAnsi" w:cstheme="majorHAnsi"/>
          <w:b/>
        </w:rPr>
      </w:pPr>
      <w:r w:rsidRPr="009E1152">
        <w:rPr>
          <w:rFonts w:asciiTheme="majorHAnsi" w:hAnsiTheme="majorHAnsi" w:cstheme="majorHAnsi"/>
          <w:b/>
        </w:rPr>
        <w:t>Objective II</w:t>
      </w:r>
      <w:r w:rsidR="002221A8" w:rsidRPr="009E1152">
        <w:rPr>
          <w:rFonts w:asciiTheme="majorHAnsi" w:hAnsiTheme="majorHAnsi" w:cstheme="majorHAnsi"/>
          <w:b/>
        </w:rPr>
        <w:t>I</w:t>
      </w:r>
      <w:r w:rsidRPr="009E1152">
        <w:rPr>
          <w:rFonts w:asciiTheme="majorHAnsi" w:hAnsiTheme="majorHAnsi" w:cstheme="majorHAnsi"/>
          <w:b/>
        </w:rPr>
        <w:t xml:space="preserve">: </w:t>
      </w:r>
      <w:r w:rsidR="00112372" w:rsidRPr="009E1152">
        <w:rPr>
          <w:rFonts w:asciiTheme="majorHAnsi" w:hAnsiTheme="majorHAnsi" w:cstheme="majorHAnsi"/>
          <w:b/>
        </w:rPr>
        <w:t>Determine the most effective method for developing forecasts.</w:t>
      </w:r>
      <w:r w:rsidRPr="009E1152">
        <w:rPr>
          <w:rFonts w:asciiTheme="majorHAnsi" w:hAnsiTheme="majorHAnsi" w:cstheme="majorHAnsi"/>
          <w:b/>
        </w:rPr>
        <w:t xml:space="preserve"> </w:t>
      </w:r>
    </w:p>
    <w:p w14:paraId="482ADA57" w14:textId="77777777" w:rsidR="006A5BAA" w:rsidRDefault="006A5BAA" w:rsidP="006A5BAA">
      <w:pPr>
        <w:pStyle w:val="ListParagraph"/>
        <w:numPr>
          <w:ilvl w:val="0"/>
          <w:numId w:val="7"/>
        </w:numPr>
        <w:spacing w:after="0" w:line="240" w:lineRule="auto"/>
        <w:rPr>
          <w:rFonts w:asciiTheme="majorHAnsi" w:hAnsiTheme="majorHAnsi" w:cstheme="majorHAnsi"/>
        </w:rPr>
      </w:pPr>
      <w:r w:rsidRPr="00F43434">
        <w:rPr>
          <w:rFonts w:asciiTheme="majorHAnsi" w:hAnsiTheme="majorHAnsi" w:cstheme="majorHAnsi"/>
        </w:rPr>
        <w:lastRenderedPageBreak/>
        <w:t>The forecast model outputs will then be compared to the observed high-frequency chlorophyll-a sensor data to determine which approach is most robust under different conditions.</w:t>
      </w:r>
    </w:p>
    <w:p w14:paraId="2F0718D1" w14:textId="77777777" w:rsidR="006A5BAA" w:rsidRPr="00006D80" w:rsidRDefault="006A5BAA" w:rsidP="006A5BAA">
      <w:pPr>
        <w:pStyle w:val="ListParagraph"/>
        <w:numPr>
          <w:ilvl w:val="0"/>
          <w:numId w:val="7"/>
        </w:numPr>
        <w:spacing w:after="0" w:line="240" w:lineRule="auto"/>
        <w:rPr>
          <w:rFonts w:asciiTheme="majorHAnsi" w:hAnsiTheme="majorHAnsi" w:cstheme="majorHAnsi"/>
        </w:rPr>
      </w:pPr>
      <w:r>
        <w:rPr>
          <w:rFonts w:asciiTheme="majorHAnsi" w:hAnsiTheme="majorHAnsi" w:cstheme="majorHAnsi"/>
        </w:rPr>
        <w:t xml:space="preserve">Model fit will be assess using </w:t>
      </w:r>
      <w:commentRangeStart w:id="41"/>
      <w:r>
        <w:rPr>
          <w:rFonts w:asciiTheme="majorHAnsi" w:hAnsiTheme="majorHAnsi" w:cstheme="majorHAnsi"/>
        </w:rPr>
        <w:t>R</w:t>
      </w:r>
      <w:r w:rsidRPr="00006D80">
        <w:rPr>
          <w:rFonts w:asciiTheme="majorHAnsi" w:hAnsiTheme="majorHAnsi" w:cstheme="majorHAnsi"/>
          <w:vertAlign w:val="superscript"/>
        </w:rPr>
        <w:t>2</w:t>
      </w:r>
      <w:r>
        <w:rPr>
          <w:rFonts w:asciiTheme="majorHAnsi" w:hAnsiTheme="majorHAnsi" w:cstheme="majorHAnsi"/>
        </w:rPr>
        <w:t xml:space="preserve"> and RMSE</w:t>
      </w:r>
      <w:commentRangeEnd w:id="41"/>
      <w:r w:rsidR="00F5259C">
        <w:rPr>
          <w:rStyle w:val="CommentReference"/>
        </w:rPr>
        <w:commentReference w:id="41"/>
      </w:r>
    </w:p>
    <w:p w14:paraId="3E4FE244" w14:textId="77777777" w:rsidR="000E2224" w:rsidRPr="000E2224" w:rsidRDefault="006A5BAA" w:rsidP="000E2224">
      <w:pPr>
        <w:pStyle w:val="ListParagraph"/>
        <w:numPr>
          <w:ilvl w:val="0"/>
          <w:numId w:val="7"/>
        </w:numPr>
        <w:rPr>
          <w:rFonts w:asciiTheme="majorHAnsi" w:hAnsiTheme="majorHAnsi" w:cstheme="majorHAnsi"/>
          <w:b/>
        </w:rPr>
      </w:pPr>
      <w:commentRangeStart w:id="42"/>
      <w:r>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commentRangeEnd w:id="42"/>
      <w:r w:rsidR="00F5259C">
        <w:rPr>
          <w:rStyle w:val="CommentReference"/>
        </w:rPr>
        <w:commentReference w:id="42"/>
      </w:r>
    </w:p>
    <w:p w14:paraId="19A82A77" w14:textId="77777777" w:rsidR="00F43434" w:rsidRPr="000E2224" w:rsidRDefault="000E2224" w:rsidP="000E2224">
      <w:pPr>
        <w:pStyle w:val="ListParagraph"/>
        <w:numPr>
          <w:ilvl w:val="0"/>
          <w:numId w:val="7"/>
        </w:numPr>
        <w:rPr>
          <w:rFonts w:asciiTheme="majorHAnsi" w:hAnsiTheme="majorHAnsi" w:cstheme="majorHAnsi"/>
          <w:b/>
        </w:rPr>
      </w:pPr>
      <w:commentRangeStart w:id="43"/>
      <w:r>
        <w:rPr>
          <w:rFonts w:asciiTheme="majorHAnsi" w:hAnsiTheme="majorHAnsi" w:cstheme="majorHAnsi"/>
        </w:rPr>
        <w:t xml:space="preserve">TEXT TO BE INCORPORATED INTO THIS SECTION: </w:t>
      </w:r>
      <w:r w:rsidR="00F43434" w:rsidRPr="000E2224">
        <w:rPr>
          <w:rFonts w:asciiTheme="majorHAnsi" w:hAnsiTheme="majorHAnsi" w:cstheme="majorHAnsi"/>
        </w:rPr>
        <w:t>Once both models are calibrated, I will assess how effective each model is at predicting near-term future states of water quality. For GLM, I will use 2-week weather predictions to run the calibrated model to predict chlorophyll-a.</w:t>
      </w:r>
      <w:commentRangeEnd w:id="43"/>
      <w:r w:rsidR="00F5259C">
        <w:rPr>
          <w:rStyle w:val="CommentReference"/>
        </w:rPr>
        <w:commentReference w:id="43"/>
      </w:r>
      <w:r w:rsidR="00F43434" w:rsidRPr="000E2224">
        <w:rPr>
          <w:rFonts w:asciiTheme="majorHAnsi" w:hAnsiTheme="majorHAnsi" w:cstheme="majorHAnsi"/>
        </w:rPr>
        <w:t xml:space="preserve"> For the time series model, if the model indicates, for example, that the previous month’s P load is the most important driver of current chlorophyll-a, I will feed the model with current P loads to predict future chlorophyll-a. For both models, I will sample from a distribution of parameters using Bayesian techniques to generate uncertainties for each forecast. </w:t>
      </w:r>
      <w:commentRangeStart w:id="44"/>
      <w:r w:rsidR="00F43434" w:rsidRPr="000E2224">
        <w:rPr>
          <w:rFonts w:asciiTheme="majorHAnsi" w:hAnsiTheme="majorHAnsi" w:cstheme="majorHAnsi"/>
        </w:rPr>
        <w:t xml:space="preserve">The forecast model outputs will then be compared to the observed high-frequency chlorophyll-a sensor data to determine which approach is most robust under different conditions. </w:t>
      </w:r>
      <w:commentRangeEnd w:id="44"/>
      <w:r w:rsidR="007A4C69">
        <w:rPr>
          <w:rStyle w:val="CommentReference"/>
        </w:rPr>
        <w:commentReference w:id="44"/>
      </w:r>
      <w:r w:rsidR="00F43434" w:rsidRPr="000E2224">
        <w:rPr>
          <w:rFonts w:asciiTheme="majorHAnsi" w:hAnsiTheme="majorHAnsi" w:cstheme="majorHAnsi"/>
        </w:rPr>
        <w:t xml:space="preserve">I predict that output from the </w:t>
      </w:r>
      <w:commentRangeStart w:id="45"/>
      <w:r w:rsidR="00F43434" w:rsidRPr="000E2224">
        <w:rPr>
          <w:rFonts w:asciiTheme="majorHAnsi" w:hAnsiTheme="majorHAnsi" w:cstheme="majorHAnsi"/>
        </w:rPr>
        <w:t>time series model will have a larger uncertainty t</w:t>
      </w:r>
      <w:commentRangeEnd w:id="45"/>
      <w:r w:rsidR="007A4C69">
        <w:rPr>
          <w:rStyle w:val="CommentReference"/>
        </w:rPr>
        <w:commentReference w:id="45"/>
      </w:r>
      <w:r w:rsidR="00F43434" w:rsidRPr="000E2224">
        <w:rPr>
          <w:rFonts w:asciiTheme="majorHAnsi" w:hAnsiTheme="majorHAnsi" w:cstheme="majorHAnsi"/>
        </w:rPr>
        <w:t>han the GLM model, given that GLM is a process-based model driven by coupled equations, rather than statistical relationships alone.</w:t>
      </w:r>
    </w:p>
    <w:p w14:paraId="6371CFF3" w14:textId="77777777" w:rsidR="00F43434" w:rsidRPr="00006D80" w:rsidRDefault="00F43434" w:rsidP="008E2132">
      <w:pPr>
        <w:spacing w:after="0" w:line="240" w:lineRule="auto"/>
        <w:rPr>
          <w:rFonts w:asciiTheme="majorHAnsi" w:hAnsiTheme="majorHAnsi" w:cstheme="majorHAnsi"/>
          <w:b/>
          <w:i/>
          <w:u w:val="single"/>
        </w:rPr>
      </w:pPr>
    </w:p>
    <w:p w14:paraId="20438A60" w14:textId="77777777" w:rsidR="00667469" w:rsidRPr="00006D80" w:rsidRDefault="00A04A63" w:rsidP="00A04A63">
      <w:pPr>
        <w:rPr>
          <w:rFonts w:asciiTheme="majorHAnsi" w:hAnsiTheme="majorHAnsi" w:cstheme="majorHAnsi"/>
          <w:b/>
        </w:rPr>
      </w:pPr>
      <w:r w:rsidRPr="00006D80">
        <w:rPr>
          <w:rFonts w:asciiTheme="majorHAnsi" w:hAnsiTheme="majorHAnsi" w:cstheme="majorHAnsi"/>
          <w:b/>
        </w:rPr>
        <w:t xml:space="preserve">Preliminary </w:t>
      </w:r>
      <w:r w:rsidR="00667469" w:rsidRPr="00006D80">
        <w:rPr>
          <w:rFonts w:asciiTheme="majorHAnsi" w:hAnsiTheme="majorHAnsi" w:cstheme="majorHAnsi"/>
          <w:b/>
        </w:rPr>
        <w:t>Results</w:t>
      </w:r>
    </w:p>
    <w:p w14:paraId="5A204A55" w14:textId="77777777" w:rsidR="000E2224" w:rsidRDefault="00006D80"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w:t>
      </w:r>
      <w:r w:rsidR="000E2224">
        <w:rPr>
          <w:rFonts w:asciiTheme="majorHAnsi" w:hAnsiTheme="majorHAnsi" w:cstheme="majorHAnsi"/>
        </w:rPr>
        <w:t>: hindcasts of phytoplankton</w:t>
      </w:r>
    </w:p>
    <w:p w14:paraId="23D08755" w14:textId="77777777"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11E4834D"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Autoregressive model includes chlorophyll-a at the previous timestep, discharge to the reservoir, and shortwave radiation</w:t>
      </w:r>
    </w:p>
    <w:p w14:paraId="068DD607"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2013-2016, R2 = 0.44, RMSE = 1.71 ug/L</w:t>
      </w:r>
    </w:p>
    <w:p w14:paraId="0A586EBD"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14:paraId="7D9CF1DE" w14:textId="77777777" w:rsidR="000E2224" w:rsidRDefault="000E2224" w:rsidP="000E2224">
      <w:pPr>
        <w:pStyle w:val="ListParagraph"/>
        <w:numPr>
          <w:ilvl w:val="2"/>
          <w:numId w:val="11"/>
        </w:numPr>
        <w:rPr>
          <w:rFonts w:asciiTheme="majorHAnsi" w:hAnsiTheme="majorHAnsi" w:cstheme="majorHAnsi"/>
        </w:rPr>
      </w:pPr>
      <w:commentRangeStart w:id="46"/>
      <w:r>
        <w:rPr>
          <w:rFonts w:asciiTheme="majorHAnsi" w:hAnsiTheme="majorHAnsi" w:cstheme="majorHAnsi"/>
        </w:rPr>
        <w:t>Misses some larger peaks</w:t>
      </w:r>
      <w:commentRangeEnd w:id="46"/>
      <w:r w:rsidR="00F24871">
        <w:rPr>
          <w:rStyle w:val="CommentReference"/>
        </w:rPr>
        <w:commentReference w:id="46"/>
      </w:r>
    </w:p>
    <w:p w14:paraId="08F7CE1C"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R2 = 0.44, RMSE = 1.02 ug/L</w:t>
      </w:r>
    </w:p>
    <w:p w14:paraId="25AAB069" w14:textId="77777777"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GLM</w:t>
      </w:r>
    </w:p>
    <w:p w14:paraId="203E7461"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Calibration still in progress</w:t>
      </w:r>
    </w:p>
    <w:p w14:paraId="1703649D"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2013-2017, R2 = 0.001, RMSE = 3.42 ug/L</w:t>
      </w:r>
    </w:p>
    <w:p w14:paraId="7837976D" w14:textId="77777777" w:rsidR="000E2224" w:rsidRDefault="000E2224" w:rsidP="000E2224">
      <w:pPr>
        <w:pStyle w:val="ListParagraph"/>
        <w:numPr>
          <w:ilvl w:val="3"/>
          <w:numId w:val="11"/>
        </w:numPr>
        <w:rPr>
          <w:rFonts w:asciiTheme="majorHAnsi" w:hAnsiTheme="majorHAnsi" w:cstheme="majorHAnsi"/>
        </w:rPr>
      </w:pPr>
      <w:r>
        <w:rPr>
          <w:rFonts w:asciiTheme="majorHAnsi" w:hAnsiTheme="majorHAnsi" w:cstheme="majorHAnsi"/>
        </w:rPr>
        <w:t>This includes winter months which ARIMA does not model</w:t>
      </w:r>
    </w:p>
    <w:p w14:paraId="07B919E0" w14:textId="77777777"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Does a better job at capture larger peaks in chlorophyll-</w:t>
      </w:r>
      <w:proofErr w:type="gramStart"/>
      <w:r>
        <w:rPr>
          <w:rFonts w:asciiTheme="majorHAnsi" w:hAnsiTheme="majorHAnsi" w:cstheme="majorHAnsi"/>
        </w:rPr>
        <w:t>a</w:t>
      </w:r>
      <w:proofErr w:type="gramEnd"/>
    </w:p>
    <w:p w14:paraId="632261CB" w14:textId="77777777" w:rsidR="000E2224" w:rsidRP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in progress</w:t>
      </w:r>
    </w:p>
    <w:p w14:paraId="390E8429" w14:textId="77777777"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w:t>
      </w:r>
    </w:p>
    <w:p w14:paraId="7CF0E372" w14:textId="77777777"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Plug both models into the FLARE framework</w:t>
      </w:r>
    </w:p>
    <w:p w14:paraId="4052825A" w14:textId="77777777" w:rsidR="00C71542" w:rsidRPr="000E2224" w:rsidRDefault="00C71542" w:rsidP="000E2224">
      <w:pPr>
        <w:pStyle w:val="ListParagraph"/>
        <w:numPr>
          <w:ilvl w:val="1"/>
          <w:numId w:val="11"/>
        </w:numPr>
        <w:rPr>
          <w:rFonts w:asciiTheme="majorHAnsi" w:hAnsiTheme="majorHAnsi" w:cstheme="majorHAnsi"/>
        </w:rPr>
      </w:pPr>
      <w:r>
        <w:rPr>
          <w:rFonts w:asciiTheme="majorHAnsi" w:hAnsiTheme="majorHAnsi" w:cstheme="majorHAnsi"/>
        </w:rPr>
        <w:t>Fully quantified uncertainties for both ARIMA and GLM</w:t>
      </w:r>
    </w:p>
    <w:p w14:paraId="385F8CF0" w14:textId="77777777"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III</w:t>
      </w:r>
    </w:p>
    <w:p w14:paraId="44AEAFA6" w14:textId="77777777" w:rsidR="000E2224" w:rsidRP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lastRenderedPageBreak/>
        <w:t>Weighted model averaging to incorporate strengths of both models (e.g., detailed changes in concentration and peaks)</w:t>
      </w:r>
    </w:p>
    <w:p w14:paraId="7C9552AF" w14:textId="77777777" w:rsidR="000E2224" w:rsidRPr="00F43434" w:rsidRDefault="000E2224" w:rsidP="00A04A63">
      <w:pPr>
        <w:rPr>
          <w:rFonts w:asciiTheme="majorHAnsi" w:hAnsiTheme="majorHAnsi" w:cstheme="majorHAnsi"/>
        </w:rPr>
      </w:pPr>
    </w:p>
    <w:p w14:paraId="07920C8C" w14:textId="77777777" w:rsidR="009A24B3" w:rsidRDefault="00284411">
      <w:pPr>
        <w:rPr>
          <w:rFonts w:asciiTheme="majorHAnsi" w:hAnsiTheme="majorHAnsi" w:cstheme="majorHAnsi"/>
        </w:rPr>
      </w:pPr>
      <w:commentRangeStart w:id="47"/>
      <w:commentRangeStart w:id="48"/>
      <w:r w:rsidRPr="00F43434">
        <w:rPr>
          <w:rFonts w:asciiTheme="majorHAnsi" w:hAnsiTheme="majorHAnsi" w:cstheme="majorHAnsi"/>
          <w:u w:val="single"/>
        </w:rPr>
        <w:t>Chapter 2</w:t>
      </w:r>
      <w:r w:rsidR="00667469" w:rsidRPr="00F43434">
        <w:rPr>
          <w:rFonts w:asciiTheme="majorHAnsi" w:hAnsiTheme="majorHAnsi" w:cstheme="majorHAnsi"/>
        </w:rPr>
        <w:t xml:space="preserve"> </w:t>
      </w:r>
      <w:r w:rsidR="009A24B3">
        <w:rPr>
          <w:rFonts w:asciiTheme="majorHAnsi" w:hAnsiTheme="majorHAnsi" w:cstheme="majorHAnsi"/>
        </w:rPr>
        <w:t>Assessing the dynamics of stream-reservoir linkages across reservoirs</w:t>
      </w:r>
      <w:commentRangeEnd w:id="47"/>
      <w:r w:rsidR="000E2224">
        <w:rPr>
          <w:rStyle w:val="CommentReference"/>
        </w:rPr>
        <w:commentReference w:id="47"/>
      </w:r>
    </w:p>
    <w:p w14:paraId="08F80BD6" w14:textId="77777777" w:rsidR="00284411" w:rsidRPr="00E90FD1" w:rsidRDefault="009A24B3">
      <w:pPr>
        <w:rPr>
          <w:rFonts w:asciiTheme="majorHAnsi" w:hAnsiTheme="majorHAnsi" w:cstheme="majorHAnsi"/>
          <w:i/>
        </w:rPr>
      </w:pPr>
      <w:r w:rsidRPr="00E90FD1">
        <w:rPr>
          <w:rFonts w:asciiTheme="majorHAnsi" w:hAnsiTheme="majorHAnsi" w:cstheme="majorHAnsi"/>
          <w:i/>
        </w:rPr>
        <w:t xml:space="preserve">Question 1: </w:t>
      </w:r>
      <w:r w:rsidR="00284411" w:rsidRPr="00E90FD1">
        <w:rPr>
          <w:rFonts w:asciiTheme="majorHAnsi" w:hAnsiTheme="majorHAnsi" w:cstheme="majorHAnsi"/>
          <w:i/>
        </w:rPr>
        <w:t xml:space="preserve">How do in-stream nutrient dynamics </w:t>
      </w:r>
      <w:r w:rsidR="00A04A63" w:rsidRPr="00E90FD1">
        <w:rPr>
          <w:rFonts w:asciiTheme="majorHAnsi" w:hAnsiTheme="majorHAnsi" w:cstheme="majorHAnsi"/>
          <w:i/>
        </w:rPr>
        <w:t>influence</w:t>
      </w:r>
      <w:r w:rsidR="00284411" w:rsidRPr="00E90FD1">
        <w:rPr>
          <w:rFonts w:asciiTheme="majorHAnsi" w:hAnsiTheme="majorHAnsi" w:cstheme="majorHAnsi"/>
          <w:i/>
        </w:rPr>
        <w:t xml:space="preserve"> within-reservoir </w:t>
      </w:r>
      <w:commentRangeStart w:id="49"/>
      <w:r w:rsidR="00284411" w:rsidRPr="00E90FD1">
        <w:rPr>
          <w:rFonts w:asciiTheme="majorHAnsi" w:hAnsiTheme="majorHAnsi" w:cstheme="majorHAnsi"/>
          <w:i/>
        </w:rPr>
        <w:t>ecosystem response</w:t>
      </w:r>
      <w:commentRangeEnd w:id="49"/>
      <w:r w:rsidR="00246BFA" w:rsidRPr="00E90FD1">
        <w:rPr>
          <w:rStyle w:val="CommentReference"/>
          <w:i/>
        </w:rPr>
        <w:commentReference w:id="49"/>
      </w:r>
      <w:r w:rsidR="00284411" w:rsidRPr="00E90FD1">
        <w:rPr>
          <w:rFonts w:asciiTheme="majorHAnsi" w:hAnsiTheme="majorHAnsi" w:cstheme="majorHAnsi"/>
          <w:i/>
        </w:rPr>
        <w:t xml:space="preserve">? </w:t>
      </w:r>
    </w:p>
    <w:p w14:paraId="2EEAD454" w14:textId="77777777" w:rsidR="00E13CC0" w:rsidRPr="00E90FD1" w:rsidRDefault="00E13CC0">
      <w:pPr>
        <w:rPr>
          <w:rFonts w:asciiTheme="majorHAnsi" w:hAnsiTheme="majorHAnsi" w:cstheme="majorHAnsi"/>
          <w:i/>
        </w:rPr>
      </w:pPr>
      <w:r w:rsidRPr="00E90FD1">
        <w:rPr>
          <w:rFonts w:asciiTheme="majorHAnsi" w:hAnsiTheme="majorHAnsi" w:cstheme="majorHAnsi"/>
          <w:i/>
        </w:rPr>
        <w:t>Question 2: How do major storm events influence these dynamics?</w:t>
      </w:r>
    </w:p>
    <w:p w14:paraId="01E06E37" w14:textId="77777777" w:rsidR="00255A95" w:rsidRPr="0036543E" w:rsidRDefault="00255A95">
      <w:pPr>
        <w:rPr>
          <w:rFonts w:asciiTheme="majorHAnsi" w:hAnsiTheme="majorHAnsi" w:cstheme="majorHAnsi"/>
          <w:b/>
          <w:i/>
          <w:rPrChange w:id="50" w:author="Whitney Woelmer" w:date="2019-03-06T09:48:00Z">
            <w:rPr>
              <w:rFonts w:asciiTheme="majorHAnsi" w:hAnsiTheme="majorHAnsi" w:cstheme="majorHAnsi"/>
              <w:i/>
            </w:rPr>
          </w:rPrChange>
        </w:rPr>
      </w:pPr>
      <w:r w:rsidRPr="0036543E">
        <w:rPr>
          <w:rFonts w:asciiTheme="majorHAnsi" w:hAnsiTheme="majorHAnsi" w:cstheme="majorHAnsi"/>
          <w:b/>
          <w:i/>
          <w:rPrChange w:id="51" w:author="Whitney Woelmer" w:date="2019-03-06T09:48:00Z">
            <w:rPr>
              <w:rFonts w:asciiTheme="majorHAnsi" w:hAnsiTheme="majorHAnsi" w:cstheme="majorHAnsi"/>
              <w:i/>
            </w:rPr>
          </w:rPrChange>
        </w:rPr>
        <w:t xml:space="preserve">Question 4: How does within-reservoir nutrient processing </w:t>
      </w:r>
      <w:r w:rsidR="00112652" w:rsidRPr="0036543E">
        <w:rPr>
          <w:rFonts w:asciiTheme="majorHAnsi" w:hAnsiTheme="majorHAnsi" w:cstheme="majorHAnsi"/>
          <w:b/>
          <w:i/>
          <w:rPrChange w:id="52" w:author="Whitney Woelmer" w:date="2019-03-06T09:48:00Z">
            <w:rPr>
              <w:rFonts w:asciiTheme="majorHAnsi" w:hAnsiTheme="majorHAnsi" w:cstheme="majorHAnsi"/>
              <w:i/>
            </w:rPr>
          </w:rPrChange>
        </w:rPr>
        <w:t>change</w:t>
      </w:r>
      <w:r w:rsidRPr="0036543E">
        <w:rPr>
          <w:rFonts w:asciiTheme="majorHAnsi" w:hAnsiTheme="majorHAnsi" w:cstheme="majorHAnsi"/>
          <w:b/>
          <w:i/>
          <w:rPrChange w:id="53" w:author="Whitney Woelmer" w:date="2019-03-06T09:48:00Z">
            <w:rPr>
              <w:rFonts w:asciiTheme="majorHAnsi" w:hAnsiTheme="majorHAnsi" w:cstheme="majorHAnsi"/>
              <w:i/>
            </w:rPr>
          </w:rPrChange>
        </w:rPr>
        <w:t xml:space="preserve"> along the reservoir flow gradient?</w:t>
      </w:r>
    </w:p>
    <w:p w14:paraId="19F0E356" w14:textId="77777777" w:rsidR="009A24B3" w:rsidRPr="0036543E" w:rsidRDefault="009A24B3">
      <w:pPr>
        <w:rPr>
          <w:rFonts w:asciiTheme="majorHAnsi" w:hAnsiTheme="majorHAnsi" w:cstheme="majorHAnsi"/>
          <w:b/>
          <w:i/>
          <w:rPrChange w:id="54" w:author="Whitney Woelmer" w:date="2019-03-06T09:48:00Z">
            <w:rPr>
              <w:rFonts w:asciiTheme="majorHAnsi" w:hAnsiTheme="majorHAnsi" w:cstheme="majorHAnsi"/>
              <w:i/>
            </w:rPr>
          </w:rPrChange>
        </w:rPr>
      </w:pPr>
      <w:r w:rsidRPr="0036543E">
        <w:rPr>
          <w:rFonts w:asciiTheme="majorHAnsi" w:hAnsiTheme="majorHAnsi" w:cstheme="majorHAnsi"/>
          <w:b/>
          <w:i/>
          <w:rPrChange w:id="55" w:author="Whitney Woelmer" w:date="2019-03-06T09:48:00Z">
            <w:rPr>
              <w:rFonts w:asciiTheme="majorHAnsi" w:hAnsiTheme="majorHAnsi" w:cstheme="majorHAnsi"/>
              <w:i/>
            </w:rPr>
          </w:rPrChange>
        </w:rPr>
        <w:t xml:space="preserve">Question </w:t>
      </w:r>
      <w:r w:rsidR="00E13CC0" w:rsidRPr="0036543E">
        <w:rPr>
          <w:rFonts w:asciiTheme="majorHAnsi" w:hAnsiTheme="majorHAnsi" w:cstheme="majorHAnsi"/>
          <w:b/>
          <w:i/>
          <w:rPrChange w:id="56" w:author="Whitney Woelmer" w:date="2019-03-06T09:48:00Z">
            <w:rPr>
              <w:rFonts w:asciiTheme="majorHAnsi" w:hAnsiTheme="majorHAnsi" w:cstheme="majorHAnsi"/>
              <w:i/>
            </w:rPr>
          </w:rPrChange>
        </w:rPr>
        <w:t>3</w:t>
      </w:r>
      <w:r w:rsidRPr="0036543E">
        <w:rPr>
          <w:rFonts w:asciiTheme="majorHAnsi" w:hAnsiTheme="majorHAnsi" w:cstheme="majorHAnsi"/>
          <w:b/>
          <w:i/>
          <w:rPrChange w:id="57" w:author="Whitney Woelmer" w:date="2019-03-06T09:48:00Z">
            <w:rPr>
              <w:rFonts w:asciiTheme="majorHAnsi" w:hAnsiTheme="majorHAnsi" w:cstheme="majorHAnsi"/>
              <w:i/>
            </w:rPr>
          </w:rPrChange>
        </w:rPr>
        <w:t>: How do stream dynamics differ between neighboring watersheds?</w:t>
      </w:r>
      <w:commentRangeEnd w:id="48"/>
      <w:r w:rsidR="00834C31" w:rsidRPr="0036543E">
        <w:rPr>
          <w:rStyle w:val="CommentReference"/>
          <w:b/>
          <w:rPrChange w:id="58" w:author="Whitney Woelmer" w:date="2019-03-06T09:48:00Z">
            <w:rPr>
              <w:rStyle w:val="CommentReference"/>
            </w:rPr>
          </w:rPrChange>
        </w:rPr>
        <w:commentReference w:id="48"/>
      </w:r>
    </w:p>
    <w:p w14:paraId="494E2C4A" w14:textId="77777777" w:rsidR="00255A95" w:rsidRPr="0036543E" w:rsidRDefault="00255A95">
      <w:pPr>
        <w:rPr>
          <w:rFonts w:asciiTheme="majorHAnsi" w:hAnsiTheme="majorHAnsi" w:cstheme="majorHAnsi"/>
          <w:b/>
          <w:rPrChange w:id="59" w:author="Whitney Woelmer" w:date="2019-03-06T09:48:00Z">
            <w:rPr>
              <w:rFonts w:asciiTheme="majorHAnsi" w:hAnsiTheme="majorHAnsi" w:cstheme="majorHAnsi"/>
            </w:rPr>
          </w:rPrChange>
        </w:rPr>
      </w:pPr>
    </w:p>
    <w:p w14:paraId="5705FFC1" w14:textId="77777777" w:rsidR="00A04A63" w:rsidRPr="00E90FD1" w:rsidRDefault="00A04A63">
      <w:pPr>
        <w:rPr>
          <w:rFonts w:asciiTheme="majorHAnsi" w:hAnsiTheme="majorHAnsi" w:cstheme="majorHAnsi"/>
          <w:b/>
        </w:rPr>
      </w:pPr>
      <w:r w:rsidRPr="00E90FD1">
        <w:rPr>
          <w:rFonts w:asciiTheme="majorHAnsi" w:hAnsiTheme="majorHAnsi" w:cstheme="majorHAnsi"/>
          <w:b/>
        </w:rPr>
        <w:t>Background</w:t>
      </w:r>
    </w:p>
    <w:p w14:paraId="1C316608" w14:textId="77777777" w:rsidR="00A04A63" w:rsidRDefault="00E13CC0" w:rsidP="00A04A63">
      <w:pPr>
        <w:pStyle w:val="ListParagraph"/>
        <w:numPr>
          <w:ilvl w:val="0"/>
          <w:numId w:val="5"/>
        </w:numPr>
        <w:rPr>
          <w:rFonts w:asciiTheme="majorHAnsi" w:hAnsiTheme="majorHAnsi" w:cstheme="majorHAnsi"/>
        </w:rPr>
      </w:pPr>
      <w:r>
        <w:rPr>
          <w:rFonts w:asciiTheme="majorHAnsi" w:hAnsiTheme="majorHAnsi" w:cstheme="majorHAnsi"/>
        </w:rPr>
        <w:t>Importance of watershed characteristics on waterbody condition</w:t>
      </w:r>
    </w:p>
    <w:p w14:paraId="2E240F5C" w14:textId="77777777"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Terrestrial-aquatic linkages</w:t>
      </w:r>
    </w:p>
    <w:p w14:paraId="386DF6B8" w14:textId="77777777"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Stream-lake linkages</w:t>
      </w:r>
    </w:p>
    <w:p w14:paraId="6D9EB075" w14:textId="77777777" w:rsidR="00A04A63" w:rsidRDefault="00A04A63" w:rsidP="00E13CC0">
      <w:pPr>
        <w:pStyle w:val="ListParagraph"/>
        <w:numPr>
          <w:ilvl w:val="2"/>
          <w:numId w:val="5"/>
        </w:numPr>
        <w:rPr>
          <w:rFonts w:asciiTheme="majorHAnsi" w:hAnsiTheme="majorHAnsi" w:cstheme="majorHAnsi"/>
        </w:rPr>
      </w:pPr>
      <w:r>
        <w:rPr>
          <w:rFonts w:asciiTheme="majorHAnsi" w:hAnsiTheme="majorHAnsi" w:cstheme="majorHAnsi"/>
        </w:rPr>
        <w:t xml:space="preserve">Further proposed reading: </w:t>
      </w:r>
      <w:proofErr w:type="spellStart"/>
      <w:r>
        <w:rPr>
          <w:rFonts w:asciiTheme="majorHAnsi" w:hAnsiTheme="majorHAnsi" w:cstheme="majorHAnsi"/>
        </w:rPr>
        <w:t>Wurtsbaugh</w:t>
      </w:r>
      <w:proofErr w:type="spellEnd"/>
      <w:r>
        <w:rPr>
          <w:rFonts w:asciiTheme="majorHAnsi" w:hAnsiTheme="majorHAnsi" w:cstheme="majorHAnsi"/>
        </w:rPr>
        <w:t xml:space="preserve"> et al 2005, Robinson et al 2007, Goodman et al 2011, Xu &amp; Xu 2018, </w:t>
      </w:r>
      <w:proofErr w:type="spellStart"/>
      <w:r>
        <w:rPr>
          <w:rFonts w:asciiTheme="majorHAnsi" w:hAnsiTheme="majorHAnsi" w:cstheme="majorHAnsi"/>
        </w:rPr>
        <w:t>Stachelek</w:t>
      </w:r>
      <w:proofErr w:type="spellEnd"/>
      <w:r>
        <w:rPr>
          <w:rFonts w:asciiTheme="majorHAnsi" w:hAnsiTheme="majorHAnsi" w:cstheme="majorHAnsi"/>
        </w:rPr>
        <w:t xml:space="preserve"> &amp; </w:t>
      </w:r>
      <w:proofErr w:type="spellStart"/>
      <w:r>
        <w:rPr>
          <w:rFonts w:asciiTheme="majorHAnsi" w:hAnsiTheme="majorHAnsi" w:cstheme="majorHAnsi"/>
        </w:rPr>
        <w:t>So</w:t>
      </w:r>
      <w:ins w:id="60" w:author="Cayelan C. Carey" w:date="2019-03-05T19:37:00Z">
        <w:r w:rsidR="00E22927">
          <w:rPr>
            <w:rFonts w:asciiTheme="majorHAnsi" w:hAnsiTheme="majorHAnsi" w:cstheme="majorHAnsi"/>
          </w:rPr>
          <w:t>r</w:t>
        </w:r>
      </w:ins>
      <w:del w:id="61" w:author="Cayelan C. Carey" w:date="2019-03-05T19:37:00Z">
        <w:r w:rsidDel="00E22927">
          <w:rPr>
            <w:rFonts w:asciiTheme="majorHAnsi" w:hAnsiTheme="majorHAnsi" w:cstheme="majorHAnsi"/>
          </w:rPr>
          <w:delText>d</w:delText>
        </w:r>
      </w:del>
      <w:r>
        <w:rPr>
          <w:rFonts w:asciiTheme="majorHAnsi" w:hAnsiTheme="majorHAnsi" w:cstheme="majorHAnsi"/>
        </w:rPr>
        <w:t>an</w:t>
      </w:r>
      <w:ins w:id="62" w:author="Cayelan C. Carey" w:date="2019-03-05T19:37:00Z">
        <w:r w:rsidR="00E22927">
          <w:rPr>
            <w:rFonts w:asciiTheme="majorHAnsi" w:hAnsiTheme="majorHAnsi" w:cstheme="majorHAnsi"/>
          </w:rPr>
          <w:t>n</w:t>
        </w:r>
      </w:ins>
      <w:r>
        <w:rPr>
          <w:rFonts w:asciiTheme="majorHAnsi" w:hAnsiTheme="majorHAnsi" w:cstheme="majorHAnsi"/>
        </w:rPr>
        <w:t>o</w:t>
      </w:r>
      <w:proofErr w:type="spellEnd"/>
      <w:r>
        <w:rPr>
          <w:rFonts w:asciiTheme="majorHAnsi" w:hAnsiTheme="majorHAnsi" w:cstheme="majorHAnsi"/>
        </w:rPr>
        <w:t xml:space="preserve"> 2019, Marcarelli &amp; </w:t>
      </w:r>
      <w:proofErr w:type="spellStart"/>
      <w:r>
        <w:rPr>
          <w:rFonts w:asciiTheme="majorHAnsi" w:hAnsiTheme="majorHAnsi" w:cstheme="majorHAnsi"/>
        </w:rPr>
        <w:t>Wurtsbaugh</w:t>
      </w:r>
      <w:proofErr w:type="spellEnd"/>
      <w:r>
        <w:rPr>
          <w:rFonts w:asciiTheme="majorHAnsi" w:hAnsiTheme="majorHAnsi" w:cstheme="majorHAnsi"/>
        </w:rPr>
        <w:t xml:space="preserve"> 2009, </w:t>
      </w:r>
      <w:proofErr w:type="spellStart"/>
      <w:r>
        <w:rPr>
          <w:rFonts w:asciiTheme="majorHAnsi" w:hAnsiTheme="majorHAnsi" w:cstheme="majorHAnsi"/>
        </w:rPr>
        <w:t>Sadro</w:t>
      </w:r>
      <w:proofErr w:type="spellEnd"/>
      <w:r>
        <w:rPr>
          <w:rFonts w:asciiTheme="majorHAnsi" w:hAnsiTheme="majorHAnsi" w:cstheme="majorHAnsi"/>
        </w:rPr>
        <w:t xml:space="preserve"> et al 2012, </w:t>
      </w:r>
      <w:proofErr w:type="spellStart"/>
      <w:r>
        <w:rPr>
          <w:rFonts w:asciiTheme="majorHAnsi" w:hAnsiTheme="majorHAnsi" w:cstheme="majorHAnsi"/>
        </w:rPr>
        <w:t>Schmadel</w:t>
      </w:r>
      <w:proofErr w:type="spellEnd"/>
      <w:r>
        <w:rPr>
          <w:rFonts w:asciiTheme="majorHAnsi" w:hAnsiTheme="majorHAnsi" w:cstheme="majorHAnsi"/>
        </w:rPr>
        <w:t xml:space="preserve"> et al 2018, Jones 2010, Hotchkiss et al 2018.</w:t>
      </w:r>
      <w:r w:rsidR="009A24B3">
        <w:rPr>
          <w:rFonts w:asciiTheme="majorHAnsi" w:hAnsiTheme="majorHAnsi" w:cstheme="majorHAnsi"/>
        </w:rPr>
        <w:t>, ETC</w:t>
      </w:r>
    </w:p>
    <w:p w14:paraId="7BE45A82" w14:textId="77777777" w:rsidR="00E13CC0"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Importance of storm events in stream dynamics</w:t>
      </w:r>
    </w:p>
    <w:p w14:paraId="02711D8C" w14:textId="77777777" w:rsidR="00E13CC0" w:rsidRPr="00A04A63"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In the new age of data availability, can we relate stream dynamics of a highly monitored stream to neighboring streams lacking data availability?</w:t>
      </w:r>
    </w:p>
    <w:p w14:paraId="48874220" w14:textId="77777777" w:rsidR="00667469" w:rsidRPr="00E90FD1" w:rsidRDefault="00667469">
      <w:pPr>
        <w:rPr>
          <w:rFonts w:asciiTheme="majorHAnsi" w:hAnsiTheme="majorHAnsi" w:cstheme="majorHAnsi"/>
          <w:b/>
        </w:rPr>
      </w:pPr>
      <w:r w:rsidRPr="00E90FD1">
        <w:rPr>
          <w:rFonts w:asciiTheme="majorHAnsi" w:hAnsiTheme="majorHAnsi" w:cstheme="majorHAnsi"/>
          <w:b/>
        </w:rPr>
        <w:t>Methods</w:t>
      </w:r>
    </w:p>
    <w:p w14:paraId="08009D4C" w14:textId="77777777" w:rsidR="00E13CC0" w:rsidRPr="00E13CC0" w:rsidRDefault="00E13CC0" w:rsidP="00E13CC0">
      <w:pPr>
        <w:pStyle w:val="ListParagraph"/>
        <w:numPr>
          <w:ilvl w:val="0"/>
          <w:numId w:val="12"/>
        </w:numPr>
        <w:rPr>
          <w:rFonts w:asciiTheme="majorHAnsi" w:hAnsiTheme="majorHAnsi" w:cstheme="majorHAnsi"/>
        </w:rPr>
      </w:pPr>
      <w:r>
        <w:rPr>
          <w:rFonts w:asciiTheme="majorHAnsi" w:hAnsiTheme="majorHAnsi" w:cstheme="majorHAnsi"/>
        </w:rPr>
        <w:t>Study site</w:t>
      </w:r>
    </w:p>
    <w:p w14:paraId="1A9F24A9" w14:textId="77777777" w:rsidR="00255A95" w:rsidRDefault="00E13CC0" w:rsidP="00E13CC0">
      <w:pPr>
        <w:pStyle w:val="ListParagraph"/>
        <w:numPr>
          <w:ilvl w:val="1"/>
          <w:numId w:val="12"/>
        </w:numPr>
        <w:rPr>
          <w:rFonts w:asciiTheme="majorHAnsi" w:hAnsiTheme="majorHAnsi" w:cstheme="majorHAnsi"/>
        </w:rPr>
      </w:pPr>
      <w:r>
        <w:rPr>
          <w:rFonts w:asciiTheme="majorHAnsi" w:hAnsiTheme="majorHAnsi" w:cstheme="majorHAnsi"/>
        </w:rPr>
        <w:t xml:space="preserve">Introduce BVR </w:t>
      </w:r>
    </w:p>
    <w:p w14:paraId="664E15C6" w14:textId="77777777" w:rsidR="00255A95" w:rsidRDefault="00DD27A5" w:rsidP="00255A95">
      <w:pPr>
        <w:pStyle w:val="ListParagraph"/>
        <w:numPr>
          <w:ilvl w:val="2"/>
          <w:numId w:val="12"/>
        </w:numPr>
        <w:rPr>
          <w:rFonts w:asciiTheme="majorHAnsi" w:hAnsiTheme="majorHAnsi" w:cstheme="majorHAnsi"/>
        </w:rPr>
      </w:pPr>
      <w:r>
        <w:rPr>
          <w:rFonts w:asciiTheme="majorHAnsi" w:hAnsiTheme="majorHAnsi" w:cstheme="majorHAnsi"/>
        </w:rPr>
        <w:t>4 s</w:t>
      </w:r>
      <w:r w:rsidR="00255A95">
        <w:rPr>
          <w:rFonts w:asciiTheme="majorHAnsi" w:hAnsiTheme="majorHAnsi" w:cstheme="majorHAnsi"/>
        </w:rPr>
        <w:t xml:space="preserve">elected inflows </w:t>
      </w:r>
      <w:r w:rsidR="006A1933">
        <w:rPr>
          <w:rFonts w:asciiTheme="majorHAnsi" w:hAnsiTheme="majorHAnsi" w:cstheme="majorHAnsi"/>
        </w:rPr>
        <w:t xml:space="preserve">(see Figure 1) </w:t>
      </w:r>
    </w:p>
    <w:p w14:paraId="5CA6377A" w14:textId="77777777" w:rsidR="00E13CC0"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R</w:t>
      </w:r>
      <w:r w:rsidR="00E13CC0">
        <w:rPr>
          <w:rFonts w:asciiTheme="majorHAnsi" w:hAnsiTheme="majorHAnsi" w:cstheme="majorHAnsi"/>
        </w:rPr>
        <w:t>elationship to FCR</w:t>
      </w:r>
    </w:p>
    <w:p w14:paraId="6FAB2865" w14:textId="77777777"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Watershed history</w:t>
      </w:r>
    </w:p>
    <w:p w14:paraId="1439AC2C" w14:textId="77777777"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Geographical similarity</w:t>
      </w:r>
    </w:p>
    <w:p w14:paraId="038EC2AB" w14:textId="77777777"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Outflow to FCR</w:t>
      </w:r>
    </w:p>
    <w:p w14:paraId="16CED3D2" w14:textId="77777777" w:rsidR="00E13CC0" w:rsidRDefault="00255A95" w:rsidP="00E13CC0">
      <w:pPr>
        <w:pStyle w:val="ListParagraph"/>
        <w:numPr>
          <w:ilvl w:val="0"/>
          <w:numId w:val="12"/>
        </w:numPr>
        <w:rPr>
          <w:rFonts w:asciiTheme="majorHAnsi" w:hAnsiTheme="majorHAnsi" w:cstheme="majorHAnsi"/>
        </w:rPr>
      </w:pPr>
      <w:r>
        <w:rPr>
          <w:rFonts w:asciiTheme="majorHAnsi" w:hAnsiTheme="majorHAnsi" w:cstheme="majorHAnsi"/>
        </w:rPr>
        <w:t>Field sampling</w:t>
      </w:r>
      <w:r w:rsidR="00E90FD1">
        <w:rPr>
          <w:rFonts w:asciiTheme="majorHAnsi" w:hAnsiTheme="majorHAnsi" w:cstheme="majorHAnsi"/>
        </w:rPr>
        <w:t>, summer 2019</w:t>
      </w:r>
    </w:p>
    <w:p w14:paraId="17A0CD86" w14:textId="77777777"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(bi-monthly?) sampling of 4 major inflows to develop baseline</w:t>
      </w:r>
    </w:p>
    <w:p w14:paraId="0EF943EE" w14:textId="77777777"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Nutrient chemistry (total and soluble nitrogen, phosphorus, and carbon)</w:t>
      </w:r>
    </w:p>
    <w:p w14:paraId="0BAFC86C" w14:textId="77777777"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Discharge</w:t>
      </w:r>
      <w:r w:rsidR="006A1933">
        <w:rPr>
          <w:rFonts w:asciiTheme="majorHAnsi" w:hAnsiTheme="majorHAnsi" w:cstheme="majorHAnsi"/>
        </w:rPr>
        <w:t xml:space="preserve"> (using a flowmeter)</w:t>
      </w:r>
    </w:p>
    <w:p w14:paraId="71A88B3B" w14:textId="77777777"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Physical characteristics (dissolved oxygen, conductivity, temperature)</w:t>
      </w:r>
    </w:p>
    <w:p w14:paraId="69F258E2" w14:textId="77777777"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Periodic event-based sampling</w:t>
      </w:r>
    </w:p>
    <w:p w14:paraId="1148B916" w14:textId="77777777"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ISCO sampler to capture high-frequency dynamics during major flow events</w:t>
      </w:r>
    </w:p>
    <w:p w14:paraId="2DF13272" w14:textId="77777777"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sampling at deep-hole of BVR</w:t>
      </w:r>
    </w:p>
    <w:p w14:paraId="192914C3" w14:textId="77777777"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Biological, physical, and chemical sampling</w:t>
      </w:r>
    </w:p>
    <w:p w14:paraId="580E2C0B" w14:textId="77777777" w:rsidR="00255A95" w:rsidRDefault="00255A95" w:rsidP="00255A95">
      <w:pPr>
        <w:pStyle w:val="ListParagraph"/>
        <w:numPr>
          <w:ilvl w:val="1"/>
          <w:numId w:val="12"/>
        </w:numPr>
        <w:rPr>
          <w:rFonts w:asciiTheme="majorHAnsi" w:hAnsiTheme="majorHAnsi" w:cstheme="majorHAnsi"/>
        </w:rPr>
      </w:pPr>
      <w:commentRangeStart w:id="63"/>
      <w:r>
        <w:rPr>
          <w:rFonts w:asciiTheme="majorHAnsi" w:hAnsiTheme="majorHAnsi" w:cstheme="majorHAnsi"/>
        </w:rPr>
        <w:lastRenderedPageBreak/>
        <w:t xml:space="preserve">Grab samples at strategically chosen sites along the reservoir gradient (?) </w:t>
      </w:r>
      <w:commentRangeEnd w:id="63"/>
      <w:r w:rsidR="00246BFA">
        <w:rPr>
          <w:rStyle w:val="CommentReference"/>
        </w:rPr>
        <w:commentReference w:id="63"/>
      </w:r>
      <w:r>
        <w:rPr>
          <w:rFonts w:asciiTheme="majorHAnsi" w:hAnsiTheme="majorHAnsi" w:cstheme="majorHAnsi"/>
        </w:rPr>
        <w:t xml:space="preserve">(see red arrows on </w:t>
      </w:r>
      <w:r w:rsidR="00246BFA">
        <w:rPr>
          <w:rFonts w:asciiTheme="majorHAnsi" w:hAnsiTheme="majorHAnsi" w:cstheme="majorHAnsi"/>
        </w:rPr>
        <w:t>F</w:t>
      </w:r>
      <w:r>
        <w:rPr>
          <w:rFonts w:asciiTheme="majorHAnsi" w:hAnsiTheme="majorHAnsi" w:cstheme="majorHAnsi"/>
        </w:rPr>
        <w:t>igure</w:t>
      </w:r>
      <w:r w:rsidR="00246BFA">
        <w:rPr>
          <w:rFonts w:asciiTheme="majorHAnsi" w:hAnsiTheme="majorHAnsi" w:cstheme="majorHAnsi"/>
        </w:rPr>
        <w:t xml:space="preserve"> 1</w:t>
      </w:r>
      <w:r>
        <w:rPr>
          <w:rFonts w:asciiTheme="majorHAnsi" w:hAnsiTheme="majorHAnsi" w:cstheme="majorHAnsi"/>
        </w:rPr>
        <w:t>)</w:t>
      </w:r>
    </w:p>
    <w:p w14:paraId="32BC8C78" w14:textId="77777777" w:rsidR="00246BFA" w:rsidRPr="00246BFA" w:rsidRDefault="00255A95" w:rsidP="00246BFA">
      <w:pPr>
        <w:pStyle w:val="ListParagraph"/>
        <w:numPr>
          <w:ilvl w:val="2"/>
          <w:numId w:val="12"/>
        </w:numPr>
        <w:rPr>
          <w:rFonts w:asciiTheme="majorHAnsi" w:hAnsiTheme="majorHAnsi" w:cstheme="majorHAnsi"/>
        </w:rPr>
      </w:pPr>
      <w:r>
        <w:rPr>
          <w:rFonts w:asciiTheme="majorHAnsi" w:hAnsiTheme="majorHAnsi" w:cstheme="majorHAnsi"/>
        </w:rPr>
        <w:t>CTD + nutrient grab samples</w:t>
      </w:r>
    </w:p>
    <w:p w14:paraId="0665B5B5" w14:textId="77777777" w:rsidR="00255A95" w:rsidRDefault="00255A95" w:rsidP="00255A95">
      <w:pPr>
        <w:rPr>
          <w:rFonts w:asciiTheme="majorHAnsi" w:hAnsiTheme="majorHAnsi" w:cstheme="majorHAnsi"/>
        </w:rPr>
      </w:pPr>
      <w:r w:rsidRPr="00255A95">
        <w:rPr>
          <w:rFonts w:asciiTheme="majorHAnsi" w:hAnsiTheme="majorHAnsi" w:cstheme="majorHAnsi"/>
          <w:noProof/>
        </w:rPr>
        <w:drawing>
          <wp:inline distT="0" distB="0" distL="0" distR="0" wp14:anchorId="5F05A26F" wp14:editId="763554E3">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10"/>
                    <a:stretch>
                      <a:fillRect/>
                    </a:stretch>
                  </pic:blipFill>
                  <pic:spPr>
                    <a:xfrm>
                      <a:off x="0" y="0"/>
                      <a:ext cx="5943600" cy="5198745"/>
                    </a:xfrm>
                    <a:prstGeom prst="rect">
                      <a:avLst/>
                    </a:prstGeom>
                  </pic:spPr>
                </pic:pic>
              </a:graphicData>
            </a:graphic>
          </wp:inline>
        </w:drawing>
      </w:r>
      <w:r w:rsidRPr="00255A95">
        <w:rPr>
          <w:rFonts w:asciiTheme="majorHAnsi" w:hAnsiTheme="majorHAnsi" w:cstheme="majorHAnsi"/>
        </w:rPr>
        <w:t xml:space="preserve"> </w:t>
      </w:r>
    </w:p>
    <w:p w14:paraId="06F899A1" w14:textId="77777777" w:rsidR="00246BFA" w:rsidRDefault="00246BFA" w:rsidP="00255A95">
      <w:pPr>
        <w:rPr>
          <w:rFonts w:asciiTheme="majorHAnsi" w:hAnsiTheme="majorHAnsi" w:cstheme="majorHAnsi"/>
        </w:rPr>
      </w:pPr>
      <w:r>
        <w:rPr>
          <w:rFonts w:asciiTheme="majorHAnsi" w:hAnsiTheme="majorHAnsi" w:cstheme="majorHAnsi"/>
        </w:rPr>
        <w:t>Figure 1. Map of Falling Creek Reservoir and Beaverdam Reservoir, along with watershed boundaries and proposed sampling sites</w:t>
      </w:r>
    </w:p>
    <w:p w14:paraId="0A2A63CC" w14:textId="77777777" w:rsidR="00246BFA" w:rsidRDefault="00246BFA" w:rsidP="00255A95">
      <w:pPr>
        <w:rPr>
          <w:rFonts w:asciiTheme="majorHAnsi" w:hAnsiTheme="majorHAnsi" w:cstheme="majorHAnsi"/>
        </w:rPr>
      </w:pPr>
    </w:p>
    <w:p w14:paraId="17434654" w14:textId="77777777" w:rsidR="00246BFA" w:rsidRDefault="00246BFA" w:rsidP="00246BFA">
      <w:pPr>
        <w:pStyle w:val="ListParagraph"/>
        <w:numPr>
          <w:ilvl w:val="0"/>
          <w:numId w:val="13"/>
        </w:numPr>
        <w:rPr>
          <w:rFonts w:asciiTheme="majorHAnsi" w:hAnsiTheme="majorHAnsi" w:cstheme="majorHAnsi"/>
        </w:rPr>
      </w:pPr>
      <w:r>
        <w:rPr>
          <w:rFonts w:asciiTheme="majorHAnsi" w:hAnsiTheme="majorHAnsi" w:cstheme="majorHAnsi"/>
        </w:rPr>
        <w:t>Data analysis</w:t>
      </w:r>
    </w:p>
    <w:p w14:paraId="0AEDC75B" w14:textId="77777777" w:rsidR="00246BFA" w:rsidRPr="00246BFA" w:rsidRDefault="00246BFA" w:rsidP="00246BFA">
      <w:pPr>
        <w:pStyle w:val="ListParagraph"/>
        <w:numPr>
          <w:ilvl w:val="1"/>
          <w:numId w:val="13"/>
        </w:numPr>
        <w:rPr>
          <w:rFonts w:asciiTheme="majorHAnsi" w:hAnsiTheme="majorHAnsi" w:cstheme="majorHAnsi"/>
        </w:rPr>
      </w:pPr>
      <w:r>
        <w:rPr>
          <w:rFonts w:asciiTheme="majorHAnsi" w:hAnsiTheme="majorHAnsi" w:cstheme="majorHAnsi"/>
        </w:rPr>
        <w:t xml:space="preserve">Generalized linear models to </w:t>
      </w:r>
      <w:r w:rsidR="00A539DE">
        <w:rPr>
          <w:rFonts w:asciiTheme="majorHAnsi" w:hAnsiTheme="majorHAnsi" w:cstheme="majorHAnsi"/>
        </w:rPr>
        <w:t xml:space="preserve">analyze drivers of </w:t>
      </w:r>
      <w:r w:rsidR="009D35A4">
        <w:rPr>
          <w:rFonts w:asciiTheme="majorHAnsi" w:hAnsiTheme="majorHAnsi" w:cstheme="majorHAnsi"/>
        </w:rPr>
        <w:t>nutrient and phytoplankton dynamics</w:t>
      </w:r>
      <w:r>
        <w:rPr>
          <w:rFonts w:asciiTheme="majorHAnsi" w:hAnsiTheme="majorHAnsi" w:cstheme="majorHAnsi"/>
        </w:rPr>
        <w:t xml:space="preserve"> along a stream-reservoir gradient</w:t>
      </w:r>
    </w:p>
    <w:sectPr w:rsidR="00246BFA" w:rsidRPr="00246BFA">
      <w:footerReference w:type="even" r:id="rId11"/>
      <w:footerReference w:type="default" r:id="rId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Cayelan C. Carey" w:date="2019-03-05T11:41:00Z" w:initials="CCC">
    <w:p w14:paraId="0AEEE685" w14:textId="77777777" w:rsidR="00605F86" w:rsidRDefault="00605F86">
      <w:pPr>
        <w:pStyle w:val="CommentText"/>
      </w:pPr>
      <w:r>
        <w:rPr>
          <w:rStyle w:val="CommentReference"/>
        </w:rPr>
        <w:annotationRef/>
      </w:r>
      <w:r>
        <w:t>Can you articulate this very clearly? Maybe start more high level (outside of freshwaters, for all ecosystems- to answer the question, why forecasting??)</w:t>
      </w:r>
      <w:r w:rsidR="00744C7A">
        <w:t xml:space="preserve"> then work down into phytoplankton second. </w:t>
      </w:r>
    </w:p>
  </w:comment>
  <w:comment w:id="17" w:author="Whitney Woelmer" w:date="2019-03-06T11:45:00Z" w:initials="WW">
    <w:p w14:paraId="0A0E3EB5" w14:textId="77777777" w:rsidR="00E33697" w:rsidRDefault="00E33697">
      <w:pPr>
        <w:pStyle w:val="CommentText"/>
      </w:pPr>
      <w:r>
        <w:rPr>
          <w:rStyle w:val="CommentReference"/>
        </w:rPr>
        <w:annotationRef/>
      </w:r>
      <w:r>
        <w:t xml:space="preserve">These ‘true’ forecasting studies…if something has a </w:t>
      </w:r>
      <w:r w:rsidR="006A3761">
        <w:t>validation period, can we consider that ‘true?’</w:t>
      </w:r>
    </w:p>
  </w:comment>
  <w:comment w:id="20" w:author="Cayelan C. Carey" w:date="2019-03-05T11:46:00Z" w:initials="CCC">
    <w:p w14:paraId="5F8856AE" w14:textId="77777777" w:rsidR="00EC71CE" w:rsidRDefault="00EC71CE">
      <w:pPr>
        <w:pStyle w:val="CommentText"/>
      </w:pPr>
      <w:r>
        <w:rPr>
          <w:rStyle w:val="CommentReference"/>
        </w:rPr>
        <w:annotationRef/>
      </w:r>
      <w:r>
        <w:t xml:space="preserve">This would be really informed by </w:t>
      </w:r>
      <w:r w:rsidR="00B00AD5">
        <w:t>the lit review findings- e.g., do you find consistently that one approach does a better job than another?</w:t>
      </w:r>
    </w:p>
  </w:comment>
  <w:comment w:id="21" w:author="Cayelan C. Carey" w:date="2019-03-05T11:47:00Z" w:initials="CCC">
    <w:p w14:paraId="0C724282" w14:textId="77777777" w:rsidR="00B00AD5" w:rsidRDefault="00B00AD5">
      <w:pPr>
        <w:pStyle w:val="CommentText"/>
      </w:pPr>
      <w:r>
        <w:rPr>
          <w:rStyle w:val="CommentReference"/>
        </w:rPr>
        <w:annotationRef/>
      </w:r>
      <w:r>
        <w:t>Could you articulate this in ~1-2 clear questions?</w:t>
      </w:r>
    </w:p>
  </w:comment>
  <w:comment w:id="23" w:author="Whitney Woelmer" w:date="2019-03-02T14:58:00Z" w:initials="WW">
    <w:p w14:paraId="166E1AEB" w14:textId="77777777" w:rsidR="00D84741" w:rsidRDefault="00D84741">
      <w:pPr>
        <w:pStyle w:val="CommentText"/>
      </w:pPr>
      <w:r>
        <w:rPr>
          <w:rStyle w:val="CommentReference"/>
        </w:rPr>
        <w:annotationRef/>
      </w:r>
      <w:r>
        <w:t>Most of this will be covered in-depth within the general intro section but am leaving it here for now</w:t>
      </w:r>
    </w:p>
  </w:comment>
  <w:comment w:id="24" w:author="Cayelan C. Carey" w:date="2019-03-05T11:48:00Z" w:initials="CCC">
    <w:p w14:paraId="190B6ADC" w14:textId="77777777" w:rsidR="00B00AD5" w:rsidRDefault="00B00AD5">
      <w:pPr>
        <w:pStyle w:val="CommentText"/>
      </w:pPr>
      <w:r>
        <w:rPr>
          <w:rStyle w:val="CommentReference"/>
        </w:rPr>
        <w:annotationRef/>
      </w:r>
      <w:r>
        <w:t xml:space="preserve">Could you rephrase these objectives as questions? </w:t>
      </w:r>
    </w:p>
  </w:comment>
  <w:comment w:id="25" w:author="Cayelan C. Carey" w:date="2019-03-05T11:48:00Z" w:initials="CCC">
    <w:p w14:paraId="660F4A51" w14:textId="77777777" w:rsidR="00B00AD5" w:rsidRDefault="00B00AD5">
      <w:pPr>
        <w:pStyle w:val="CommentText"/>
      </w:pPr>
      <w:r>
        <w:rPr>
          <w:rStyle w:val="CommentReference"/>
        </w:rPr>
        <w:annotationRef/>
      </w:r>
      <w:r>
        <w:t>I like this a lot!</w:t>
      </w:r>
      <w:r w:rsidR="005B292A">
        <w:t xml:space="preserve"> I’m wondering if there is a 3</w:t>
      </w:r>
      <w:r w:rsidR="005B292A" w:rsidRPr="005B292A">
        <w:rPr>
          <w:vertAlign w:val="superscript"/>
        </w:rPr>
        <w:t>rd</w:t>
      </w:r>
      <w:r w:rsidR="005B292A">
        <w:t xml:space="preserve"> bullet that will emerge when you do a review of the literature and learn more about the approaches that emerge from other papers.</w:t>
      </w:r>
    </w:p>
  </w:comment>
  <w:comment w:id="26" w:author="Cayelan C. Carey" w:date="2019-03-05T11:49:00Z" w:initials="CCC">
    <w:p w14:paraId="69AE9AF1" w14:textId="77777777" w:rsidR="009E1152" w:rsidRDefault="009E1152" w:rsidP="009E1152">
      <w:pPr>
        <w:pStyle w:val="CommentText"/>
      </w:pPr>
      <w:r>
        <w:rPr>
          <w:rStyle w:val="CommentReference"/>
        </w:rPr>
        <w:annotationRef/>
      </w:r>
      <w:r>
        <w:t>Could you re-write this site description more in the way that it would be listed in a manuscript? There is ton of available text that could be recycled from previous lab papers.</w:t>
      </w:r>
    </w:p>
  </w:comment>
  <w:comment w:id="27" w:author="Whitney Woelmer" w:date="2019-03-02T15:51:00Z" w:initials="WW">
    <w:p w14:paraId="0F113C99" w14:textId="77777777" w:rsidR="009E1152" w:rsidRDefault="009E1152" w:rsidP="009E1152">
      <w:pPr>
        <w:pStyle w:val="CommentText"/>
      </w:pPr>
      <w:r>
        <w:rPr>
          <w:rStyle w:val="CommentReference"/>
        </w:rPr>
        <w:annotationRef/>
      </w:r>
      <w:r>
        <w:t>Or ‘assess the drivers’ as was previously written in GRFP</w:t>
      </w:r>
    </w:p>
  </w:comment>
  <w:comment w:id="28" w:author="Cayelan C. Carey" w:date="2019-03-05T11:51:00Z" w:initials="CCC">
    <w:p w14:paraId="234E84D0" w14:textId="77777777" w:rsidR="009E1152" w:rsidRDefault="009E1152" w:rsidP="009E1152">
      <w:pPr>
        <w:pStyle w:val="CommentText"/>
      </w:pPr>
      <w:r>
        <w:rPr>
          <w:rStyle w:val="CommentReference"/>
        </w:rPr>
        <w:annotationRef/>
      </w:r>
      <w:r>
        <w:t xml:space="preserve">I think that given </w:t>
      </w:r>
      <w:proofErr w:type="spellStart"/>
      <w:r>
        <w:t>objs</w:t>
      </w:r>
      <w:proofErr w:type="spellEnd"/>
      <w:r>
        <w:t xml:space="preserve"> 2 &amp; 3, I would keep obj 1 as listed!</w:t>
      </w:r>
    </w:p>
  </w:comment>
  <w:comment w:id="29" w:author="Whitney Woelmer" w:date="2019-03-02T14:59:00Z" w:initials="WW">
    <w:p w14:paraId="1649E121" w14:textId="77777777" w:rsidR="009E1152" w:rsidRDefault="009E1152" w:rsidP="009E1152">
      <w:pPr>
        <w:pStyle w:val="CommentText"/>
      </w:pPr>
      <w:r>
        <w:rPr>
          <w:rStyle w:val="CommentReference"/>
        </w:rPr>
        <w:annotationRef/>
      </w:r>
      <w:r>
        <w:t>Not sure what tense to use here since this is proposed research but this work is already done?</w:t>
      </w:r>
    </w:p>
  </w:comment>
  <w:comment w:id="30" w:author="Cayelan C. Carey" w:date="2019-03-05T11:55:00Z" w:initials="CCC">
    <w:p w14:paraId="2B4E5FFE" w14:textId="77777777" w:rsidR="009E1152" w:rsidRDefault="009E1152" w:rsidP="009E1152">
      <w:pPr>
        <w:pStyle w:val="CommentText"/>
      </w:pPr>
      <w:r>
        <w:rPr>
          <w:rStyle w:val="CommentReference"/>
        </w:rPr>
        <w:annotationRef/>
      </w:r>
      <w:r>
        <w:t>For purpose of prospectus, I think you should use future- this can then easily be converted to past later when it becomes a manuscript!</w:t>
      </w:r>
    </w:p>
  </w:comment>
  <w:comment w:id="39" w:author="Cayelan C. Carey" w:date="2019-03-05T11:58:00Z" w:initials="CCC">
    <w:p w14:paraId="5B8FA46A" w14:textId="77777777" w:rsidR="009E1152" w:rsidRDefault="009E1152" w:rsidP="009E1152">
      <w:pPr>
        <w:pStyle w:val="CommentText"/>
      </w:pPr>
      <w:r>
        <w:rPr>
          <w:rStyle w:val="CommentReference"/>
        </w:rPr>
        <w:annotationRef/>
      </w:r>
      <w:r>
        <w:t>Can you write up 1 salient paragraph of a high-level FLARE description?</w:t>
      </w:r>
    </w:p>
  </w:comment>
  <w:comment w:id="40" w:author="Cayelan C. Carey" w:date="2019-03-05T11:59:00Z" w:initials="CCC">
    <w:p w14:paraId="30A36B19" w14:textId="77777777" w:rsidR="009E1152" w:rsidRDefault="009E1152" w:rsidP="009E1152">
      <w:pPr>
        <w:pStyle w:val="CommentText"/>
      </w:pPr>
      <w:r>
        <w:rPr>
          <w:rStyle w:val="CommentReference"/>
        </w:rPr>
        <w:annotationRef/>
      </w:r>
      <w:r>
        <w:t>Can you give a bit more detail here as to how you will do this?</w:t>
      </w:r>
    </w:p>
  </w:comment>
  <w:comment w:id="41" w:author="Cayelan C. Carey" w:date="2019-03-05T13:41:00Z" w:initials="CCC">
    <w:p w14:paraId="4C296F59" w14:textId="77777777" w:rsidR="00F5259C" w:rsidRDefault="00F5259C">
      <w:pPr>
        <w:pStyle w:val="CommentText"/>
      </w:pPr>
      <w:r>
        <w:rPr>
          <w:rStyle w:val="CommentReference"/>
        </w:rPr>
        <w:annotationRef/>
      </w:r>
      <w:r>
        <w:t xml:space="preserve">Maybe </w:t>
      </w:r>
      <w:proofErr w:type="gramStart"/>
      <w:r>
        <w:t>take a look</w:t>
      </w:r>
      <w:proofErr w:type="gramEnd"/>
      <w:r>
        <w:t xml:space="preserve"> at the </w:t>
      </w:r>
      <w:proofErr w:type="spellStart"/>
      <w:r>
        <w:t>Dietze</w:t>
      </w:r>
      <w:proofErr w:type="spellEnd"/>
      <w:r>
        <w:t xml:space="preserve"> chapter again on this topic to see if there are other criteria we should add in?</w:t>
      </w:r>
    </w:p>
  </w:comment>
  <w:comment w:id="42" w:author="Cayelan C. Carey" w:date="2019-03-05T13:42:00Z" w:initials="CCC">
    <w:p w14:paraId="6CA17456" w14:textId="77777777" w:rsidR="00F5259C" w:rsidRDefault="00F5259C">
      <w:pPr>
        <w:pStyle w:val="CommentText"/>
      </w:pPr>
      <w:r>
        <w:rPr>
          <w:rStyle w:val="CommentReference"/>
        </w:rPr>
        <w:annotationRef/>
      </w:r>
      <w:r>
        <w:t>I like this a lot!! Could you flesh this out more? (</w:t>
      </w:r>
      <w:proofErr w:type="spellStart"/>
      <w:r>
        <w:t>eg</w:t>
      </w:r>
      <w:proofErr w:type="spellEnd"/>
      <w:r>
        <w:t xml:space="preserve"> for Erin who may not know what this means?)</w:t>
      </w:r>
    </w:p>
  </w:comment>
  <w:comment w:id="43" w:author="Cayelan C. Carey" w:date="2019-03-05T13:42:00Z" w:initials="CCC">
    <w:p w14:paraId="08F8E5BB" w14:textId="77777777" w:rsidR="00F5259C" w:rsidRDefault="00F5259C">
      <w:pPr>
        <w:pStyle w:val="CommentText"/>
      </w:pPr>
      <w:r>
        <w:rPr>
          <w:rStyle w:val="CommentReference"/>
        </w:rPr>
        <w:annotationRef/>
      </w:r>
      <w:r>
        <w:t>Based on the literature, how long would you need</w:t>
      </w:r>
      <w:r w:rsidR="000D2E7B">
        <w:t xml:space="preserve"> to run the forecasts in parallel to be able to assess them</w:t>
      </w:r>
      <w:r>
        <w:t>? A summer? It would be great if you could identify how long the two parallel approaches need to be run in concert</w:t>
      </w:r>
    </w:p>
  </w:comment>
  <w:comment w:id="44" w:author="Cayelan C. Carey" w:date="2019-03-05T15:05:00Z" w:initials="CCC">
    <w:p w14:paraId="4F91EC5B" w14:textId="77777777" w:rsidR="007A4C69" w:rsidRDefault="007A4C69">
      <w:pPr>
        <w:pStyle w:val="CommentText"/>
      </w:pPr>
      <w:r>
        <w:rPr>
          <w:rStyle w:val="CommentReference"/>
        </w:rPr>
        <w:annotationRef/>
      </w:r>
      <w:r>
        <w:t>I think that this will be super cool! e.g., can you identify which conditions you want to test- winter, summer stratified period, fall mixed period, storms, etc.?</w:t>
      </w:r>
    </w:p>
  </w:comment>
  <w:comment w:id="45" w:author="Cayelan C. Carey" w:date="2019-03-05T15:08:00Z" w:initials="CCC">
    <w:p w14:paraId="2C254C75" w14:textId="77777777" w:rsidR="007A4C69" w:rsidRDefault="007A4C69">
      <w:pPr>
        <w:pStyle w:val="CommentText"/>
      </w:pPr>
      <w:r>
        <w:rPr>
          <w:rStyle w:val="CommentReference"/>
        </w:rPr>
        <w:annotationRef/>
      </w:r>
      <w:r>
        <w:t xml:space="preserve">What type of uncertainty? Do you want to make predictions about capturing mean </w:t>
      </w:r>
      <w:proofErr w:type="spellStart"/>
      <w:r>
        <w:t>chla</w:t>
      </w:r>
      <w:proofErr w:type="spellEnd"/>
      <w:r>
        <w:t xml:space="preserve"> vs max (blooms?)</w:t>
      </w:r>
    </w:p>
    <w:p w14:paraId="2DF2DF79" w14:textId="77777777" w:rsidR="007A4C69" w:rsidRDefault="007A4C69">
      <w:pPr>
        <w:pStyle w:val="CommentText"/>
      </w:pPr>
    </w:p>
    <w:p w14:paraId="5973FCEC" w14:textId="77777777" w:rsidR="007A4C69" w:rsidRDefault="007A4C69">
      <w:pPr>
        <w:pStyle w:val="CommentText"/>
      </w:pPr>
      <w:r>
        <w:t>Also, do you want to make predictions about the hindcasting vs forecasting skill?</w:t>
      </w:r>
    </w:p>
  </w:comment>
  <w:comment w:id="46" w:author="Cayelan C. Carey" w:date="2019-03-05T15:09:00Z" w:initials="CCC">
    <w:p w14:paraId="51BACD03" w14:textId="77777777" w:rsidR="00F24871" w:rsidRDefault="00F24871">
      <w:pPr>
        <w:pStyle w:val="CommentText"/>
      </w:pPr>
      <w:r>
        <w:rPr>
          <w:rStyle w:val="CommentReference"/>
        </w:rPr>
        <w:annotationRef/>
      </w:r>
      <w:r>
        <w:t>This is so interesting- is there a time of year when this is happening, or all the time?</w:t>
      </w:r>
    </w:p>
  </w:comment>
  <w:comment w:id="47" w:author="Whitney Woelmer" w:date="2019-03-03T10:55:00Z" w:initials="WW">
    <w:p w14:paraId="0657DFC8" w14:textId="77777777" w:rsidR="000E2224" w:rsidRDefault="000E2224">
      <w:pPr>
        <w:pStyle w:val="CommentText"/>
      </w:pPr>
      <w:r>
        <w:rPr>
          <w:rStyle w:val="CommentReference"/>
        </w:rPr>
        <w:annotationRef/>
      </w:r>
      <w:r>
        <w:t>I had a great conversation with Erin about possible directions for this chapter but really still feel pretty nebulous about it. I would love to discuss more with you in person but put some questions together as a starting point</w:t>
      </w:r>
    </w:p>
  </w:comment>
  <w:comment w:id="49" w:author="Whitney Woelmer" w:date="2019-03-03T11:24:00Z" w:initials="WW">
    <w:p w14:paraId="7430C083" w14:textId="77777777" w:rsidR="00246BFA" w:rsidRDefault="00246BFA">
      <w:pPr>
        <w:pStyle w:val="CommentText"/>
      </w:pPr>
      <w:r>
        <w:rPr>
          <w:rStyle w:val="CommentReference"/>
        </w:rPr>
        <w:annotationRef/>
      </w:r>
      <w:r>
        <w:t xml:space="preserve">i.e., </w:t>
      </w:r>
      <w:r w:rsidR="00E90FD1">
        <w:t xml:space="preserve">nutrient processing and </w:t>
      </w:r>
      <w:proofErr w:type="spellStart"/>
      <w:r>
        <w:t>phytos</w:t>
      </w:r>
      <w:proofErr w:type="spellEnd"/>
    </w:p>
  </w:comment>
  <w:comment w:id="48" w:author="Cayelan C. Carey" w:date="2019-03-05T16:23:00Z" w:initials="CCC">
    <w:p w14:paraId="0D565F06" w14:textId="77777777" w:rsidR="003F5EE5" w:rsidRDefault="00834C31">
      <w:pPr>
        <w:pStyle w:val="CommentText"/>
      </w:pPr>
      <w:r>
        <w:rPr>
          <w:rStyle w:val="CommentReference"/>
        </w:rPr>
        <w:annotationRef/>
      </w:r>
      <w:r w:rsidR="007E2387">
        <w:t>W</w:t>
      </w:r>
      <w:r>
        <w:t xml:space="preserve">ow! My take-home for this is that any of these questions </w:t>
      </w:r>
      <w:r w:rsidR="003F5EE5">
        <w:t>could be</w:t>
      </w:r>
      <w:r>
        <w:t xml:space="preserve"> a standalone chapter; I think that you could probably combine 2 into one chapter but probably not 4 </w:t>
      </w:r>
      <w:r>
        <w:sym w:font="Wingdings" w:char="F04A"/>
      </w:r>
      <w:r w:rsidR="006F2D2F">
        <w:t xml:space="preserve"> Let’s talk after </w:t>
      </w:r>
      <w:r w:rsidR="007E2387">
        <w:t>we meet on Thursday?</w:t>
      </w:r>
      <w:r w:rsidR="0016750F">
        <w:t xml:space="preserve"> Starting with these questions </w:t>
      </w:r>
      <w:r w:rsidR="003F5EE5">
        <w:t xml:space="preserve">here </w:t>
      </w:r>
      <w:r w:rsidR="0016750F">
        <w:t xml:space="preserve">is really helpful. </w:t>
      </w:r>
    </w:p>
    <w:p w14:paraId="45881F5A" w14:textId="77777777" w:rsidR="003F5EE5" w:rsidRDefault="003F5EE5">
      <w:pPr>
        <w:pStyle w:val="CommentText"/>
      </w:pPr>
    </w:p>
    <w:p w14:paraId="1227A60D" w14:textId="77777777" w:rsidR="00834C31" w:rsidRDefault="0016750F">
      <w:pPr>
        <w:pStyle w:val="CommentText"/>
      </w:pPr>
      <w:r>
        <w:t xml:space="preserve">If there were 2 </w:t>
      </w:r>
      <w:r w:rsidR="003F5EE5">
        <w:t xml:space="preserve">Qs </w:t>
      </w:r>
      <w:r>
        <w:t xml:space="preserve">that you were </w:t>
      </w:r>
      <w:r w:rsidRPr="003F5EE5">
        <w:rPr>
          <w:b/>
        </w:rPr>
        <w:t>most</w:t>
      </w:r>
      <w:r>
        <w:t xml:space="preserve"> excited about, </w:t>
      </w:r>
      <w:r w:rsidR="003F5EE5">
        <w:t>which</w:t>
      </w:r>
      <w:r>
        <w:t xml:space="preserve"> would they be?</w:t>
      </w:r>
    </w:p>
    <w:p w14:paraId="1619F8D9" w14:textId="77777777" w:rsidR="0016750F" w:rsidRDefault="0016750F">
      <w:pPr>
        <w:pStyle w:val="CommentText"/>
      </w:pPr>
    </w:p>
    <w:p w14:paraId="7D6C522D" w14:textId="77777777" w:rsidR="0016750F" w:rsidRDefault="0016750F">
      <w:pPr>
        <w:pStyle w:val="CommentText"/>
      </w:pPr>
      <w:r>
        <w:t xml:space="preserve">I think that given that the </w:t>
      </w:r>
      <w:r w:rsidR="009C2B8A">
        <w:t>Qs will guide the sampling, I’m going to hold off on giving detailed feedback on the text below until you we can meet.</w:t>
      </w:r>
      <w:r w:rsidR="003F5EE5">
        <w:t xml:space="preserve"> My goal is to help you figure out which Qs are most tractable given your MS timeline and what’s doable during one field season; some of these Qs would likely need multiple summers of data to answer so my suggestion would be to think of Qs that you can answer &amp; hypotheses you can test in model space using supporting field data. </w:t>
      </w:r>
    </w:p>
  </w:comment>
  <w:comment w:id="63" w:author="Whitney Woelmer" w:date="2019-03-03T11:24:00Z" w:initials="WW">
    <w:p w14:paraId="3F999523" w14:textId="77777777" w:rsidR="00246BFA" w:rsidRDefault="00246BFA">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EEE685" w15:done="0"/>
  <w15:commentEx w15:paraId="0A0E3EB5" w15:done="0"/>
  <w15:commentEx w15:paraId="5F8856AE" w15:done="0"/>
  <w15:commentEx w15:paraId="0C724282" w15:done="0"/>
  <w15:commentEx w15:paraId="166E1AEB" w15:done="0"/>
  <w15:commentEx w15:paraId="190B6ADC" w15:done="0"/>
  <w15:commentEx w15:paraId="660F4A51" w15:done="0"/>
  <w15:commentEx w15:paraId="69AE9AF1" w15:done="0"/>
  <w15:commentEx w15:paraId="0F113C99" w15:done="0"/>
  <w15:commentEx w15:paraId="234E84D0" w15:done="0"/>
  <w15:commentEx w15:paraId="1649E121" w15:done="0"/>
  <w15:commentEx w15:paraId="2B4E5FFE" w15:done="0"/>
  <w15:commentEx w15:paraId="5B8FA46A" w15:done="0"/>
  <w15:commentEx w15:paraId="30A36B19" w15:done="0"/>
  <w15:commentEx w15:paraId="4C296F59" w15:done="0"/>
  <w15:commentEx w15:paraId="6CA17456" w15:done="0"/>
  <w15:commentEx w15:paraId="08F8E5BB" w15:done="0"/>
  <w15:commentEx w15:paraId="4F91EC5B" w15:done="0"/>
  <w15:commentEx w15:paraId="5973FCEC" w15:done="0"/>
  <w15:commentEx w15:paraId="51BACD03" w15:done="0"/>
  <w15:commentEx w15:paraId="0657DFC8" w15:done="0"/>
  <w15:commentEx w15:paraId="7430C083" w15:done="0"/>
  <w15:commentEx w15:paraId="7D6C522D" w15:done="0"/>
  <w15:commentEx w15:paraId="3F9995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EEE685" w16cid:durableId="202A0F97"/>
  <w16cid:commentId w16cid:paraId="0A0E3EB5" w16cid:durableId="202A315B"/>
  <w16cid:commentId w16cid:paraId="5F8856AE" w16cid:durableId="202A0F98"/>
  <w16cid:commentId w16cid:paraId="0C724282" w16cid:durableId="202A0F99"/>
  <w16cid:commentId w16cid:paraId="166E1AEB" w16cid:durableId="202A0F9A"/>
  <w16cid:commentId w16cid:paraId="190B6ADC" w16cid:durableId="202A0F9B"/>
  <w16cid:commentId w16cid:paraId="660F4A51" w16cid:durableId="202A0F9C"/>
  <w16cid:commentId w16cid:paraId="69AE9AF1" w16cid:durableId="202A0F9E"/>
  <w16cid:commentId w16cid:paraId="0F113C99" w16cid:durableId="202A0F9F"/>
  <w16cid:commentId w16cid:paraId="234E84D0" w16cid:durableId="202A0FA0"/>
  <w16cid:commentId w16cid:paraId="1649E121" w16cid:durableId="202A0FA1"/>
  <w16cid:commentId w16cid:paraId="2B4E5FFE" w16cid:durableId="202A0FA2"/>
  <w16cid:commentId w16cid:paraId="5B8FA46A" w16cid:durableId="202A0FA3"/>
  <w16cid:commentId w16cid:paraId="30A36B19" w16cid:durableId="202A0FA4"/>
  <w16cid:commentId w16cid:paraId="4C296F59" w16cid:durableId="202A0FA5"/>
  <w16cid:commentId w16cid:paraId="6CA17456" w16cid:durableId="202A0FA6"/>
  <w16cid:commentId w16cid:paraId="08F8E5BB" w16cid:durableId="202A0FA7"/>
  <w16cid:commentId w16cid:paraId="4F91EC5B" w16cid:durableId="202A0FA8"/>
  <w16cid:commentId w16cid:paraId="5973FCEC" w16cid:durableId="202A0FA9"/>
  <w16cid:commentId w16cid:paraId="51BACD03" w16cid:durableId="202A0FAA"/>
  <w16cid:commentId w16cid:paraId="0657DFC8" w16cid:durableId="202A0FAB"/>
  <w16cid:commentId w16cid:paraId="7430C083" w16cid:durableId="202A0FAC"/>
  <w16cid:commentId w16cid:paraId="7D6C522D" w16cid:durableId="202A0FAD"/>
  <w16cid:commentId w16cid:paraId="3F999523" w16cid:durableId="202A0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B9F96" w14:textId="77777777" w:rsidR="000445A9" w:rsidRDefault="000445A9" w:rsidP="00F24871">
      <w:pPr>
        <w:spacing w:after="0" w:line="240" w:lineRule="auto"/>
      </w:pPr>
      <w:r>
        <w:separator/>
      </w:r>
    </w:p>
  </w:endnote>
  <w:endnote w:type="continuationSeparator" w:id="0">
    <w:p w14:paraId="2BB1A536" w14:textId="77777777" w:rsidR="000445A9" w:rsidRDefault="000445A9"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64" w:author="Cayelan C. Carey" w:date="2019-03-05T15:09:00Z"/>
  <w:sdt>
    <w:sdtPr>
      <w:rPr>
        <w:rStyle w:val="PageNumber"/>
      </w:rPr>
      <w:id w:val="-453641363"/>
      <w:docPartObj>
        <w:docPartGallery w:val="Page Numbers (Bottom of Page)"/>
        <w:docPartUnique/>
      </w:docPartObj>
    </w:sdtPr>
    <w:sdtEndPr>
      <w:rPr>
        <w:rStyle w:val="PageNumber"/>
      </w:rPr>
    </w:sdtEndPr>
    <w:sdtContent>
      <w:customXmlInsRangeEnd w:id="64"/>
      <w:p w14:paraId="0562D63C" w14:textId="77777777" w:rsidR="00F24871" w:rsidRDefault="00F24871" w:rsidP="00AB2A18">
        <w:pPr>
          <w:pStyle w:val="Footer"/>
          <w:framePr w:wrap="none" w:vAnchor="text" w:hAnchor="margin" w:xAlign="right" w:y="1"/>
          <w:rPr>
            <w:ins w:id="65" w:author="Cayelan C. Carey" w:date="2019-03-05T15:09:00Z"/>
            <w:rStyle w:val="PageNumber"/>
          </w:rPr>
        </w:pPr>
        <w:ins w:id="66"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67" w:author="Cayelan C. Carey" w:date="2019-03-05T15:09:00Z"/>
    </w:sdtContent>
  </w:sdt>
  <w:customXmlInsRangeEnd w:id="67"/>
  <w:p w14:paraId="3BC174E5" w14:textId="77777777" w:rsidR="00F24871" w:rsidRDefault="00F24871">
    <w:pPr>
      <w:pStyle w:val="Footer"/>
      <w:ind w:right="360"/>
      <w:pPrChange w:id="68"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69" w:author="Cayelan C. Carey" w:date="2019-03-05T15:09:00Z"/>
  <w:sdt>
    <w:sdtPr>
      <w:rPr>
        <w:rStyle w:val="PageNumber"/>
      </w:rPr>
      <w:id w:val="1301884939"/>
      <w:docPartObj>
        <w:docPartGallery w:val="Page Numbers (Bottom of Page)"/>
        <w:docPartUnique/>
      </w:docPartObj>
    </w:sdtPr>
    <w:sdtEndPr>
      <w:rPr>
        <w:rStyle w:val="PageNumber"/>
      </w:rPr>
    </w:sdtEndPr>
    <w:sdtContent>
      <w:customXmlInsRangeEnd w:id="69"/>
      <w:p w14:paraId="41B69EA2" w14:textId="77777777" w:rsidR="00F24871" w:rsidRDefault="00F24871" w:rsidP="00AB2A18">
        <w:pPr>
          <w:pStyle w:val="Footer"/>
          <w:framePr w:wrap="none" w:vAnchor="text" w:hAnchor="margin" w:xAlign="right" w:y="1"/>
          <w:rPr>
            <w:ins w:id="70" w:author="Cayelan C. Carey" w:date="2019-03-05T15:09:00Z"/>
            <w:rStyle w:val="PageNumber"/>
          </w:rPr>
        </w:pPr>
        <w:ins w:id="71"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72" w:author="Cayelan C. Carey" w:date="2019-03-05T15:09:00Z">
          <w:r>
            <w:rPr>
              <w:rStyle w:val="PageNumber"/>
            </w:rPr>
            <w:fldChar w:fldCharType="end"/>
          </w:r>
        </w:ins>
      </w:p>
      <w:customXmlInsRangeStart w:id="73" w:author="Cayelan C. Carey" w:date="2019-03-05T15:09:00Z"/>
    </w:sdtContent>
  </w:sdt>
  <w:customXmlInsRangeEnd w:id="73"/>
  <w:p w14:paraId="15F0972D" w14:textId="77777777" w:rsidR="00F24871" w:rsidRDefault="00F24871">
    <w:pPr>
      <w:pStyle w:val="Footer"/>
      <w:ind w:right="360"/>
      <w:pPrChange w:id="74"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35359" w14:textId="77777777" w:rsidR="000445A9" w:rsidRDefault="000445A9" w:rsidP="00F24871">
      <w:pPr>
        <w:spacing w:after="0" w:line="240" w:lineRule="auto"/>
      </w:pPr>
      <w:r>
        <w:separator/>
      </w:r>
    </w:p>
  </w:footnote>
  <w:footnote w:type="continuationSeparator" w:id="0">
    <w:p w14:paraId="55F08D65" w14:textId="77777777" w:rsidR="000445A9" w:rsidRDefault="000445A9"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A154C"/>
    <w:multiLevelType w:val="hybridMultilevel"/>
    <w:tmpl w:val="6820E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4"/>
  </w:num>
  <w:num w:numId="4">
    <w:abstractNumId w:val="0"/>
  </w:num>
  <w:num w:numId="5">
    <w:abstractNumId w:val="1"/>
  </w:num>
  <w:num w:numId="6">
    <w:abstractNumId w:val="11"/>
  </w:num>
  <w:num w:numId="7">
    <w:abstractNumId w:val="10"/>
  </w:num>
  <w:num w:numId="8">
    <w:abstractNumId w:val="2"/>
  </w:num>
  <w:num w:numId="9">
    <w:abstractNumId w:val="5"/>
  </w:num>
  <w:num w:numId="10">
    <w:abstractNumId w:val="3"/>
  </w:num>
  <w:num w:numId="11">
    <w:abstractNumId w:val="8"/>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445A9"/>
    <w:rsid w:val="000D2E7B"/>
    <w:rsid w:val="000E2224"/>
    <w:rsid w:val="000E6E72"/>
    <w:rsid w:val="00112372"/>
    <w:rsid w:val="00112652"/>
    <w:rsid w:val="0016750F"/>
    <w:rsid w:val="002221A8"/>
    <w:rsid w:val="00223202"/>
    <w:rsid w:val="00246BFA"/>
    <w:rsid w:val="00255A95"/>
    <w:rsid w:val="00284411"/>
    <w:rsid w:val="002F12C7"/>
    <w:rsid w:val="0036543E"/>
    <w:rsid w:val="003F5EE5"/>
    <w:rsid w:val="0045461B"/>
    <w:rsid w:val="00462381"/>
    <w:rsid w:val="00491707"/>
    <w:rsid w:val="004C5A57"/>
    <w:rsid w:val="004D43A9"/>
    <w:rsid w:val="005B292A"/>
    <w:rsid w:val="00605F86"/>
    <w:rsid w:val="00667469"/>
    <w:rsid w:val="006A1933"/>
    <w:rsid w:val="006A3761"/>
    <w:rsid w:val="006A5BAA"/>
    <w:rsid w:val="006C387A"/>
    <w:rsid w:val="006E40FB"/>
    <w:rsid w:val="006F2D2F"/>
    <w:rsid w:val="00744C7A"/>
    <w:rsid w:val="007A4C69"/>
    <w:rsid w:val="007D510C"/>
    <w:rsid w:val="007E2387"/>
    <w:rsid w:val="007F6A38"/>
    <w:rsid w:val="00834C31"/>
    <w:rsid w:val="008D4878"/>
    <w:rsid w:val="008E2132"/>
    <w:rsid w:val="00915BE0"/>
    <w:rsid w:val="009A24B3"/>
    <w:rsid w:val="009C2B8A"/>
    <w:rsid w:val="009D35A4"/>
    <w:rsid w:val="009E1152"/>
    <w:rsid w:val="00A04A63"/>
    <w:rsid w:val="00A539DE"/>
    <w:rsid w:val="00B00AD5"/>
    <w:rsid w:val="00B14301"/>
    <w:rsid w:val="00B900BF"/>
    <w:rsid w:val="00BA5D71"/>
    <w:rsid w:val="00BD2144"/>
    <w:rsid w:val="00C71542"/>
    <w:rsid w:val="00D70698"/>
    <w:rsid w:val="00D72676"/>
    <w:rsid w:val="00D76467"/>
    <w:rsid w:val="00D84741"/>
    <w:rsid w:val="00D90E96"/>
    <w:rsid w:val="00DD27A5"/>
    <w:rsid w:val="00E107B8"/>
    <w:rsid w:val="00E13CC0"/>
    <w:rsid w:val="00E22927"/>
    <w:rsid w:val="00E32CF7"/>
    <w:rsid w:val="00E33697"/>
    <w:rsid w:val="00E52FFB"/>
    <w:rsid w:val="00E90FD1"/>
    <w:rsid w:val="00EA7D48"/>
    <w:rsid w:val="00EC71CE"/>
    <w:rsid w:val="00F24871"/>
    <w:rsid w:val="00F43434"/>
    <w:rsid w:val="00F50B95"/>
    <w:rsid w:val="00F5259C"/>
    <w:rsid w:val="00FB7532"/>
    <w:rsid w:val="00FE2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F5C"/>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6</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4</cp:revision>
  <dcterms:created xsi:type="dcterms:W3CDTF">2019-03-06T16:49:00Z</dcterms:created>
  <dcterms:modified xsi:type="dcterms:W3CDTF">2019-03-06T19:54:00Z</dcterms:modified>
</cp:coreProperties>
</file>