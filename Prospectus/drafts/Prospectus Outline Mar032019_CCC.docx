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00BF" w:rsidRPr="00F43434" w:rsidRDefault="00B900BF" w:rsidP="00B900BF">
      <w:pPr>
        <w:rPr>
          <w:rFonts w:asciiTheme="majorHAnsi" w:hAnsiTheme="majorHAnsi" w:cstheme="majorHAnsi"/>
        </w:rPr>
      </w:pPr>
      <w:r w:rsidRPr="00F43434">
        <w:rPr>
          <w:rFonts w:asciiTheme="majorHAnsi" w:hAnsiTheme="majorHAnsi" w:cstheme="majorHAnsi"/>
        </w:rPr>
        <w:t>Whitney Woelmer, Master’s Prospectus Outline</w:t>
      </w:r>
    </w:p>
    <w:p w:rsidR="00284411" w:rsidRPr="00F43434" w:rsidRDefault="00FB7532" w:rsidP="00B900BF">
      <w:pPr>
        <w:rPr>
          <w:rFonts w:asciiTheme="majorHAnsi" w:hAnsiTheme="majorHAnsi" w:cstheme="majorHAnsi"/>
          <w:u w:val="single"/>
        </w:rPr>
      </w:pPr>
      <w:r>
        <w:rPr>
          <w:rFonts w:asciiTheme="majorHAnsi" w:hAnsiTheme="majorHAnsi" w:cstheme="majorHAnsi"/>
          <w:u w:val="single"/>
        </w:rPr>
        <w:t xml:space="preserve">Overall </w:t>
      </w:r>
      <w:r w:rsidR="00284411" w:rsidRPr="00F43434">
        <w:rPr>
          <w:rFonts w:asciiTheme="majorHAnsi" w:hAnsiTheme="majorHAnsi" w:cstheme="majorHAnsi"/>
          <w:u w:val="single"/>
        </w:rPr>
        <w:t>Introduction</w:t>
      </w:r>
    </w:p>
    <w:p w:rsidR="00284411" w:rsidRPr="00F43434" w:rsidRDefault="00B900BF" w:rsidP="00B900BF">
      <w:pPr>
        <w:pStyle w:val="ListParagraph"/>
        <w:numPr>
          <w:ilvl w:val="0"/>
          <w:numId w:val="4"/>
        </w:numPr>
        <w:rPr>
          <w:rFonts w:asciiTheme="majorHAnsi" w:hAnsiTheme="majorHAnsi" w:cstheme="majorHAnsi"/>
        </w:rPr>
      </w:pPr>
      <w:r w:rsidRPr="00F43434">
        <w:rPr>
          <w:rFonts w:asciiTheme="majorHAnsi" w:hAnsiTheme="majorHAnsi" w:cstheme="majorHAnsi"/>
        </w:rPr>
        <w:t xml:space="preserve">Importance of freshwater </w:t>
      </w:r>
      <w:del w:id="0" w:author="Cayelan C. Carey" w:date="2019-03-05T10:39:00Z">
        <w:r w:rsidRPr="00F43434" w:rsidDel="00D76467">
          <w:rPr>
            <w:rFonts w:asciiTheme="majorHAnsi" w:hAnsiTheme="majorHAnsi" w:cstheme="majorHAnsi"/>
          </w:rPr>
          <w:delText>ecology</w:delText>
        </w:r>
      </w:del>
      <w:ins w:id="1" w:author="Cayelan C. Carey" w:date="2019-03-05T10:39:00Z">
        <w:r w:rsidR="00D76467">
          <w:rPr>
            <w:rFonts w:asciiTheme="majorHAnsi" w:hAnsiTheme="majorHAnsi" w:cstheme="majorHAnsi"/>
          </w:rPr>
          <w:t>ecosystems and the ma</w:t>
        </w:r>
      </w:ins>
      <w:ins w:id="2" w:author="Cayelan C. Carey" w:date="2019-03-05T10:40:00Z">
        <w:r w:rsidR="00D76467">
          <w:rPr>
            <w:rFonts w:asciiTheme="majorHAnsi" w:hAnsiTheme="majorHAnsi" w:cstheme="majorHAnsi"/>
          </w:rPr>
          <w:t>ny services they provide (setting up why their water quality is so important, as well as</w:t>
        </w:r>
      </w:ins>
      <w:ins w:id="3" w:author="Cayelan C. Carey" w:date="2019-03-05T10:41:00Z">
        <w:r w:rsidR="004D43A9">
          <w:rPr>
            <w:rFonts w:asciiTheme="majorHAnsi" w:hAnsiTheme="majorHAnsi" w:cstheme="majorHAnsi"/>
          </w:rPr>
          <w:t xml:space="preserve"> </w:t>
        </w:r>
      </w:ins>
      <w:ins w:id="4" w:author="Cayelan C. Carey" w:date="2019-03-05T11:39:00Z">
        <w:r w:rsidR="00605F86">
          <w:rPr>
            <w:rFonts w:asciiTheme="majorHAnsi" w:hAnsiTheme="majorHAnsi" w:cstheme="majorHAnsi"/>
          </w:rPr>
          <w:t>what services are the highest priority- e.g., clean water for drinking, etc.)</w:t>
        </w:r>
      </w:ins>
    </w:p>
    <w:p w:rsidR="00B900BF" w:rsidRDefault="008E2132" w:rsidP="00B900BF">
      <w:pPr>
        <w:pStyle w:val="ListParagraph"/>
        <w:numPr>
          <w:ilvl w:val="0"/>
          <w:numId w:val="4"/>
        </w:numPr>
        <w:rPr>
          <w:rFonts w:asciiTheme="majorHAnsi" w:hAnsiTheme="majorHAnsi" w:cstheme="majorHAnsi"/>
        </w:rPr>
      </w:pPr>
      <w:r w:rsidRPr="00F43434">
        <w:rPr>
          <w:rFonts w:asciiTheme="majorHAnsi" w:hAnsiTheme="majorHAnsi" w:cstheme="majorHAnsi"/>
        </w:rPr>
        <w:t>Threats to freshwater systems in a changing world</w:t>
      </w:r>
    </w:p>
    <w:p w:rsidR="00B14301" w:rsidRDefault="00B14301" w:rsidP="00B14301">
      <w:pPr>
        <w:pStyle w:val="ListParagraph"/>
        <w:numPr>
          <w:ilvl w:val="1"/>
          <w:numId w:val="4"/>
        </w:numPr>
        <w:rPr>
          <w:rFonts w:asciiTheme="majorHAnsi" w:hAnsiTheme="majorHAnsi" w:cstheme="majorHAnsi"/>
        </w:rPr>
      </w:pPr>
      <w:r>
        <w:rPr>
          <w:rFonts w:asciiTheme="majorHAnsi" w:hAnsiTheme="majorHAnsi" w:cstheme="majorHAnsi"/>
        </w:rPr>
        <w:t>Changing climate</w:t>
      </w:r>
    </w:p>
    <w:p w:rsidR="00B14301" w:rsidRDefault="00B14301" w:rsidP="00B14301">
      <w:pPr>
        <w:pStyle w:val="ListParagraph"/>
        <w:numPr>
          <w:ilvl w:val="1"/>
          <w:numId w:val="4"/>
        </w:numPr>
        <w:rPr>
          <w:rFonts w:asciiTheme="majorHAnsi" w:hAnsiTheme="majorHAnsi" w:cstheme="majorHAnsi"/>
        </w:rPr>
      </w:pPr>
      <w:r>
        <w:rPr>
          <w:rFonts w:asciiTheme="majorHAnsi" w:hAnsiTheme="majorHAnsi" w:cstheme="majorHAnsi"/>
        </w:rPr>
        <w:t>Land use shifts</w:t>
      </w:r>
    </w:p>
    <w:p w:rsidR="00B14301" w:rsidRPr="00F43434" w:rsidRDefault="00B14301" w:rsidP="00B14301">
      <w:pPr>
        <w:pStyle w:val="ListParagraph"/>
        <w:numPr>
          <w:ilvl w:val="1"/>
          <w:numId w:val="4"/>
        </w:numPr>
        <w:rPr>
          <w:rFonts w:asciiTheme="majorHAnsi" w:hAnsiTheme="majorHAnsi" w:cstheme="majorHAnsi"/>
        </w:rPr>
      </w:pPr>
      <w:r>
        <w:rPr>
          <w:rFonts w:asciiTheme="majorHAnsi" w:hAnsiTheme="majorHAnsi" w:cstheme="majorHAnsi"/>
        </w:rPr>
        <w:t>Increasing human population</w:t>
      </w:r>
    </w:p>
    <w:p w:rsidR="008E2132" w:rsidRDefault="008E2132" w:rsidP="00B900BF">
      <w:pPr>
        <w:pStyle w:val="ListParagraph"/>
        <w:numPr>
          <w:ilvl w:val="0"/>
          <w:numId w:val="4"/>
        </w:numPr>
        <w:rPr>
          <w:rFonts w:asciiTheme="majorHAnsi" w:hAnsiTheme="majorHAnsi" w:cstheme="majorHAnsi"/>
        </w:rPr>
      </w:pPr>
      <w:r w:rsidRPr="00F43434">
        <w:rPr>
          <w:rFonts w:asciiTheme="majorHAnsi" w:hAnsiTheme="majorHAnsi" w:cstheme="majorHAnsi"/>
        </w:rPr>
        <w:t>Understanding systems and anticipating their response is more important than ever</w:t>
      </w:r>
      <w:ins w:id="5" w:author="Cayelan C. Carey" w:date="2019-03-05T11:40:00Z">
        <w:r w:rsidR="00605F86">
          <w:rPr>
            <w:rFonts w:asciiTheme="majorHAnsi" w:hAnsiTheme="majorHAnsi" w:cstheme="majorHAnsi"/>
          </w:rPr>
          <w:t xml:space="preserve"> for managers to preemptively manage/anticipate impending poor water quality events</w:t>
        </w:r>
      </w:ins>
    </w:p>
    <w:p w:rsidR="00B14301" w:rsidRPr="00F43434" w:rsidRDefault="00B14301" w:rsidP="00B14301">
      <w:pPr>
        <w:pStyle w:val="ListParagraph"/>
        <w:numPr>
          <w:ilvl w:val="1"/>
          <w:numId w:val="4"/>
        </w:numPr>
        <w:rPr>
          <w:rFonts w:asciiTheme="majorHAnsi" w:hAnsiTheme="majorHAnsi" w:cstheme="majorHAnsi"/>
        </w:rPr>
      </w:pPr>
      <w:r>
        <w:rPr>
          <w:rFonts w:asciiTheme="majorHAnsi" w:hAnsiTheme="majorHAnsi" w:cstheme="majorHAnsi"/>
        </w:rPr>
        <w:t xml:space="preserve">Lake Erie </w:t>
      </w:r>
      <w:r w:rsidR="00FB7532">
        <w:rPr>
          <w:rFonts w:asciiTheme="majorHAnsi" w:hAnsiTheme="majorHAnsi" w:cstheme="majorHAnsi"/>
        </w:rPr>
        <w:t xml:space="preserve">2014 </w:t>
      </w:r>
      <w:r>
        <w:rPr>
          <w:rFonts w:asciiTheme="majorHAnsi" w:hAnsiTheme="majorHAnsi" w:cstheme="majorHAnsi"/>
        </w:rPr>
        <w:t>example</w:t>
      </w:r>
      <w:r w:rsidR="00E107B8">
        <w:rPr>
          <w:rFonts w:asciiTheme="majorHAnsi" w:hAnsiTheme="majorHAnsi" w:cstheme="majorHAnsi"/>
        </w:rPr>
        <w:t>, major economic loss</w:t>
      </w:r>
    </w:p>
    <w:p w:rsidR="00F43434" w:rsidRDefault="008E2132">
      <w:pPr>
        <w:rPr>
          <w:rFonts w:asciiTheme="majorHAnsi" w:hAnsiTheme="majorHAnsi" w:cstheme="majorHAnsi"/>
          <w:b/>
          <w:u w:val="single"/>
        </w:rPr>
      </w:pPr>
      <w:r w:rsidRPr="00F43434">
        <w:rPr>
          <w:rFonts w:asciiTheme="majorHAnsi" w:hAnsiTheme="majorHAnsi" w:cstheme="majorHAnsi"/>
          <w:b/>
          <w:u w:val="single"/>
        </w:rPr>
        <w:t>Proposed Research</w:t>
      </w:r>
    </w:p>
    <w:p w:rsidR="008E2132" w:rsidRDefault="00284411">
      <w:pPr>
        <w:rPr>
          <w:rFonts w:asciiTheme="majorHAnsi" w:hAnsiTheme="majorHAnsi" w:cstheme="majorHAnsi"/>
          <w:b/>
        </w:rPr>
      </w:pPr>
      <w:r w:rsidRPr="00F43434">
        <w:rPr>
          <w:rFonts w:asciiTheme="majorHAnsi" w:hAnsiTheme="majorHAnsi" w:cstheme="majorHAnsi"/>
          <w:i/>
          <w:u w:val="single"/>
        </w:rPr>
        <w:t>Chapter 1</w:t>
      </w:r>
      <w:r w:rsidR="008E2132" w:rsidRPr="00F43434">
        <w:rPr>
          <w:rFonts w:asciiTheme="majorHAnsi" w:hAnsiTheme="majorHAnsi" w:cstheme="majorHAnsi"/>
          <w:i/>
          <w:u w:val="single"/>
        </w:rPr>
        <w:t>:</w:t>
      </w:r>
      <w:r w:rsidR="00667469" w:rsidRPr="00F43434">
        <w:rPr>
          <w:rFonts w:asciiTheme="majorHAnsi" w:hAnsiTheme="majorHAnsi" w:cstheme="majorHAnsi"/>
          <w:i/>
        </w:rPr>
        <w:t xml:space="preserve"> </w:t>
      </w:r>
      <w:r w:rsidR="008E2132" w:rsidRPr="00F43434">
        <w:rPr>
          <w:rFonts w:asciiTheme="majorHAnsi" w:hAnsiTheme="majorHAnsi" w:cstheme="majorHAnsi"/>
          <w:i/>
        </w:rPr>
        <w:t>Developing near-term forecasts of phytoplankton in drinking water reservoirs</w:t>
      </w:r>
      <w:r w:rsidR="00F43434" w:rsidRPr="00F43434">
        <w:rPr>
          <w:rFonts w:asciiTheme="majorHAnsi" w:hAnsiTheme="majorHAnsi" w:cstheme="majorHAnsi"/>
          <w:b/>
          <w:i/>
          <w:u w:val="single"/>
        </w:rPr>
        <w:br/>
      </w:r>
      <w:r w:rsidR="008E2132" w:rsidRPr="00F43434">
        <w:rPr>
          <w:rFonts w:asciiTheme="majorHAnsi" w:hAnsiTheme="majorHAnsi" w:cstheme="majorHAnsi"/>
          <w:b/>
        </w:rPr>
        <w:t>Background/</w:t>
      </w:r>
      <w:r w:rsidR="00F43434" w:rsidRPr="00F43434">
        <w:rPr>
          <w:rFonts w:asciiTheme="majorHAnsi" w:hAnsiTheme="majorHAnsi" w:cstheme="majorHAnsi"/>
          <w:b/>
        </w:rPr>
        <w:t>I</w:t>
      </w:r>
      <w:r w:rsidR="008E2132" w:rsidRPr="00F43434">
        <w:rPr>
          <w:rFonts w:asciiTheme="majorHAnsi" w:hAnsiTheme="majorHAnsi" w:cstheme="majorHAnsi"/>
          <w:b/>
        </w:rPr>
        <w:t>ntro</w:t>
      </w:r>
      <w:r w:rsidR="00F43434" w:rsidRPr="00F43434">
        <w:rPr>
          <w:rFonts w:asciiTheme="majorHAnsi" w:hAnsiTheme="majorHAnsi" w:cstheme="majorHAnsi"/>
          <w:b/>
        </w:rPr>
        <w:t>duction</w:t>
      </w:r>
      <w:r w:rsidR="00FB7532">
        <w:rPr>
          <w:rFonts w:asciiTheme="majorHAnsi" w:hAnsiTheme="majorHAnsi" w:cstheme="majorHAnsi"/>
          <w:b/>
        </w:rPr>
        <w:t>/Objectives</w:t>
      </w:r>
    </w:p>
    <w:p w:rsidR="00FB7532" w:rsidRDefault="00FB7532" w:rsidP="00FB7532">
      <w:pPr>
        <w:pStyle w:val="ListParagraph"/>
        <w:numPr>
          <w:ilvl w:val="0"/>
          <w:numId w:val="8"/>
        </w:numPr>
        <w:rPr>
          <w:rFonts w:asciiTheme="majorHAnsi" w:hAnsiTheme="majorHAnsi" w:cstheme="majorHAnsi"/>
        </w:rPr>
      </w:pPr>
      <w:commentRangeStart w:id="6"/>
      <w:r w:rsidRPr="00FB7532">
        <w:rPr>
          <w:rFonts w:asciiTheme="majorHAnsi" w:hAnsiTheme="majorHAnsi" w:cstheme="majorHAnsi"/>
        </w:rPr>
        <w:t>Re-iterate need</w:t>
      </w:r>
      <w:r>
        <w:rPr>
          <w:rFonts w:asciiTheme="majorHAnsi" w:hAnsiTheme="majorHAnsi" w:cstheme="majorHAnsi"/>
        </w:rPr>
        <w:t xml:space="preserve"> for forecasting</w:t>
      </w:r>
      <w:commentRangeEnd w:id="6"/>
      <w:r w:rsidR="00605F86">
        <w:rPr>
          <w:rStyle w:val="CommentReference"/>
        </w:rPr>
        <w:commentReference w:id="6"/>
      </w:r>
    </w:p>
    <w:p w:rsidR="00EC71CE" w:rsidRDefault="00EC71CE" w:rsidP="00FB7532">
      <w:pPr>
        <w:pStyle w:val="ListParagraph"/>
        <w:numPr>
          <w:ilvl w:val="0"/>
          <w:numId w:val="8"/>
        </w:numPr>
        <w:rPr>
          <w:ins w:id="7" w:author="Cayelan C. Carey" w:date="2019-03-05T11:46:00Z"/>
          <w:rFonts w:asciiTheme="majorHAnsi" w:hAnsiTheme="majorHAnsi" w:cstheme="majorHAnsi"/>
        </w:rPr>
      </w:pPr>
      <w:ins w:id="8" w:author="Cayelan C. Carey" w:date="2019-03-05T11:43:00Z">
        <w:r>
          <w:rPr>
            <w:rFonts w:asciiTheme="majorHAnsi" w:hAnsiTheme="majorHAnsi" w:cstheme="majorHAnsi"/>
          </w:rPr>
          <w:t>Maybe before getting into approaches, start off with the state of where we are</w:t>
        </w:r>
      </w:ins>
      <w:ins w:id="9" w:author="Cayelan C. Carey" w:date="2019-03-05T11:44:00Z">
        <w:r>
          <w:rPr>
            <w:rFonts w:asciiTheme="majorHAnsi" w:hAnsiTheme="majorHAnsi" w:cstheme="majorHAnsi"/>
          </w:rPr>
          <w:t xml:space="preserve"> in the forecasting community</w:t>
        </w:r>
      </w:ins>
      <w:ins w:id="10" w:author="Cayelan C. Carey" w:date="2019-03-05T11:43:00Z">
        <w:r>
          <w:rPr>
            <w:rFonts w:asciiTheme="majorHAnsi" w:hAnsiTheme="majorHAnsi" w:cstheme="majorHAnsi"/>
          </w:rPr>
          <w:t xml:space="preserve">- could you skim a few different forecasting studies and see what the researchers are using- empirical </w:t>
        </w:r>
      </w:ins>
      <w:ins w:id="11" w:author="Cayelan C. Carey" w:date="2019-03-05T11:44:00Z">
        <w:r>
          <w:rPr>
            <w:rFonts w:asciiTheme="majorHAnsi" w:hAnsiTheme="majorHAnsi" w:cstheme="majorHAnsi"/>
          </w:rPr>
          <w:t xml:space="preserve">statistical models </w:t>
        </w:r>
      </w:ins>
      <w:ins w:id="12" w:author="Cayelan C. Carey" w:date="2019-03-05T11:43:00Z">
        <w:r>
          <w:rPr>
            <w:rFonts w:asciiTheme="majorHAnsi" w:hAnsiTheme="majorHAnsi" w:cstheme="majorHAnsi"/>
          </w:rPr>
          <w:t>vs process-based models?</w:t>
        </w:r>
      </w:ins>
      <w:ins w:id="13" w:author="Cayelan C. Carey" w:date="2019-03-05T11:44:00Z">
        <w:r>
          <w:rPr>
            <w:rFonts w:asciiTheme="majorHAnsi" w:hAnsiTheme="majorHAnsi" w:cstheme="majorHAnsi"/>
          </w:rPr>
          <w:t xml:space="preserve"> It would be super cool if you could add in a mini-lit </w:t>
        </w:r>
      </w:ins>
      <w:ins w:id="14" w:author="Cayelan C. Carey" w:date="2019-03-05T11:45:00Z">
        <w:r>
          <w:rPr>
            <w:rFonts w:asciiTheme="majorHAnsi" w:hAnsiTheme="majorHAnsi" w:cstheme="majorHAnsi"/>
          </w:rPr>
          <w:t xml:space="preserve">review of “true” forecasting studies and be able to say something like, “85% of all (n=20) forecasting studies are using process-based models; 100% of freshwater studies (n=8) are using </w:t>
        </w:r>
      </w:ins>
      <w:ins w:id="15" w:author="Cayelan C. Carey" w:date="2019-03-05T11:46:00Z">
        <w:r>
          <w:rPr>
            <w:rFonts w:asciiTheme="majorHAnsi" w:hAnsiTheme="majorHAnsi" w:cstheme="majorHAnsi"/>
          </w:rPr>
          <w:t xml:space="preserve">process-based models” </w:t>
        </w:r>
      </w:ins>
    </w:p>
    <w:p w:rsidR="00EC71CE" w:rsidRDefault="00EC71CE">
      <w:pPr>
        <w:pStyle w:val="ListParagraph"/>
        <w:numPr>
          <w:ilvl w:val="1"/>
          <w:numId w:val="8"/>
        </w:numPr>
        <w:rPr>
          <w:ins w:id="16" w:author="Cayelan C. Carey" w:date="2019-03-05T11:43:00Z"/>
          <w:rFonts w:asciiTheme="majorHAnsi" w:hAnsiTheme="majorHAnsi" w:cstheme="majorHAnsi"/>
        </w:rPr>
        <w:pPrChange w:id="17" w:author="Cayelan C. Carey" w:date="2019-03-05T11:46:00Z">
          <w:pPr>
            <w:pStyle w:val="ListParagraph"/>
            <w:numPr>
              <w:numId w:val="8"/>
            </w:numPr>
            <w:ind w:hanging="360"/>
          </w:pPr>
        </w:pPrChange>
      </w:pPr>
      <w:ins w:id="18" w:author="Cayelan C. Carey" w:date="2019-03-05T11:46:00Z">
        <w:r>
          <w:rPr>
            <w:rFonts w:asciiTheme="majorHAnsi" w:hAnsiTheme="majorHAnsi" w:cstheme="majorHAnsi"/>
          </w:rPr>
          <w:t>S</w:t>
        </w:r>
      </w:ins>
      <w:ins w:id="19" w:author="Cayelan C. Carey" w:date="2019-03-05T11:44:00Z">
        <w:r>
          <w:rPr>
            <w:rFonts w:asciiTheme="majorHAnsi" w:hAnsiTheme="majorHAnsi" w:cstheme="majorHAnsi"/>
          </w:rPr>
          <w:t xml:space="preserve">ee the </w:t>
        </w:r>
        <w:proofErr w:type="spellStart"/>
        <w:r>
          <w:rPr>
            <w:rFonts w:asciiTheme="majorHAnsi" w:hAnsiTheme="majorHAnsi" w:cstheme="majorHAnsi"/>
          </w:rPr>
          <w:t>Raststetter</w:t>
        </w:r>
        <w:proofErr w:type="spellEnd"/>
        <w:r>
          <w:rPr>
            <w:rFonts w:asciiTheme="majorHAnsi" w:hAnsiTheme="majorHAnsi" w:cstheme="majorHAnsi"/>
          </w:rPr>
          <w:t xml:space="preserve"> modeling for numbers </w:t>
        </w:r>
      </w:ins>
      <w:ins w:id="20" w:author="Cayelan C. Carey" w:date="2019-03-05T11:46:00Z">
        <w:r>
          <w:rPr>
            <w:rFonts w:asciiTheme="majorHAnsi" w:hAnsiTheme="majorHAnsi" w:cstheme="majorHAnsi"/>
          </w:rPr>
          <w:t>paper for some ideas, too!</w:t>
        </w:r>
      </w:ins>
    </w:p>
    <w:p w:rsidR="00FB7532" w:rsidRDefault="00FB7532" w:rsidP="00FB7532">
      <w:pPr>
        <w:pStyle w:val="ListParagraph"/>
        <w:numPr>
          <w:ilvl w:val="0"/>
          <w:numId w:val="8"/>
        </w:numPr>
        <w:rPr>
          <w:rFonts w:asciiTheme="majorHAnsi" w:hAnsiTheme="majorHAnsi" w:cstheme="majorHAnsi"/>
        </w:rPr>
      </w:pPr>
      <w:r>
        <w:rPr>
          <w:rFonts w:asciiTheme="majorHAnsi" w:hAnsiTheme="majorHAnsi" w:cstheme="majorHAnsi"/>
        </w:rPr>
        <w:t>Discuss pros and cons of different approaches</w:t>
      </w:r>
    </w:p>
    <w:p w:rsidR="00FB7532" w:rsidRDefault="00FB7532" w:rsidP="00FB7532">
      <w:pPr>
        <w:pStyle w:val="ListParagraph"/>
        <w:numPr>
          <w:ilvl w:val="1"/>
          <w:numId w:val="8"/>
        </w:numPr>
        <w:rPr>
          <w:rFonts w:asciiTheme="majorHAnsi" w:hAnsiTheme="majorHAnsi" w:cstheme="majorHAnsi"/>
        </w:rPr>
      </w:pPr>
      <w:r>
        <w:rPr>
          <w:rFonts w:asciiTheme="majorHAnsi" w:hAnsiTheme="majorHAnsi" w:cstheme="majorHAnsi"/>
        </w:rPr>
        <w:t>Empirical</w:t>
      </w:r>
    </w:p>
    <w:p w:rsidR="00FB7532" w:rsidRDefault="00FB7532" w:rsidP="00FB7532">
      <w:pPr>
        <w:pStyle w:val="ListParagraph"/>
        <w:numPr>
          <w:ilvl w:val="1"/>
          <w:numId w:val="8"/>
        </w:numPr>
        <w:rPr>
          <w:rFonts w:asciiTheme="majorHAnsi" w:hAnsiTheme="majorHAnsi" w:cstheme="majorHAnsi"/>
        </w:rPr>
      </w:pPr>
      <w:r>
        <w:rPr>
          <w:rFonts w:asciiTheme="majorHAnsi" w:hAnsiTheme="majorHAnsi" w:cstheme="majorHAnsi"/>
        </w:rPr>
        <w:t>Process-</w:t>
      </w:r>
      <w:commentRangeStart w:id="21"/>
      <w:r>
        <w:rPr>
          <w:rFonts w:asciiTheme="majorHAnsi" w:hAnsiTheme="majorHAnsi" w:cstheme="majorHAnsi"/>
        </w:rPr>
        <w:t>based</w:t>
      </w:r>
      <w:commentRangeEnd w:id="21"/>
      <w:r w:rsidR="00EC71CE">
        <w:rPr>
          <w:rStyle w:val="CommentReference"/>
        </w:rPr>
        <w:commentReference w:id="21"/>
      </w:r>
    </w:p>
    <w:p w:rsidR="00FB7532" w:rsidRDefault="00FB7532" w:rsidP="00FB7532">
      <w:pPr>
        <w:pStyle w:val="ListParagraph"/>
        <w:numPr>
          <w:ilvl w:val="0"/>
          <w:numId w:val="8"/>
        </w:numPr>
        <w:rPr>
          <w:rFonts w:asciiTheme="majorHAnsi" w:hAnsiTheme="majorHAnsi" w:cstheme="majorHAnsi"/>
        </w:rPr>
      </w:pPr>
      <w:r>
        <w:rPr>
          <w:rFonts w:asciiTheme="majorHAnsi" w:hAnsiTheme="majorHAnsi" w:cstheme="majorHAnsi"/>
        </w:rPr>
        <w:t>Weighted model averaging as a way to incorporate strengths of multiple models</w:t>
      </w:r>
    </w:p>
    <w:p w:rsidR="00FB7532" w:rsidRDefault="00FB7532" w:rsidP="00FB7532">
      <w:pPr>
        <w:pStyle w:val="ListParagraph"/>
        <w:numPr>
          <w:ilvl w:val="0"/>
          <w:numId w:val="8"/>
        </w:numPr>
        <w:rPr>
          <w:rFonts w:asciiTheme="majorHAnsi" w:hAnsiTheme="majorHAnsi" w:cstheme="majorHAnsi"/>
        </w:rPr>
      </w:pPr>
      <w:r>
        <w:rPr>
          <w:rFonts w:asciiTheme="majorHAnsi" w:hAnsiTheme="majorHAnsi" w:cstheme="majorHAnsi"/>
        </w:rPr>
        <w:t>FLARE framework</w:t>
      </w:r>
    </w:p>
    <w:p w:rsidR="00FB7532" w:rsidRPr="00FB7532" w:rsidRDefault="00FB7532" w:rsidP="00FB7532">
      <w:pPr>
        <w:pStyle w:val="ListParagraph"/>
        <w:numPr>
          <w:ilvl w:val="0"/>
          <w:numId w:val="8"/>
        </w:numPr>
        <w:rPr>
          <w:rFonts w:asciiTheme="majorHAnsi" w:hAnsiTheme="majorHAnsi" w:cstheme="majorHAnsi"/>
        </w:rPr>
      </w:pPr>
      <w:commentRangeStart w:id="22"/>
      <w:r>
        <w:rPr>
          <w:rFonts w:asciiTheme="majorHAnsi" w:hAnsiTheme="majorHAnsi" w:cstheme="majorHAnsi"/>
        </w:rPr>
        <w:t>Objectives of my work</w:t>
      </w:r>
      <w:commentRangeEnd w:id="22"/>
      <w:r w:rsidR="00B00AD5">
        <w:rPr>
          <w:rStyle w:val="CommentReference"/>
        </w:rPr>
        <w:commentReference w:id="22"/>
      </w:r>
    </w:p>
    <w:p w:rsidR="008E2132" w:rsidRPr="00F43434" w:rsidRDefault="008E2132" w:rsidP="008E2132">
      <w:pPr>
        <w:spacing w:after="0" w:line="240" w:lineRule="auto"/>
        <w:rPr>
          <w:rFonts w:asciiTheme="majorHAnsi" w:hAnsiTheme="majorHAnsi" w:cstheme="majorHAnsi"/>
          <w:b/>
          <w:u w:val="single"/>
        </w:rPr>
      </w:pPr>
      <w:commentRangeStart w:id="23"/>
      <w:r w:rsidRPr="00F43434">
        <w:rPr>
          <w:rFonts w:asciiTheme="majorHAnsi" w:hAnsiTheme="majorHAnsi" w:cstheme="majorHAnsi"/>
        </w:rPr>
        <w:t>Lakes and reservoirs provide a suite of critical ecosystem services, including recreation, food production, and drinking water</w:t>
      </w:r>
      <w:r w:rsidRPr="00F43434">
        <w:rPr>
          <w:rFonts w:asciiTheme="majorHAnsi" w:hAnsiTheme="majorHAnsi" w:cstheme="majorHAnsi"/>
          <w:vertAlign w:val="superscript"/>
        </w:rPr>
        <w:t>1</w:t>
      </w:r>
      <w:r w:rsidRPr="00F43434">
        <w:rPr>
          <w:rFonts w:asciiTheme="majorHAnsi" w:hAnsiTheme="majorHAnsi" w:cstheme="majorHAnsi"/>
        </w:rPr>
        <w:t>. Despite the importance of these services, fresh waters are increasingly threatened by rapidly changing land use and climate</w:t>
      </w:r>
      <w:r w:rsidRPr="00F43434">
        <w:rPr>
          <w:rFonts w:asciiTheme="majorHAnsi" w:hAnsiTheme="majorHAnsi" w:cstheme="majorHAnsi"/>
          <w:vertAlign w:val="superscript"/>
        </w:rPr>
        <w:t>2</w:t>
      </w:r>
      <w:r w:rsidRPr="00F43434">
        <w:rPr>
          <w:rFonts w:asciiTheme="majorHAnsi" w:hAnsiTheme="majorHAnsi" w:cstheme="majorHAnsi"/>
        </w:rPr>
        <w:t xml:space="preserve">, two factors that have led to the contamination of drinking water for millions globally by severe harmful algal blooms (HABs).  Consequently, there is a pressing need to not only understand the current state of our freshwater ecosystems, but to predict how they will respond tomorrow, next week, and next year. </w:t>
      </w:r>
      <w:commentRangeEnd w:id="23"/>
      <w:r w:rsidR="00D84741">
        <w:rPr>
          <w:rStyle w:val="CommentReference"/>
        </w:rPr>
        <w:commentReference w:id="23"/>
      </w:r>
      <w:r w:rsidRPr="00F43434">
        <w:rPr>
          <w:rFonts w:asciiTheme="majorHAnsi" w:hAnsiTheme="majorHAnsi" w:cstheme="majorHAnsi"/>
        </w:rPr>
        <w:t xml:space="preserve">Therefore, the ability to forecast the future state of our drinking water sources is of utmost importance to society and freshwater ecology as a discipline. </w:t>
      </w:r>
    </w:p>
    <w:p w:rsidR="008E2132" w:rsidRPr="00F43434" w:rsidRDefault="008E2132">
      <w:pPr>
        <w:rPr>
          <w:rFonts w:asciiTheme="majorHAnsi" w:hAnsiTheme="majorHAnsi" w:cstheme="majorHAnsi"/>
        </w:rPr>
      </w:pPr>
      <w:r w:rsidRPr="00F43434">
        <w:rPr>
          <w:rFonts w:asciiTheme="majorHAnsi" w:hAnsiTheme="majorHAnsi" w:cstheme="majorHAnsi"/>
        </w:rPr>
        <w:t>Because the field of ecological forecasting is relatively new, there is not yet a consensus as to the best approach for predicting water quality</w:t>
      </w:r>
      <w:r w:rsidRPr="00F43434">
        <w:rPr>
          <w:rFonts w:asciiTheme="majorHAnsi" w:hAnsiTheme="majorHAnsi" w:cstheme="majorHAnsi"/>
          <w:vertAlign w:val="superscript"/>
        </w:rPr>
        <w:t>3</w:t>
      </w:r>
      <w:r w:rsidRPr="00F43434">
        <w:rPr>
          <w:rFonts w:asciiTheme="majorHAnsi" w:hAnsiTheme="majorHAnsi" w:cstheme="majorHAnsi"/>
        </w:rPr>
        <w:t>. Ecologists commonly use time series statistical models to predict future water quality based on past and current conditions (e.g., today’s phosphorus load, water temperature)</w:t>
      </w:r>
      <w:r w:rsidRPr="00F43434">
        <w:rPr>
          <w:rFonts w:asciiTheme="majorHAnsi" w:hAnsiTheme="majorHAnsi" w:cstheme="majorHAnsi"/>
          <w:vertAlign w:val="superscript"/>
        </w:rPr>
        <w:t>4</w:t>
      </w:r>
      <w:r w:rsidRPr="00F43434">
        <w:rPr>
          <w:rFonts w:asciiTheme="majorHAnsi" w:hAnsiTheme="majorHAnsi" w:cstheme="majorHAnsi"/>
        </w:rPr>
        <w:t>, while another approach uses process-based models (built from coupled differential equations) such as the General Lake Model (GLM), a one-dimensional hydrodynamic model, to simulate different metrics of water quality</w:t>
      </w:r>
      <w:r w:rsidRPr="00F43434">
        <w:rPr>
          <w:rFonts w:asciiTheme="majorHAnsi" w:hAnsiTheme="majorHAnsi" w:cstheme="majorHAnsi"/>
          <w:vertAlign w:val="superscript"/>
        </w:rPr>
        <w:t>5</w:t>
      </w:r>
      <w:r w:rsidRPr="00F43434">
        <w:rPr>
          <w:rFonts w:asciiTheme="majorHAnsi" w:hAnsiTheme="majorHAnsi" w:cstheme="majorHAnsi"/>
        </w:rPr>
        <w:t xml:space="preserve">. A simplified time series model enables application in many waterbodies without the intensive monitoring technology or the extensive set of parameters required by GLM, yet GLM may give a more informed forecast with lower uncertainty, allowing managers to make decisions with more confidence.  However, it remains unknown as to which of these approaches is most effective for forecasting water quality at both the single and multiple waterbody scale. Further, by developing multiple models to inform forecasts of phytoplankton, we can draw from an ensemble of possible outcomes to produce a suite of forecasts with quantified uncertainty. </w:t>
      </w:r>
    </w:p>
    <w:p w:rsidR="008E2132" w:rsidRPr="00F43434" w:rsidRDefault="008E2132" w:rsidP="008E2132">
      <w:pPr>
        <w:spacing w:after="0" w:line="240" w:lineRule="auto"/>
        <w:ind w:firstLine="720"/>
        <w:rPr>
          <w:rFonts w:asciiTheme="majorHAnsi" w:hAnsiTheme="majorHAnsi" w:cstheme="majorHAnsi"/>
          <w:b/>
          <w:u w:val="single"/>
        </w:rPr>
      </w:pPr>
      <w:r w:rsidRPr="00F43434">
        <w:rPr>
          <w:rFonts w:asciiTheme="majorHAnsi" w:hAnsiTheme="majorHAnsi" w:cstheme="majorHAnsi"/>
        </w:rPr>
        <w:t xml:space="preserve">I propose to build on my past research studying the drivers of historical water quality to develop new methods for predicting future water quality. </w:t>
      </w:r>
      <w:commentRangeStart w:id="24"/>
      <w:r w:rsidR="00F43434">
        <w:rPr>
          <w:rFonts w:asciiTheme="majorHAnsi" w:hAnsiTheme="majorHAnsi" w:cstheme="majorHAnsi"/>
        </w:rPr>
        <w:t xml:space="preserve">My project will </w:t>
      </w:r>
      <w:r w:rsidRPr="00F43434">
        <w:rPr>
          <w:rFonts w:asciiTheme="majorHAnsi" w:hAnsiTheme="majorHAnsi" w:cstheme="majorHAnsi"/>
          <w:b/>
        </w:rPr>
        <w:t xml:space="preserve">(1) </w:t>
      </w:r>
      <w:r w:rsidR="002221A8">
        <w:rPr>
          <w:rFonts w:asciiTheme="majorHAnsi" w:hAnsiTheme="majorHAnsi" w:cstheme="majorHAnsi"/>
          <w:b/>
        </w:rPr>
        <w:t xml:space="preserve">develop hindcasts of phytoplankton </w:t>
      </w:r>
      <w:r w:rsidR="002221A8" w:rsidRPr="002221A8">
        <w:rPr>
          <w:rFonts w:asciiTheme="majorHAnsi" w:hAnsiTheme="majorHAnsi" w:cstheme="majorHAnsi"/>
        </w:rPr>
        <w:t>over 4-5 years using an ensemble model approach</w:t>
      </w:r>
      <w:r w:rsidR="002221A8">
        <w:rPr>
          <w:rFonts w:asciiTheme="majorHAnsi" w:hAnsiTheme="majorHAnsi" w:cstheme="majorHAnsi"/>
          <w:b/>
        </w:rPr>
        <w:t xml:space="preserve"> </w:t>
      </w:r>
      <w:r w:rsidRPr="00F43434">
        <w:rPr>
          <w:rFonts w:asciiTheme="majorHAnsi" w:hAnsiTheme="majorHAnsi" w:cstheme="majorHAnsi"/>
        </w:rPr>
        <w:t xml:space="preserve">in a monitored drinking water reservoir, </w:t>
      </w:r>
      <w:r w:rsidRPr="00F43434">
        <w:rPr>
          <w:rFonts w:asciiTheme="majorHAnsi" w:hAnsiTheme="majorHAnsi" w:cstheme="majorHAnsi"/>
          <w:b/>
        </w:rPr>
        <w:t>(2)</w:t>
      </w:r>
      <w:r w:rsidR="002221A8" w:rsidRPr="002221A8">
        <w:rPr>
          <w:rFonts w:asciiTheme="majorHAnsi" w:hAnsiTheme="majorHAnsi" w:cstheme="majorHAnsi"/>
        </w:rPr>
        <w:t xml:space="preserve"> </w:t>
      </w:r>
      <w:r w:rsidR="00F43434">
        <w:rPr>
          <w:rFonts w:asciiTheme="majorHAnsi" w:hAnsiTheme="majorHAnsi" w:cstheme="majorHAnsi"/>
          <w:b/>
        </w:rPr>
        <w:t>produce near-term 16-day forecasts of phytoplankton</w:t>
      </w:r>
      <w:r w:rsidR="00462381">
        <w:rPr>
          <w:rFonts w:asciiTheme="majorHAnsi" w:hAnsiTheme="majorHAnsi" w:cstheme="majorHAnsi"/>
          <w:b/>
        </w:rPr>
        <w:t xml:space="preserve"> </w:t>
      </w:r>
      <w:r w:rsidR="00462381">
        <w:rPr>
          <w:rFonts w:asciiTheme="majorHAnsi" w:hAnsiTheme="majorHAnsi" w:cstheme="majorHAnsi"/>
        </w:rPr>
        <w:t>using the developed models</w:t>
      </w:r>
      <w:r w:rsidR="00F43434">
        <w:rPr>
          <w:rFonts w:asciiTheme="majorHAnsi" w:hAnsiTheme="majorHAnsi" w:cstheme="majorHAnsi"/>
          <w:b/>
        </w:rPr>
        <w:t xml:space="preserve">, </w:t>
      </w:r>
      <w:r w:rsidR="00F43434" w:rsidRPr="00F43434">
        <w:rPr>
          <w:rFonts w:asciiTheme="majorHAnsi" w:hAnsiTheme="majorHAnsi" w:cstheme="majorHAnsi"/>
        </w:rPr>
        <w:t>and</w:t>
      </w:r>
      <w:r w:rsidR="00F43434">
        <w:rPr>
          <w:rFonts w:asciiTheme="majorHAnsi" w:hAnsiTheme="majorHAnsi" w:cstheme="majorHAnsi"/>
          <w:b/>
        </w:rPr>
        <w:t xml:space="preserve"> (3) </w:t>
      </w:r>
      <w:r w:rsidRPr="00112372">
        <w:rPr>
          <w:rFonts w:asciiTheme="majorHAnsi" w:hAnsiTheme="majorHAnsi" w:cstheme="majorHAnsi"/>
          <w:b/>
        </w:rPr>
        <w:t xml:space="preserve">determine the </w:t>
      </w:r>
      <w:r w:rsidR="002221A8" w:rsidRPr="00112372">
        <w:rPr>
          <w:rFonts w:asciiTheme="majorHAnsi" w:hAnsiTheme="majorHAnsi" w:cstheme="majorHAnsi"/>
          <w:b/>
        </w:rPr>
        <w:t>most effective method for developing forecasts</w:t>
      </w:r>
      <w:r w:rsidR="002221A8">
        <w:rPr>
          <w:rFonts w:asciiTheme="majorHAnsi" w:hAnsiTheme="majorHAnsi" w:cstheme="majorHAnsi"/>
        </w:rPr>
        <w:t xml:space="preserve"> in a drinking water reservoir</w:t>
      </w:r>
      <w:r w:rsidR="00F43434">
        <w:rPr>
          <w:rFonts w:asciiTheme="majorHAnsi" w:hAnsiTheme="majorHAnsi" w:cstheme="majorHAnsi"/>
        </w:rPr>
        <w:t>.</w:t>
      </w:r>
      <w:r w:rsidRPr="00F43434">
        <w:rPr>
          <w:rFonts w:asciiTheme="majorHAnsi" w:hAnsiTheme="majorHAnsi" w:cstheme="majorHAnsi"/>
        </w:rPr>
        <w:t xml:space="preserve"> </w:t>
      </w:r>
      <w:commentRangeEnd w:id="24"/>
      <w:r w:rsidR="00B00AD5">
        <w:rPr>
          <w:rStyle w:val="CommentReference"/>
        </w:rPr>
        <w:commentReference w:id="24"/>
      </w:r>
      <w:commentRangeStart w:id="25"/>
      <w:r w:rsidRPr="00F43434">
        <w:rPr>
          <w:rFonts w:asciiTheme="majorHAnsi" w:hAnsiTheme="majorHAnsi" w:cstheme="majorHAnsi"/>
        </w:rPr>
        <w:t>My graduate research will thus</w:t>
      </w:r>
      <w:r w:rsidRPr="00F43434">
        <w:rPr>
          <w:rFonts w:asciiTheme="majorHAnsi" w:hAnsiTheme="majorHAnsi" w:cstheme="majorHAnsi"/>
          <w:b/>
        </w:rPr>
        <w:t xml:space="preserve">: 1) inform managers and decision-makers about which variables are most important for routine monitoring and management of water quality in the face of land use and climate change, and 2) provide essential information to the research community that will guide ecological forecasting applications across many different ecosystems.  </w:t>
      </w:r>
      <w:commentRangeEnd w:id="25"/>
      <w:r w:rsidR="00B00AD5">
        <w:rPr>
          <w:rStyle w:val="CommentReference"/>
        </w:rPr>
        <w:commentReference w:id="25"/>
      </w:r>
    </w:p>
    <w:p w:rsidR="00A04A63" w:rsidRDefault="00A04A63" w:rsidP="008E2132">
      <w:pPr>
        <w:spacing w:after="0" w:line="240" w:lineRule="auto"/>
        <w:rPr>
          <w:rFonts w:asciiTheme="majorHAnsi" w:hAnsiTheme="majorHAnsi" w:cstheme="majorHAnsi"/>
          <w:i/>
          <w:u w:val="single"/>
        </w:rPr>
      </w:pPr>
    </w:p>
    <w:p w:rsidR="00A04A63" w:rsidRDefault="00A04A63" w:rsidP="008E2132">
      <w:pPr>
        <w:spacing w:after="0" w:line="240" w:lineRule="auto"/>
        <w:rPr>
          <w:rFonts w:asciiTheme="majorHAnsi" w:hAnsiTheme="majorHAnsi" w:cstheme="majorHAnsi"/>
          <w:i/>
          <w:u w:val="single"/>
        </w:rPr>
      </w:pPr>
    </w:p>
    <w:p w:rsidR="00D84741" w:rsidRDefault="00D84741" w:rsidP="00F43434">
      <w:pPr>
        <w:spacing w:after="0" w:line="240" w:lineRule="auto"/>
        <w:rPr>
          <w:rFonts w:asciiTheme="majorHAnsi" w:hAnsiTheme="majorHAnsi" w:cstheme="majorHAnsi"/>
          <w:b/>
        </w:rPr>
      </w:pPr>
      <w:commentRangeStart w:id="26"/>
      <w:r w:rsidRPr="000E2224">
        <w:rPr>
          <w:rFonts w:asciiTheme="majorHAnsi" w:hAnsiTheme="majorHAnsi" w:cstheme="majorHAnsi"/>
          <w:b/>
          <w:sz w:val="24"/>
        </w:rPr>
        <w:t>Methods</w:t>
      </w:r>
    </w:p>
    <w:p w:rsidR="00FB7532" w:rsidRDefault="00FB7532" w:rsidP="00FB7532">
      <w:pPr>
        <w:pStyle w:val="ListParagraph"/>
        <w:numPr>
          <w:ilvl w:val="0"/>
          <w:numId w:val="10"/>
        </w:numPr>
        <w:spacing w:after="0" w:line="240" w:lineRule="auto"/>
        <w:rPr>
          <w:rFonts w:asciiTheme="majorHAnsi" w:hAnsiTheme="majorHAnsi" w:cstheme="majorHAnsi"/>
          <w:b/>
        </w:rPr>
      </w:pPr>
      <w:r>
        <w:rPr>
          <w:rFonts w:asciiTheme="majorHAnsi" w:hAnsiTheme="majorHAnsi" w:cstheme="majorHAnsi"/>
          <w:b/>
        </w:rPr>
        <w:t>Study Site</w:t>
      </w:r>
    </w:p>
    <w:p w:rsidR="00FB7532" w:rsidRDefault="00FB7532" w:rsidP="00FB7532">
      <w:pPr>
        <w:pStyle w:val="ListParagraph"/>
        <w:numPr>
          <w:ilvl w:val="0"/>
          <w:numId w:val="10"/>
        </w:numPr>
        <w:spacing w:after="0" w:line="240" w:lineRule="auto"/>
        <w:rPr>
          <w:rFonts w:asciiTheme="majorHAnsi" w:hAnsiTheme="majorHAnsi" w:cstheme="majorHAnsi"/>
          <w:b/>
        </w:rPr>
      </w:pPr>
      <w:r>
        <w:rPr>
          <w:rFonts w:asciiTheme="majorHAnsi" w:hAnsiTheme="majorHAnsi" w:cstheme="majorHAnsi"/>
          <w:b/>
        </w:rPr>
        <w:t>Objective I</w:t>
      </w:r>
    </w:p>
    <w:p w:rsidR="00FB7532" w:rsidRDefault="00FB7532" w:rsidP="00FB7532">
      <w:pPr>
        <w:pStyle w:val="ListParagraph"/>
        <w:numPr>
          <w:ilvl w:val="0"/>
          <w:numId w:val="10"/>
        </w:numPr>
        <w:spacing w:after="0" w:line="240" w:lineRule="auto"/>
        <w:rPr>
          <w:rFonts w:asciiTheme="majorHAnsi" w:hAnsiTheme="majorHAnsi" w:cstheme="majorHAnsi"/>
          <w:b/>
        </w:rPr>
      </w:pPr>
      <w:r>
        <w:rPr>
          <w:rFonts w:asciiTheme="majorHAnsi" w:hAnsiTheme="majorHAnsi" w:cstheme="majorHAnsi"/>
          <w:b/>
        </w:rPr>
        <w:t>Objective II</w:t>
      </w:r>
    </w:p>
    <w:p w:rsidR="00FB7532" w:rsidRPr="00FB7532" w:rsidRDefault="00FB7532" w:rsidP="00FB7532">
      <w:pPr>
        <w:pStyle w:val="ListParagraph"/>
        <w:numPr>
          <w:ilvl w:val="0"/>
          <w:numId w:val="10"/>
        </w:numPr>
        <w:spacing w:after="0" w:line="240" w:lineRule="auto"/>
        <w:rPr>
          <w:rFonts w:asciiTheme="majorHAnsi" w:hAnsiTheme="majorHAnsi" w:cstheme="majorHAnsi"/>
          <w:b/>
        </w:rPr>
      </w:pPr>
      <w:r>
        <w:rPr>
          <w:rFonts w:asciiTheme="majorHAnsi" w:hAnsiTheme="majorHAnsi" w:cstheme="majorHAnsi"/>
          <w:b/>
        </w:rPr>
        <w:t>Objective III</w:t>
      </w:r>
      <w:commentRangeEnd w:id="26"/>
      <w:r w:rsidR="005B292A">
        <w:rPr>
          <w:rStyle w:val="CommentReference"/>
        </w:rPr>
        <w:commentReference w:id="26"/>
      </w:r>
    </w:p>
    <w:p w:rsidR="00FB7532" w:rsidRDefault="00FB7532" w:rsidP="00A04A63">
      <w:pPr>
        <w:spacing w:after="0" w:line="240" w:lineRule="auto"/>
        <w:ind w:firstLine="720"/>
        <w:rPr>
          <w:rFonts w:asciiTheme="majorHAnsi" w:hAnsiTheme="majorHAnsi" w:cstheme="majorHAnsi"/>
          <w:i/>
        </w:rPr>
      </w:pPr>
    </w:p>
    <w:p w:rsidR="00462381" w:rsidRDefault="00A04A63" w:rsidP="00462381">
      <w:pPr>
        <w:spacing w:after="0" w:line="240" w:lineRule="auto"/>
        <w:ind w:firstLine="720"/>
        <w:rPr>
          <w:rFonts w:asciiTheme="majorHAnsi" w:hAnsiTheme="majorHAnsi" w:cstheme="majorHAnsi"/>
        </w:rPr>
      </w:pPr>
      <w:r w:rsidRPr="00A04A63">
        <w:rPr>
          <w:rFonts w:asciiTheme="majorHAnsi" w:hAnsiTheme="majorHAnsi" w:cstheme="majorHAnsi"/>
          <w:i/>
        </w:rPr>
        <w:t>Study Site</w:t>
      </w:r>
      <w:r>
        <w:rPr>
          <w:rFonts w:asciiTheme="majorHAnsi" w:hAnsiTheme="majorHAnsi" w:cstheme="majorHAnsi"/>
          <w:i/>
        </w:rPr>
        <w:t xml:space="preserve">: </w:t>
      </w:r>
      <w:r w:rsidRPr="00F43434">
        <w:rPr>
          <w:rFonts w:asciiTheme="majorHAnsi" w:hAnsiTheme="majorHAnsi" w:cstheme="majorHAnsi"/>
        </w:rPr>
        <w:t xml:space="preserve">My research will primarily focus on Falling Creek Reservoir (FCR), a small, eutrophic drinking water reservoir in Vinton, Virginia. This reservoir has been extensively monitored in collaboration </w:t>
      </w:r>
      <w:commentRangeStart w:id="27"/>
      <w:r w:rsidRPr="00F43434">
        <w:rPr>
          <w:rFonts w:asciiTheme="majorHAnsi" w:hAnsiTheme="majorHAnsi" w:cstheme="majorHAnsi"/>
        </w:rPr>
        <w:t>with the water utility that owns the reservoir, the Western Virginia Watershed Authority (WVWA) and Dr. Cayelan Carey’s lab at Virginia Tech (VT). The managers at WVWA have allowed Dr. Carey’s lab to participate in active interventions and adaptive monitoring in response to changes in water quality since 2013. As a graduate student in Dr. Carey’s lab, I have access to these long-term term data as well as new data streams as part of a recently-implemented interdisciplinary Smart and Connected Communities project (SCC; smartreservoir.org) that is deploying multiple next-generation sensors to capture real-time changes in water quality in FCR. The extensive monitoring dataset, new SCC project, and mutually beneficial working relationship between WVWA and VT make this reservoir an ideal setting for my research.</w:t>
      </w:r>
      <w:commentRangeEnd w:id="27"/>
      <w:r w:rsidR="00B00AD5">
        <w:rPr>
          <w:rStyle w:val="CommentReference"/>
        </w:rPr>
        <w:commentReference w:id="27"/>
      </w:r>
    </w:p>
    <w:p w:rsidR="00A04A63" w:rsidRDefault="00462381" w:rsidP="00462381">
      <w:pPr>
        <w:spacing w:after="0" w:line="240" w:lineRule="auto"/>
        <w:ind w:firstLine="720"/>
        <w:rPr>
          <w:rFonts w:asciiTheme="majorHAnsi" w:hAnsiTheme="majorHAnsi" w:cstheme="majorHAnsi"/>
          <w:b/>
        </w:rPr>
      </w:pPr>
      <w:r>
        <w:rPr>
          <w:rFonts w:asciiTheme="majorHAnsi" w:hAnsiTheme="majorHAnsi" w:cstheme="majorHAnsi"/>
          <w:b/>
        </w:rPr>
        <w:t xml:space="preserve"> </w:t>
      </w:r>
    </w:p>
    <w:p w:rsidR="00D84741" w:rsidRDefault="00F43434" w:rsidP="002221A8">
      <w:pPr>
        <w:spacing w:after="0" w:line="240" w:lineRule="auto"/>
        <w:ind w:firstLine="720"/>
        <w:rPr>
          <w:ins w:id="28" w:author="Cayelan C. Carey" w:date="2019-03-05T11:58:00Z"/>
          <w:rFonts w:asciiTheme="majorHAnsi" w:hAnsiTheme="majorHAnsi" w:cstheme="majorHAnsi"/>
        </w:rPr>
      </w:pPr>
      <w:r w:rsidRPr="00F43434">
        <w:rPr>
          <w:rFonts w:asciiTheme="majorHAnsi" w:hAnsiTheme="majorHAnsi" w:cstheme="majorHAnsi"/>
          <w:b/>
        </w:rPr>
        <w:t xml:space="preserve">Objective I: </w:t>
      </w:r>
      <w:commentRangeStart w:id="29"/>
      <w:commentRangeStart w:id="30"/>
      <w:r w:rsidR="00006D80">
        <w:rPr>
          <w:rFonts w:asciiTheme="majorHAnsi" w:hAnsiTheme="majorHAnsi" w:cstheme="majorHAnsi"/>
          <w:b/>
        </w:rPr>
        <w:t>D</w:t>
      </w:r>
      <w:r w:rsidR="002221A8">
        <w:rPr>
          <w:rFonts w:asciiTheme="majorHAnsi" w:hAnsiTheme="majorHAnsi" w:cstheme="majorHAnsi"/>
          <w:b/>
        </w:rPr>
        <w:t>evelop</w:t>
      </w:r>
      <w:commentRangeEnd w:id="29"/>
      <w:r w:rsidR="00006D80">
        <w:rPr>
          <w:rStyle w:val="CommentReference"/>
        </w:rPr>
        <w:commentReference w:id="29"/>
      </w:r>
      <w:commentRangeEnd w:id="30"/>
      <w:r w:rsidR="00B00AD5">
        <w:rPr>
          <w:rStyle w:val="CommentReference"/>
        </w:rPr>
        <w:commentReference w:id="30"/>
      </w:r>
      <w:r w:rsidR="002221A8">
        <w:rPr>
          <w:rFonts w:asciiTheme="majorHAnsi" w:hAnsiTheme="majorHAnsi" w:cstheme="majorHAnsi"/>
          <w:b/>
        </w:rPr>
        <w:t xml:space="preserve"> </w:t>
      </w:r>
      <w:proofErr w:type="spellStart"/>
      <w:r w:rsidR="002221A8">
        <w:rPr>
          <w:rFonts w:asciiTheme="majorHAnsi" w:hAnsiTheme="majorHAnsi" w:cstheme="majorHAnsi"/>
          <w:b/>
        </w:rPr>
        <w:t>hindcasts</w:t>
      </w:r>
      <w:proofErr w:type="spellEnd"/>
      <w:r w:rsidR="002221A8">
        <w:rPr>
          <w:rFonts w:asciiTheme="majorHAnsi" w:hAnsiTheme="majorHAnsi" w:cstheme="majorHAnsi"/>
          <w:b/>
        </w:rPr>
        <w:t xml:space="preserve"> of phytoplankton over 4-5 years using an ensemble model approach</w:t>
      </w:r>
      <w:r w:rsidR="002221A8" w:rsidRPr="00F43434">
        <w:rPr>
          <w:rFonts w:asciiTheme="majorHAnsi" w:hAnsiTheme="majorHAnsi" w:cstheme="majorHAnsi"/>
        </w:rPr>
        <w:t xml:space="preserve"> </w:t>
      </w:r>
      <w:r w:rsidRPr="00F43434">
        <w:rPr>
          <w:rFonts w:asciiTheme="majorHAnsi" w:hAnsiTheme="majorHAnsi" w:cstheme="majorHAnsi"/>
        </w:rPr>
        <w:t xml:space="preserve">I </w:t>
      </w:r>
      <w:commentRangeStart w:id="31"/>
      <w:commentRangeStart w:id="32"/>
      <w:r w:rsidRPr="00F43434">
        <w:rPr>
          <w:rFonts w:asciiTheme="majorHAnsi" w:hAnsiTheme="majorHAnsi" w:cstheme="majorHAnsi"/>
        </w:rPr>
        <w:t xml:space="preserve">will </w:t>
      </w:r>
      <w:commentRangeEnd w:id="31"/>
      <w:r w:rsidR="00D84741">
        <w:rPr>
          <w:rStyle w:val="CommentReference"/>
        </w:rPr>
        <w:commentReference w:id="31"/>
      </w:r>
      <w:commentRangeEnd w:id="32"/>
      <w:r w:rsidR="00B00AD5">
        <w:rPr>
          <w:rStyle w:val="CommentReference"/>
        </w:rPr>
        <w:commentReference w:id="32"/>
      </w:r>
      <w:r w:rsidRPr="00F43434">
        <w:rPr>
          <w:rFonts w:asciiTheme="majorHAnsi" w:hAnsiTheme="majorHAnsi" w:cstheme="majorHAnsi"/>
        </w:rPr>
        <w:t>use the historical meteorological, hydrological, biological, and chemical datasets to develop two models: a</w:t>
      </w:r>
      <w:r w:rsidR="00D84741">
        <w:rPr>
          <w:rFonts w:asciiTheme="majorHAnsi" w:hAnsiTheme="majorHAnsi" w:cstheme="majorHAnsi"/>
        </w:rPr>
        <w:t>n autoregressive integrated moving average (ARIMA)</w:t>
      </w:r>
      <w:r w:rsidRPr="00F43434">
        <w:rPr>
          <w:rFonts w:asciiTheme="majorHAnsi" w:hAnsiTheme="majorHAnsi" w:cstheme="majorHAnsi"/>
        </w:rPr>
        <w:t xml:space="preserve"> time series model and a calibration of GLM to assess the drivers of chlorophyll-a and HABs in FCR. </w:t>
      </w:r>
      <w:r w:rsidR="00D84741">
        <w:rPr>
          <w:rFonts w:asciiTheme="majorHAnsi" w:hAnsiTheme="majorHAnsi" w:cstheme="majorHAnsi"/>
        </w:rPr>
        <w:t xml:space="preserve">Models will be developed over a training period covering 2013-2016 for ARIMA and 2013-2017 for GLM. </w:t>
      </w:r>
      <w:ins w:id="33" w:author="Cayelan C. Carey" w:date="2019-03-05T11:56:00Z">
        <w:r w:rsidR="007D510C">
          <w:rPr>
            <w:rFonts w:asciiTheme="majorHAnsi" w:hAnsiTheme="majorHAnsi" w:cstheme="majorHAnsi"/>
          </w:rPr>
          <w:t xml:space="preserve">Explain why different training periods, and give a bit more detail as to how </w:t>
        </w:r>
      </w:ins>
      <w:ins w:id="34" w:author="Cayelan C. Carey" w:date="2019-03-05T11:57:00Z">
        <w:r w:rsidR="007D510C">
          <w:rPr>
            <w:rFonts w:asciiTheme="majorHAnsi" w:hAnsiTheme="majorHAnsi" w:cstheme="majorHAnsi"/>
          </w:rPr>
          <w:t>modeling</w:t>
        </w:r>
      </w:ins>
      <w:ins w:id="35" w:author="Cayelan C. Carey" w:date="2019-03-05T11:56:00Z">
        <w:r w:rsidR="007D510C">
          <w:rPr>
            <w:rFonts w:asciiTheme="majorHAnsi" w:hAnsiTheme="majorHAnsi" w:cstheme="majorHAnsi"/>
          </w:rPr>
          <w:t xml:space="preserve"> will happen? </w:t>
        </w:r>
      </w:ins>
      <w:ins w:id="36" w:author="Cayelan C. Carey" w:date="2019-03-05T11:57:00Z">
        <w:r w:rsidR="007D510C">
          <w:rPr>
            <w:rFonts w:asciiTheme="majorHAnsi" w:hAnsiTheme="majorHAnsi" w:cstheme="majorHAnsi"/>
          </w:rPr>
          <w:t>I would add in three</w:t>
        </w:r>
      </w:ins>
      <w:ins w:id="37" w:author="Cayelan C. Carey" w:date="2019-03-05T11:58:00Z">
        <w:r w:rsidR="007D510C">
          <w:rPr>
            <w:rFonts w:asciiTheme="majorHAnsi" w:hAnsiTheme="majorHAnsi" w:cstheme="majorHAnsi"/>
          </w:rPr>
          <w:t xml:space="preserve"> sections here: 1) available data description; 2) ARIMA details and 3) GLM details. </w:t>
        </w:r>
      </w:ins>
      <w:r w:rsidR="002221A8">
        <w:rPr>
          <w:rFonts w:asciiTheme="majorHAnsi" w:hAnsiTheme="majorHAnsi" w:cstheme="majorHAnsi"/>
        </w:rPr>
        <w:t>To develop the ARIMA, we will select variables which are predictable from the entire pool of available data and create model iterations containing all of the variables. The best model will be selected based on Akaike’s Information Criterion (</w:t>
      </w:r>
      <w:proofErr w:type="spellStart"/>
      <w:r w:rsidR="002221A8">
        <w:rPr>
          <w:rFonts w:asciiTheme="majorHAnsi" w:hAnsiTheme="majorHAnsi" w:cstheme="majorHAnsi"/>
        </w:rPr>
        <w:t>AICc</w:t>
      </w:r>
      <w:proofErr w:type="spellEnd"/>
      <w:r w:rsidR="002221A8">
        <w:rPr>
          <w:rFonts w:asciiTheme="majorHAnsi" w:hAnsiTheme="majorHAnsi" w:cstheme="majorHAnsi"/>
        </w:rPr>
        <w:t xml:space="preserve">) and parsimony, choosing the simplest model. </w:t>
      </w:r>
      <w:ins w:id="38" w:author="Cayelan C. Carey" w:date="2019-03-05T11:57:00Z">
        <w:r w:rsidR="007D510C">
          <w:rPr>
            <w:rFonts w:asciiTheme="majorHAnsi" w:hAnsiTheme="majorHAnsi" w:cstheme="majorHAnsi"/>
          </w:rPr>
          <w:t xml:space="preserve">What is global pool of drivers? How were these chosen? </w:t>
        </w:r>
      </w:ins>
      <w:r w:rsidR="002221A8">
        <w:rPr>
          <w:rFonts w:asciiTheme="majorHAnsi" w:hAnsiTheme="majorHAnsi" w:cstheme="majorHAnsi"/>
        </w:rPr>
        <w:t>GLM will be calibrated over the 2013-2017 time period. Both models will be validated using data from 2018, which has been withheld from the training dataset. Model comparisons will be made using R</w:t>
      </w:r>
      <w:r w:rsidR="002221A8" w:rsidRPr="002221A8">
        <w:rPr>
          <w:rFonts w:asciiTheme="majorHAnsi" w:hAnsiTheme="majorHAnsi" w:cstheme="majorHAnsi"/>
          <w:vertAlign w:val="superscript"/>
        </w:rPr>
        <w:t>2</w:t>
      </w:r>
      <w:r w:rsidR="002221A8">
        <w:rPr>
          <w:rFonts w:asciiTheme="majorHAnsi" w:hAnsiTheme="majorHAnsi" w:cstheme="majorHAnsi"/>
        </w:rPr>
        <w:t xml:space="preserve"> and root mean squared error (RMSE) to assess model fit. </w:t>
      </w:r>
      <w:ins w:id="39" w:author="Cayelan C. Carey" w:date="2019-03-05T11:57:00Z">
        <w:r w:rsidR="007D510C">
          <w:rPr>
            <w:rFonts w:asciiTheme="majorHAnsi" w:hAnsiTheme="majorHAnsi" w:cstheme="majorHAnsi"/>
          </w:rPr>
          <w:t xml:space="preserve">Of what variables? </w:t>
        </w:r>
      </w:ins>
      <w:ins w:id="40" w:author="Cayelan C. Carey" w:date="2019-03-05T11:58:00Z">
        <w:r w:rsidR="007D510C">
          <w:rPr>
            <w:rFonts w:asciiTheme="majorHAnsi" w:hAnsiTheme="majorHAnsi" w:cstheme="majorHAnsi"/>
          </w:rPr>
          <w:t>Why?</w:t>
        </w:r>
      </w:ins>
    </w:p>
    <w:p w:rsidR="007D510C" w:rsidRDefault="007D510C" w:rsidP="002221A8">
      <w:pPr>
        <w:spacing w:after="0" w:line="240" w:lineRule="auto"/>
        <w:ind w:firstLine="720"/>
        <w:rPr>
          <w:rFonts w:asciiTheme="majorHAnsi" w:hAnsiTheme="majorHAnsi" w:cstheme="majorHAnsi"/>
        </w:rPr>
      </w:pPr>
    </w:p>
    <w:p w:rsidR="002221A8" w:rsidRDefault="002221A8" w:rsidP="002221A8">
      <w:pPr>
        <w:spacing w:after="0" w:line="240" w:lineRule="auto"/>
        <w:ind w:firstLine="720"/>
        <w:rPr>
          <w:rFonts w:asciiTheme="majorHAnsi" w:hAnsiTheme="majorHAnsi" w:cstheme="majorHAnsi"/>
          <w:b/>
        </w:rPr>
      </w:pPr>
      <w:r>
        <w:rPr>
          <w:rFonts w:asciiTheme="majorHAnsi" w:hAnsiTheme="majorHAnsi" w:cstheme="majorHAnsi"/>
          <w:b/>
        </w:rPr>
        <w:t xml:space="preserve">Objective II: Produce near-term 16-day forecasts of phytoplankton. </w:t>
      </w:r>
    </w:p>
    <w:p w:rsidR="00006D80" w:rsidRPr="00006D80" w:rsidRDefault="00006D80" w:rsidP="00006D80">
      <w:pPr>
        <w:pStyle w:val="ListParagraph"/>
        <w:numPr>
          <w:ilvl w:val="0"/>
          <w:numId w:val="6"/>
        </w:numPr>
        <w:spacing w:after="0" w:line="240" w:lineRule="auto"/>
        <w:rPr>
          <w:rFonts w:asciiTheme="majorHAnsi" w:hAnsiTheme="majorHAnsi" w:cstheme="majorHAnsi"/>
        </w:rPr>
      </w:pPr>
      <w:r w:rsidRPr="00006D80">
        <w:rPr>
          <w:rFonts w:asciiTheme="majorHAnsi" w:hAnsiTheme="majorHAnsi" w:cstheme="majorHAnsi"/>
        </w:rPr>
        <w:t xml:space="preserve">Plugging into </w:t>
      </w:r>
      <w:commentRangeStart w:id="41"/>
      <w:r w:rsidRPr="00006D80">
        <w:rPr>
          <w:rFonts w:asciiTheme="majorHAnsi" w:hAnsiTheme="majorHAnsi" w:cstheme="majorHAnsi"/>
        </w:rPr>
        <w:t>the FLARE framework</w:t>
      </w:r>
      <w:commentRangeEnd w:id="41"/>
      <w:r w:rsidR="00FE2793">
        <w:rPr>
          <w:rStyle w:val="CommentReference"/>
        </w:rPr>
        <w:commentReference w:id="41"/>
      </w:r>
    </w:p>
    <w:p w:rsidR="00006D80" w:rsidRDefault="00006D80" w:rsidP="00006D80">
      <w:pPr>
        <w:pStyle w:val="ListParagraph"/>
        <w:numPr>
          <w:ilvl w:val="1"/>
          <w:numId w:val="6"/>
        </w:numPr>
        <w:spacing w:after="0" w:line="240" w:lineRule="auto"/>
        <w:rPr>
          <w:rFonts w:asciiTheme="majorHAnsi" w:hAnsiTheme="majorHAnsi" w:cstheme="majorHAnsi"/>
        </w:rPr>
      </w:pPr>
      <w:r w:rsidRPr="00006D80">
        <w:rPr>
          <w:rFonts w:asciiTheme="majorHAnsi" w:hAnsiTheme="majorHAnsi" w:cstheme="majorHAnsi"/>
        </w:rPr>
        <w:t>Use near-term NOAA forecasts + sensor-cloud networks to pull current data and forecasts of driver variables to go into ARIMA and GLM models</w:t>
      </w:r>
    </w:p>
    <w:p w:rsidR="00006D80" w:rsidRDefault="00006D80" w:rsidP="00006D80">
      <w:pPr>
        <w:pStyle w:val="ListParagraph"/>
        <w:numPr>
          <w:ilvl w:val="0"/>
          <w:numId w:val="6"/>
        </w:numPr>
        <w:spacing w:after="0" w:line="240" w:lineRule="auto"/>
        <w:rPr>
          <w:rFonts w:asciiTheme="majorHAnsi" w:hAnsiTheme="majorHAnsi" w:cstheme="majorHAnsi"/>
        </w:rPr>
      </w:pPr>
      <w:commentRangeStart w:id="42"/>
      <w:r w:rsidRPr="00F43434">
        <w:rPr>
          <w:rFonts w:asciiTheme="majorHAnsi" w:hAnsiTheme="majorHAnsi" w:cstheme="majorHAnsi"/>
        </w:rPr>
        <w:t>For both models, I will sample from a distribution of parameters using Bayesian techniques to generate uncertainties for each forecast</w:t>
      </w:r>
      <w:commentRangeEnd w:id="42"/>
      <w:r w:rsidR="00FE2793">
        <w:rPr>
          <w:rStyle w:val="CommentReference"/>
        </w:rPr>
        <w:commentReference w:id="42"/>
      </w:r>
    </w:p>
    <w:p w:rsidR="00006D80" w:rsidRDefault="00006D80" w:rsidP="00006D80">
      <w:pPr>
        <w:pStyle w:val="ListParagraph"/>
        <w:numPr>
          <w:ilvl w:val="0"/>
          <w:numId w:val="6"/>
        </w:numPr>
        <w:spacing w:after="0" w:line="240" w:lineRule="auto"/>
        <w:rPr>
          <w:rFonts w:asciiTheme="majorHAnsi" w:hAnsiTheme="majorHAnsi" w:cstheme="majorHAnsi"/>
        </w:rPr>
      </w:pPr>
      <w:r>
        <w:rPr>
          <w:rFonts w:asciiTheme="majorHAnsi" w:hAnsiTheme="majorHAnsi" w:cstheme="majorHAnsi"/>
        </w:rPr>
        <w:t>These forecasts will be direct deliverables to WVWA</w:t>
      </w:r>
    </w:p>
    <w:p w:rsidR="002221A8" w:rsidRPr="002221A8" w:rsidRDefault="002221A8" w:rsidP="002221A8">
      <w:pPr>
        <w:spacing w:after="0" w:line="240" w:lineRule="auto"/>
        <w:ind w:firstLine="720"/>
        <w:rPr>
          <w:rFonts w:asciiTheme="majorHAnsi" w:hAnsiTheme="majorHAnsi" w:cstheme="majorHAnsi"/>
        </w:rPr>
      </w:pPr>
    </w:p>
    <w:p w:rsidR="006A5BAA" w:rsidRDefault="00F43434" w:rsidP="002221A8">
      <w:pPr>
        <w:ind w:firstLine="720"/>
        <w:rPr>
          <w:rFonts w:asciiTheme="majorHAnsi" w:hAnsiTheme="majorHAnsi" w:cstheme="majorHAnsi"/>
          <w:b/>
        </w:rPr>
      </w:pPr>
      <w:r w:rsidRPr="00F43434">
        <w:rPr>
          <w:rFonts w:asciiTheme="majorHAnsi" w:hAnsiTheme="majorHAnsi" w:cstheme="majorHAnsi"/>
          <w:b/>
        </w:rPr>
        <w:t>Objective II</w:t>
      </w:r>
      <w:r w:rsidR="002221A8">
        <w:rPr>
          <w:rFonts w:asciiTheme="majorHAnsi" w:hAnsiTheme="majorHAnsi" w:cstheme="majorHAnsi"/>
          <w:b/>
        </w:rPr>
        <w:t>I</w:t>
      </w:r>
      <w:r w:rsidRPr="00F43434">
        <w:rPr>
          <w:rFonts w:asciiTheme="majorHAnsi" w:hAnsiTheme="majorHAnsi" w:cstheme="majorHAnsi"/>
          <w:b/>
        </w:rPr>
        <w:t xml:space="preserve">: </w:t>
      </w:r>
      <w:r w:rsidR="00112372">
        <w:rPr>
          <w:rFonts w:asciiTheme="majorHAnsi" w:hAnsiTheme="majorHAnsi" w:cstheme="majorHAnsi"/>
          <w:b/>
        </w:rPr>
        <w:t>D</w:t>
      </w:r>
      <w:r w:rsidR="00112372" w:rsidRPr="00112372">
        <w:rPr>
          <w:rFonts w:asciiTheme="majorHAnsi" w:hAnsiTheme="majorHAnsi" w:cstheme="majorHAnsi"/>
          <w:b/>
        </w:rPr>
        <w:t>etermine the most effective method for developing forecasts</w:t>
      </w:r>
      <w:r w:rsidR="00112372">
        <w:rPr>
          <w:rFonts w:asciiTheme="majorHAnsi" w:hAnsiTheme="majorHAnsi" w:cstheme="majorHAnsi"/>
          <w:b/>
        </w:rPr>
        <w:t>.</w:t>
      </w:r>
      <w:r w:rsidRPr="00F43434">
        <w:rPr>
          <w:rFonts w:asciiTheme="majorHAnsi" w:hAnsiTheme="majorHAnsi" w:cstheme="majorHAnsi"/>
          <w:b/>
        </w:rPr>
        <w:t xml:space="preserve"> </w:t>
      </w:r>
    </w:p>
    <w:p w:rsidR="006A5BAA" w:rsidRDefault="006A5BAA" w:rsidP="006A5BAA">
      <w:pPr>
        <w:pStyle w:val="ListParagraph"/>
        <w:numPr>
          <w:ilvl w:val="0"/>
          <w:numId w:val="7"/>
        </w:numPr>
        <w:spacing w:after="0" w:line="240" w:lineRule="auto"/>
        <w:rPr>
          <w:rFonts w:asciiTheme="majorHAnsi" w:hAnsiTheme="majorHAnsi" w:cstheme="majorHAnsi"/>
        </w:rPr>
      </w:pPr>
      <w:r w:rsidRPr="00F43434">
        <w:rPr>
          <w:rFonts w:asciiTheme="majorHAnsi" w:hAnsiTheme="majorHAnsi" w:cstheme="majorHAnsi"/>
        </w:rPr>
        <w:t>The forecast model outputs will then be compared to the observed high-frequency chlorophyll-a sensor data to determine which approach is most robust under different conditions.</w:t>
      </w:r>
    </w:p>
    <w:p w:rsidR="006A5BAA" w:rsidRPr="00006D80" w:rsidRDefault="006A5BAA" w:rsidP="006A5BAA">
      <w:pPr>
        <w:pStyle w:val="ListParagraph"/>
        <w:numPr>
          <w:ilvl w:val="0"/>
          <w:numId w:val="7"/>
        </w:numPr>
        <w:spacing w:after="0" w:line="240" w:lineRule="auto"/>
        <w:rPr>
          <w:rFonts w:asciiTheme="majorHAnsi" w:hAnsiTheme="majorHAnsi" w:cstheme="majorHAnsi"/>
        </w:rPr>
      </w:pPr>
      <w:r>
        <w:rPr>
          <w:rFonts w:asciiTheme="majorHAnsi" w:hAnsiTheme="majorHAnsi" w:cstheme="majorHAnsi"/>
        </w:rPr>
        <w:t xml:space="preserve">Model fit will be assess using </w:t>
      </w:r>
      <w:commentRangeStart w:id="43"/>
      <w:r>
        <w:rPr>
          <w:rFonts w:asciiTheme="majorHAnsi" w:hAnsiTheme="majorHAnsi" w:cstheme="majorHAnsi"/>
        </w:rPr>
        <w:t>R</w:t>
      </w:r>
      <w:r w:rsidRPr="00006D80">
        <w:rPr>
          <w:rFonts w:asciiTheme="majorHAnsi" w:hAnsiTheme="majorHAnsi" w:cstheme="majorHAnsi"/>
          <w:vertAlign w:val="superscript"/>
        </w:rPr>
        <w:t>2</w:t>
      </w:r>
      <w:r>
        <w:rPr>
          <w:rFonts w:asciiTheme="majorHAnsi" w:hAnsiTheme="majorHAnsi" w:cstheme="majorHAnsi"/>
        </w:rPr>
        <w:t xml:space="preserve"> and RMSE</w:t>
      </w:r>
      <w:commentRangeEnd w:id="43"/>
      <w:r w:rsidR="00F5259C">
        <w:rPr>
          <w:rStyle w:val="CommentReference"/>
        </w:rPr>
        <w:commentReference w:id="43"/>
      </w:r>
    </w:p>
    <w:p w:rsidR="000E2224" w:rsidRPr="000E2224" w:rsidRDefault="006A5BAA" w:rsidP="000E2224">
      <w:pPr>
        <w:pStyle w:val="ListParagraph"/>
        <w:numPr>
          <w:ilvl w:val="0"/>
          <w:numId w:val="7"/>
        </w:numPr>
        <w:rPr>
          <w:rFonts w:asciiTheme="majorHAnsi" w:hAnsiTheme="majorHAnsi" w:cstheme="majorHAnsi"/>
          <w:b/>
        </w:rPr>
      </w:pPr>
      <w:commentRangeStart w:id="44"/>
      <w:r>
        <w:rPr>
          <w:rFonts w:asciiTheme="majorHAnsi" w:hAnsiTheme="majorHAnsi" w:cstheme="majorHAnsi"/>
        </w:rPr>
        <w:t>If model strengths between ARIMA and GLM are distinct, a weighted model average may be developed to capture the relative strengths of each model and cover as much of the variability in chlorophyll-a as possible</w:t>
      </w:r>
      <w:commentRangeEnd w:id="44"/>
      <w:r w:rsidR="00F5259C">
        <w:rPr>
          <w:rStyle w:val="CommentReference"/>
        </w:rPr>
        <w:commentReference w:id="44"/>
      </w:r>
    </w:p>
    <w:p w:rsidR="00F43434" w:rsidRPr="000E2224" w:rsidRDefault="000E2224" w:rsidP="000E2224">
      <w:pPr>
        <w:pStyle w:val="ListParagraph"/>
        <w:numPr>
          <w:ilvl w:val="0"/>
          <w:numId w:val="7"/>
        </w:numPr>
        <w:rPr>
          <w:rFonts w:asciiTheme="majorHAnsi" w:hAnsiTheme="majorHAnsi" w:cstheme="majorHAnsi"/>
          <w:b/>
        </w:rPr>
      </w:pPr>
      <w:commentRangeStart w:id="45"/>
      <w:r>
        <w:rPr>
          <w:rFonts w:asciiTheme="majorHAnsi" w:hAnsiTheme="majorHAnsi" w:cstheme="majorHAnsi"/>
        </w:rPr>
        <w:t xml:space="preserve">TEXT TO BE INCORPORATED INTO THIS SECTION: </w:t>
      </w:r>
      <w:r w:rsidR="00F43434" w:rsidRPr="000E2224">
        <w:rPr>
          <w:rFonts w:asciiTheme="majorHAnsi" w:hAnsiTheme="majorHAnsi" w:cstheme="majorHAnsi"/>
        </w:rPr>
        <w:t>Once both models are calibrated, I will assess how effective each model is at predicting near-term future states of water quality. For GLM, I will use 2-week weather predictions to run the calibrated model to predict chlorophyll-a.</w:t>
      </w:r>
      <w:commentRangeEnd w:id="45"/>
      <w:r w:rsidR="00F5259C">
        <w:rPr>
          <w:rStyle w:val="CommentReference"/>
        </w:rPr>
        <w:commentReference w:id="45"/>
      </w:r>
      <w:r w:rsidR="00F43434" w:rsidRPr="000E2224">
        <w:rPr>
          <w:rFonts w:asciiTheme="majorHAnsi" w:hAnsiTheme="majorHAnsi" w:cstheme="majorHAnsi"/>
        </w:rPr>
        <w:t xml:space="preserve"> For the time series model, if the model indicates, for example, that the previous month’s P load is the most important driver of current chlorophyll-a, I will feed the model with current P loads to predict future chlorophyll-a. For both models, I will sample from a distribution of parameters using Bayesian techniques to generate uncertainties for each forecast. </w:t>
      </w:r>
      <w:commentRangeStart w:id="46"/>
      <w:r w:rsidR="00F43434" w:rsidRPr="000E2224">
        <w:rPr>
          <w:rFonts w:asciiTheme="majorHAnsi" w:hAnsiTheme="majorHAnsi" w:cstheme="majorHAnsi"/>
        </w:rPr>
        <w:t xml:space="preserve">The forecast model outputs will then be compared to the observed high-frequency chlorophyll-a sensor data to determine which approach is most robust under different conditions. </w:t>
      </w:r>
      <w:commentRangeEnd w:id="46"/>
      <w:r w:rsidR="007A4C69">
        <w:rPr>
          <w:rStyle w:val="CommentReference"/>
        </w:rPr>
        <w:commentReference w:id="46"/>
      </w:r>
      <w:r w:rsidR="00F43434" w:rsidRPr="000E2224">
        <w:rPr>
          <w:rFonts w:asciiTheme="majorHAnsi" w:hAnsiTheme="majorHAnsi" w:cstheme="majorHAnsi"/>
        </w:rPr>
        <w:t xml:space="preserve">I predict that output from the </w:t>
      </w:r>
      <w:commentRangeStart w:id="47"/>
      <w:r w:rsidR="00F43434" w:rsidRPr="000E2224">
        <w:rPr>
          <w:rFonts w:asciiTheme="majorHAnsi" w:hAnsiTheme="majorHAnsi" w:cstheme="majorHAnsi"/>
        </w:rPr>
        <w:t>time series model will have a larger uncertainty t</w:t>
      </w:r>
      <w:commentRangeEnd w:id="47"/>
      <w:r w:rsidR="007A4C69">
        <w:rPr>
          <w:rStyle w:val="CommentReference"/>
        </w:rPr>
        <w:commentReference w:id="47"/>
      </w:r>
      <w:r w:rsidR="00F43434" w:rsidRPr="000E2224">
        <w:rPr>
          <w:rFonts w:asciiTheme="majorHAnsi" w:hAnsiTheme="majorHAnsi" w:cstheme="majorHAnsi"/>
        </w:rPr>
        <w:t>han the GLM model, given that GLM is a process-based model driven by coupled equations, rather than statistical relationships alone.</w:t>
      </w:r>
    </w:p>
    <w:p w:rsidR="00F43434" w:rsidRPr="00006D80" w:rsidRDefault="00F43434" w:rsidP="008E2132">
      <w:pPr>
        <w:spacing w:after="0" w:line="240" w:lineRule="auto"/>
        <w:rPr>
          <w:rFonts w:asciiTheme="majorHAnsi" w:hAnsiTheme="majorHAnsi" w:cstheme="majorHAnsi"/>
          <w:b/>
          <w:i/>
          <w:u w:val="single"/>
        </w:rPr>
      </w:pPr>
    </w:p>
    <w:p w:rsidR="00667469" w:rsidRPr="00006D80" w:rsidRDefault="00A04A63" w:rsidP="00A04A63">
      <w:pPr>
        <w:rPr>
          <w:rFonts w:asciiTheme="majorHAnsi" w:hAnsiTheme="majorHAnsi" w:cstheme="majorHAnsi"/>
          <w:b/>
        </w:rPr>
      </w:pPr>
      <w:r w:rsidRPr="00006D80">
        <w:rPr>
          <w:rFonts w:asciiTheme="majorHAnsi" w:hAnsiTheme="majorHAnsi" w:cstheme="majorHAnsi"/>
          <w:b/>
        </w:rPr>
        <w:t xml:space="preserve">Preliminary </w:t>
      </w:r>
      <w:r w:rsidR="00667469" w:rsidRPr="00006D80">
        <w:rPr>
          <w:rFonts w:asciiTheme="majorHAnsi" w:hAnsiTheme="majorHAnsi" w:cstheme="majorHAnsi"/>
          <w:b/>
        </w:rPr>
        <w:t>Results</w:t>
      </w:r>
    </w:p>
    <w:p w:rsidR="000E2224" w:rsidRDefault="00006D80" w:rsidP="000E2224">
      <w:pPr>
        <w:pStyle w:val="ListParagraph"/>
        <w:numPr>
          <w:ilvl w:val="0"/>
          <w:numId w:val="11"/>
        </w:numPr>
        <w:rPr>
          <w:rFonts w:asciiTheme="majorHAnsi" w:hAnsiTheme="majorHAnsi" w:cstheme="majorHAnsi"/>
        </w:rPr>
      </w:pPr>
      <w:r w:rsidRPr="000E2224">
        <w:rPr>
          <w:rFonts w:asciiTheme="majorHAnsi" w:hAnsiTheme="majorHAnsi" w:cstheme="majorHAnsi"/>
        </w:rPr>
        <w:t>Objective I</w:t>
      </w:r>
      <w:r w:rsidR="000E2224">
        <w:rPr>
          <w:rFonts w:asciiTheme="majorHAnsi" w:hAnsiTheme="majorHAnsi" w:cstheme="majorHAnsi"/>
        </w:rPr>
        <w:t>: hindcasts of phytoplankton</w:t>
      </w:r>
    </w:p>
    <w:p w:rsidR="000E2224" w:rsidRDefault="000E2224" w:rsidP="000E2224">
      <w:pPr>
        <w:pStyle w:val="ListParagraph"/>
        <w:numPr>
          <w:ilvl w:val="1"/>
          <w:numId w:val="11"/>
        </w:numPr>
        <w:rPr>
          <w:rFonts w:asciiTheme="majorHAnsi" w:hAnsiTheme="majorHAnsi" w:cstheme="majorHAnsi"/>
        </w:rPr>
      </w:pPr>
      <w:r>
        <w:rPr>
          <w:rFonts w:asciiTheme="majorHAnsi" w:hAnsiTheme="majorHAnsi" w:cstheme="majorHAnsi"/>
        </w:rPr>
        <w:t>ARIMA</w:t>
      </w:r>
    </w:p>
    <w:p w:rsidR="000E2224" w:rsidRDefault="000E2224" w:rsidP="000E2224">
      <w:pPr>
        <w:pStyle w:val="ListParagraph"/>
        <w:numPr>
          <w:ilvl w:val="2"/>
          <w:numId w:val="11"/>
        </w:numPr>
        <w:rPr>
          <w:rFonts w:asciiTheme="majorHAnsi" w:hAnsiTheme="majorHAnsi" w:cstheme="majorHAnsi"/>
        </w:rPr>
      </w:pPr>
      <w:r>
        <w:rPr>
          <w:rFonts w:asciiTheme="majorHAnsi" w:hAnsiTheme="majorHAnsi" w:cstheme="majorHAnsi"/>
        </w:rPr>
        <w:t>Autoregressive model includes chlorophyll-a at the previous timestep, discharge to the reservoir, and shortwave radiation</w:t>
      </w:r>
    </w:p>
    <w:p w:rsidR="000E2224" w:rsidRDefault="000E2224" w:rsidP="000E2224">
      <w:pPr>
        <w:pStyle w:val="ListParagraph"/>
        <w:numPr>
          <w:ilvl w:val="2"/>
          <w:numId w:val="11"/>
        </w:numPr>
        <w:rPr>
          <w:rFonts w:asciiTheme="majorHAnsi" w:hAnsiTheme="majorHAnsi" w:cstheme="majorHAnsi"/>
        </w:rPr>
      </w:pPr>
      <w:r>
        <w:rPr>
          <w:rFonts w:asciiTheme="majorHAnsi" w:hAnsiTheme="majorHAnsi" w:cstheme="majorHAnsi"/>
        </w:rPr>
        <w:t>Over 2013-2016, R2 = 0.44, RMSE = 1.71 ug/L</w:t>
      </w:r>
    </w:p>
    <w:p w:rsidR="000E2224" w:rsidRDefault="000E2224" w:rsidP="000E2224">
      <w:pPr>
        <w:pStyle w:val="ListParagraph"/>
        <w:numPr>
          <w:ilvl w:val="2"/>
          <w:numId w:val="11"/>
        </w:numPr>
        <w:rPr>
          <w:rFonts w:asciiTheme="majorHAnsi" w:hAnsiTheme="majorHAnsi" w:cstheme="majorHAnsi"/>
        </w:rPr>
      </w:pPr>
      <w:r>
        <w:rPr>
          <w:rFonts w:asciiTheme="majorHAnsi" w:hAnsiTheme="majorHAnsi" w:cstheme="majorHAnsi"/>
        </w:rPr>
        <w:t>Captures quite detailed dynamics at lower chlorophyll-a concentrations (&lt;10 ug/L—in CTD units, maybe need to scale this for general comparison if most instruments read higher and that’s the magnitude people are used to thinking about chlorophyll?)</w:t>
      </w:r>
    </w:p>
    <w:p w:rsidR="000E2224" w:rsidRDefault="000E2224" w:rsidP="000E2224">
      <w:pPr>
        <w:pStyle w:val="ListParagraph"/>
        <w:numPr>
          <w:ilvl w:val="2"/>
          <w:numId w:val="11"/>
        </w:numPr>
        <w:rPr>
          <w:rFonts w:asciiTheme="majorHAnsi" w:hAnsiTheme="majorHAnsi" w:cstheme="majorHAnsi"/>
        </w:rPr>
      </w:pPr>
      <w:commentRangeStart w:id="48"/>
      <w:r>
        <w:rPr>
          <w:rFonts w:asciiTheme="majorHAnsi" w:hAnsiTheme="majorHAnsi" w:cstheme="majorHAnsi"/>
        </w:rPr>
        <w:t>Misses some larger peaks</w:t>
      </w:r>
      <w:commentRangeEnd w:id="48"/>
      <w:r w:rsidR="00F24871">
        <w:rPr>
          <w:rStyle w:val="CommentReference"/>
        </w:rPr>
        <w:commentReference w:id="48"/>
      </w:r>
    </w:p>
    <w:p w:rsidR="000E2224" w:rsidRDefault="000E2224" w:rsidP="000E2224">
      <w:pPr>
        <w:pStyle w:val="ListParagraph"/>
        <w:numPr>
          <w:ilvl w:val="2"/>
          <w:numId w:val="11"/>
        </w:numPr>
        <w:rPr>
          <w:rFonts w:asciiTheme="majorHAnsi" w:hAnsiTheme="majorHAnsi" w:cstheme="majorHAnsi"/>
        </w:rPr>
      </w:pPr>
      <w:r>
        <w:rPr>
          <w:rFonts w:asciiTheme="majorHAnsi" w:hAnsiTheme="majorHAnsi" w:cstheme="majorHAnsi"/>
        </w:rPr>
        <w:t>2018 validation: R2 = 0.44, RMSE = 1.02 ug/L</w:t>
      </w:r>
    </w:p>
    <w:p w:rsidR="000E2224" w:rsidRDefault="000E2224" w:rsidP="000E2224">
      <w:pPr>
        <w:pStyle w:val="ListParagraph"/>
        <w:numPr>
          <w:ilvl w:val="1"/>
          <w:numId w:val="11"/>
        </w:numPr>
        <w:rPr>
          <w:rFonts w:asciiTheme="majorHAnsi" w:hAnsiTheme="majorHAnsi" w:cstheme="majorHAnsi"/>
        </w:rPr>
      </w:pPr>
      <w:r>
        <w:rPr>
          <w:rFonts w:asciiTheme="majorHAnsi" w:hAnsiTheme="majorHAnsi" w:cstheme="majorHAnsi"/>
        </w:rPr>
        <w:t>GLM</w:t>
      </w:r>
    </w:p>
    <w:p w:rsidR="000E2224" w:rsidRDefault="000E2224" w:rsidP="000E2224">
      <w:pPr>
        <w:pStyle w:val="ListParagraph"/>
        <w:numPr>
          <w:ilvl w:val="2"/>
          <w:numId w:val="11"/>
        </w:numPr>
        <w:rPr>
          <w:rFonts w:asciiTheme="majorHAnsi" w:hAnsiTheme="majorHAnsi" w:cstheme="majorHAnsi"/>
        </w:rPr>
      </w:pPr>
      <w:r>
        <w:rPr>
          <w:rFonts w:asciiTheme="majorHAnsi" w:hAnsiTheme="majorHAnsi" w:cstheme="majorHAnsi"/>
        </w:rPr>
        <w:t>Calibration still in progress</w:t>
      </w:r>
    </w:p>
    <w:p w:rsidR="000E2224" w:rsidRDefault="000E2224" w:rsidP="000E2224">
      <w:pPr>
        <w:pStyle w:val="ListParagraph"/>
        <w:numPr>
          <w:ilvl w:val="2"/>
          <w:numId w:val="11"/>
        </w:numPr>
        <w:rPr>
          <w:rFonts w:asciiTheme="majorHAnsi" w:hAnsiTheme="majorHAnsi" w:cstheme="majorHAnsi"/>
        </w:rPr>
      </w:pPr>
      <w:r>
        <w:rPr>
          <w:rFonts w:asciiTheme="majorHAnsi" w:hAnsiTheme="majorHAnsi" w:cstheme="majorHAnsi"/>
        </w:rPr>
        <w:t>Over 2013-2017, R2 = 0.001, RMSE = 3.42 ug/L</w:t>
      </w:r>
    </w:p>
    <w:p w:rsidR="000E2224" w:rsidRDefault="000E2224" w:rsidP="000E2224">
      <w:pPr>
        <w:pStyle w:val="ListParagraph"/>
        <w:numPr>
          <w:ilvl w:val="3"/>
          <w:numId w:val="11"/>
        </w:numPr>
        <w:rPr>
          <w:rFonts w:asciiTheme="majorHAnsi" w:hAnsiTheme="majorHAnsi" w:cstheme="majorHAnsi"/>
        </w:rPr>
      </w:pPr>
      <w:r>
        <w:rPr>
          <w:rFonts w:asciiTheme="majorHAnsi" w:hAnsiTheme="majorHAnsi" w:cstheme="majorHAnsi"/>
        </w:rPr>
        <w:t>This includes winter months which ARIMA does not model</w:t>
      </w:r>
    </w:p>
    <w:p w:rsidR="000E2224" w:rsidRDefault="000E2224" w:rsidP="000E2224">
      <w:pPr>
        <w:pStyle w:val="ListParagraph"/>
        <w:numPr>
          <w:ilvl w:val="2"/>
          <w:numId w:val="11"/>
        </w:numPr>
        <w:rPr>
          <w:rFonts w:asciiTheme="majorHAnsi" w:hAnsiTheme="majorHAnsi" w:cstheme="majorHAnsi"/>
        </w:rPr>
      </w:pPr>
      <w:r>
        <w:rPr>
          <w:rFonts w:asciiTheme="majorHAnsi" w:hAnsiTheme="majorHAnsi" w:cstheme="majorHAnsi"/>
        </w:rPr>
        <w:t>Does a better job at capture larger peaks in chlorophyll-</w:t>
      </w:r>
      <w:proofErr w:type="gramStart"/>
      <w:r>
        <w:rPr>
          <w:rFonts w:asciiTheme="majorHAnsi" w:hAnsiTheme="majorHAnsi" w:cstheme="majorHAnsi"/>
        </w:rPr>
        <w:t>a</w:t>
      </w:r>
      <w:proofErr w:type="gramEnd"/>
    </w:p>
    <w:p w:rsidR="000E2224" w:rsidRPr="000E2224" w:rsidRDefault="000E2224" w:rsidP="000E2224">
      <w:pPr>
        <w:pStyle w:val="ListParagraph"/>
        <w:numPr>
          <w:ilvl w:val="2"/>
          <w:numId w:val="11"/>
        </w:numPr>
        <w:rPr>
          <w:rFonts w:asciiTheme="majorHAnsi" w:hAnsiTheme="majorHAnsi" w:cstheme="majorHAnsi"/>
        </w:rPr>
      </w:pPr>
      <w:r>
        <w:rPr>
          <w:rFonts w:asciiTheme="majorHAnsi" w:hAnsiTheme="majorHAnsi" w:cstheme="majorHAnsi"/>
        </w:rPr>
        <w:t>2018 validation: in progress</w:t>
      </w:r>
    </w:p>
    <w:p w:rsidR="000E2224" w:rsidRDefault="000E2224" w:rsidP="000E2224">
      <w:pPr>
        <w:pStyle w:val="ListParagraph"/>
        <w:numPr>
          <w:ilvl w:val="0"/>
          <w:numId w:val="11"/>
        </w:numPr>
        <w:rPr>
          <w:rFonts w:asciiTheme="majorHAnsi" w:hAnsiTheme="majorHAnsi" w:cstheme="majorHAnsi"/>
        </w:rPr>
      </w:pPr>
      <w:r w:rsidRPr="000E2224">
        <w:rPr>
          <w:rFonts w:asciiTheme="majorHAnsi" w:hAnsiTheme="majorHAnsi" w:cstheme="majorHAnsi"/>
        </w:rPr>
        <w:t>Objective II</w:t>
      </w:r>
    </w:p>
    <w:p w:rsidR="000E2224" w:rsidRDefault="000E2224" w:rsidP="000E2224">
      <w:pPr>
        <w:pStyle w:val="ListParagraph"/>
        <w:numPr>
          <w:ilvl w:val="1"/>
          <w:numId w:val="11"/>
        </w:numPr>
        <w:rPr>
          <w:rFonts w:asciiTheme="majorHAnsi" w:hAnsiTheme="majorHAnsi" w:cstheme="majorHAnsi"/>
        </w:rPr>
      </w:pPr>
      <w:r>
        <w:rPr>
          <w:rFonts w:asciiTheme="majorHAnsi" w:hAnsiTheme="majorHAnsi" w:cstheme="majorHAnsi"/>
        </w:rPr>
        <w:t>Plug both models into the FLARE framework</w:t>
      </w:r>
    </w:p>
    <w:p w:rsidR="00C71542" w:rsidRPr="000E2224" w:rsidRDefault="00C71542" w:rsidP="000E2224">
      <w:pPr>
        <w:pStyle w:val="ListParagraph"/>
        <w:numPr>
          <w:ilvl w:val="1"/>
          <w:numId w:val="11"/>
        </w:numPr>
        <w:rPr>
          <w:rFonts w:asciiTheme="majorHAnsi" w:hAnsiTheme="majorHAnsi" w:cstheme="majorHAnsi"/>
        </w:rPr>
      </w:pPr>
      <w:r>
        <w:rPr>
          <w:rFonts w:asciiTheme="majorHAnsi" w:hAnsiTheme="majorHAnsi" w:cstheme="majorHAnsi"/>
        </w:rPr>
        <w:t>Fully quantified uncertainties for both ARIMA and GLM</w:t>
      </w:r>
    </w:p>
    <w:p w:rsidR="000E2224" w:rsidRDefault="000E2224" w:rsidP="000E2224">
      <w:pPr>
        <w:pStyle w:val="ListParagraph"/>
        <w:numPr>
          <w:ilvl w:val="0"/>
          <w:numId w:val="11"/>
        </w:numPr>
        <w:rPr>
          <w:rFonts w:asciiTheme="majorHAnsi" w:hAnsiTheme="majorHAnsi" w:cstheme="majorHAnsi"/>
        </w:rPr>
      </w:pPr>
      <w:r w:rsidRPr="000E2224">
        <w:rPr>
          <w:rFonts w:asciiTheme="majorHAnsi" w:hAnsiTheme="majorHAnsi" w:cstheme="majorHAnsi"/>
        </w:rPr>
        <w:t>Objective III</w:t>
      </w:r>
    </w:p>
    <w:p w:rsidR="000E2224" w:rsidRPr="000E2224" w:rsidRDefault="000E2224" w:rsidP="000E2224">
      <w:pPr>
        <w:pStyle w:val="ListParagraph"/>
        <w:numPr>
          <w:ilvl w:val="1"/>
          <w:numId w:val="11"/>
        </w:numPr>
        <w:rPr>
          <w:rFonts w:asciiTheme="majorHAnsi" w:hAnsiTheme="majorHAnsi" w:cstheme="majorHAnsi"/>
        </w:rPr>
      </w:pPr>
      <w:r>
        <w:rPr>
          <w:rFonts w:asciiTheme="majorHAnsi" w:hAnsiTheme="majorHAnsi" w:cstheme="majorHAnsi"/>
        </w:rPr>
        <w:t>Weighted model averaging to incorporate strengths of both models (e.g., detailed changes in concentration and peaks)</w:t>
      </w:r>
    </w:p>
    <w:p w:rsidR="000E2224" w:rsidRPr="00F43434" w:rsidRDefault="000E2224" w:rsidP="00A04A63">
      <w:pPr>
        <w:rPr>
          <w:rFonts w:asciiTheme="majorHAnsi" w:hAnsiTheme="majorHAnsi" w:cstheme="majorHAnsi"/>
        </w:rPr>
      </w:pPr>
    </w:p>
    <w:p w:rsidR="009A24B3" w:rsidRDefault="00284411">
      <w:pPr>
        <w:rPr>
          <w:rFonts w:asciiTheme="majorHAnsi" w:hAnsiTheme="majorHAnsi" w:cstheme="majorHAnsi"/>
        </w:rPr>
      </w:pPr>
      <w:commentRangeStart w:id="49"/>
      <w:commentRangeStart w:id="50"/>
      <w:r w:rsidRPr="00F43434">
        <w:rPr>
          <w:rFonts w:asciiTheme="majorHAnsi" w:hAnsiTheme="majorHAnsi" w:cstheme="majorHAnsi"/>
          <w:u w:val="single"/>
        </w:rPr>
        <w:t>Chapter 2</w:t>
      </w:r>
      <w:r w:rsidR="00667469" w:rsidRPr="00F43434">
        <w:rPr>
          <w:rFonts w:asciiTheme="majorHAnsi" w:hAnsiTheme="majorHAnsi" w:cstheme="majorHAnsi"/>
        </w:rPr>
        <w:t xml:space="preserve"> </w:t>
      </w:r>
      <w:r w:rsidR="009A24B3">
        <w:rPr>
          <w:rFonts w:asciiTheme="majorHAnsi" w:hAnsiTheme="majorHAnsi" w:cstheme="majorHAnsi"/>
        </w:rPr>
        <w:t>Assessing the dynamics of stream-reservoir linkages across reservoirs</w:t>
      </w:r>
      <w:commentRangeEnd w:id="49"/>
      <w:r w:rsidR="000E2224">
        <w:rPr>
          <w:rStyle w:val="CommentReference"/>
        </w:rPr>
        <w:commentReference w:id="49"/>
      </w:r>
    </w:p>
    <w:p w:rsidR="00284411" w:rsidRPr="00E90FD1" w:rsidRDefault="009A24B3">
      <w:pPr>
        <w:rPr>
          <w:rFonts w:asciiTheme="majorHAnsi" w:hAnsiTheme="majorHAnsi" w:cstheme="majorHAnsi"/>
          <w:i/>
        </w:rPr>
      </w:pPr>
      <w:r w:rsidRPr="00E90FD1">
        <w:rPr>
          <w:rFonts w:asciiTheme="majorHAnsi" w:hAnsiTheme="majorHAnsi" w:cstheme="majorHAnsi"/>
          <w:i/>
        </w:rPr>
        <w:t xml:space="preserve">Question 1: </w:t>
      </w:r>
      <w:r w:rsidR="00284411" w:rsidRPr="00E90FD1">
        <w:rPr>
          <w:rFonts w:asciiTheme="majorHAnsi" w:hAnsiTheme="majorHAnsi" w:cstheme="majorHAnsi"/>
          <w:i/>
        </w:rPr>
        <w:t xml:space="preserve">How do in-stream nutrient dynamics </w:t>
      </w:r>
      <w:r w:rsidR="00A04A63" w:rsidRPr="00E90FD1">
        <w:rPr>
          <w:rFonts w:asciiTheme="majorHAnsi" w:hAnsiTheme="majorHAnsi" w:cstheme="majorHAnsi"/>
          <w:i/>
        </w:rPr>
        <w:t>influence</w:t>
      </w:r>
      <w:r w:rsidR="00284411" w:rsidRPr="00E90FD1">
        <w:rPr>
          <w:rFonts w:asciiTheme="majorHAnsi" w:hAnsiTheme="majorHAnsi" w:cstheme="majorHAnsi"/>
          <w:i/>
        </w:rPr>
        <w:t xml:space="preserve"> within-reservoir </w:t>
      </w:r>
      <w:commentRangeStart w:id="51"/>
      <w:r w:rsidR="00284411" w:rsidRPr="00E90FD1">
        <w:rPr>
          <w:rFonts w:asciiTheme="majorHAnsi" w:hAnsiTheme="majorHAnsi" w:cstheme="majorHAnsi"/>
          <w:i/>
        </w:rPr>
        <w:t>ecosystem response</w:t>
      </w:r>
      <w:commentRangeEnd w:id="51"/>
      <w:r w:rsidR="00246BFA" w:rsidRPr="00E90FD1">
        <w:rPr>
          <w:rStyle w:val="CommentReference"/>
          <w:i/>
        </w:rPr>
        <w:commentReference w:id="51"/>
      </w:r>
      <w:r w:rsidR="00284411" w:rsidRPr="00E90FD1">
        <w:rPr>
          <w:rFonts w:asciiTheme="majorHAnsi" w:hAnsiTheme="majorHAnsi" w:cstheme="majorHAnsi"/>
          <w:i/>
        </w:rPr>
        <w:t xml:space="preserve">? </w:t>
      </w:r>
    </w:p>
    <w:p w:rsidR="00E13CC0" w:rsidRPr="00E90FD1" w:rsidRDefault="00E13CC0">
      <w:pPr>
        <w:rPr>
          <w:rFonts w:asciiTheme="majorHAnsi" w:hAnsiTheme="majorHAnsi" w:cstheme="majorHAnsi"/>
          <w:i/>
        </w:rPr>
      </w:pPr>
      <w:r w:rsidRPr="00E90FD1">
        <w:rPr>
          <w:rFonts w:asciiTheme="majorHAnsi" w:hAnsiTheme="majorHAnsi" w:cstheme="majorHAnsi"/>
          <w:i/>
        </w:rPr>
        <w:t>Question 2: How do major storm events influence these dynamics?</w:t>
      </w:r>
    </w:p>
    <w:p w:rsidR="00255A95" w:rsidRPr="00E90FD1" w:rsidRDefault="00255A95">
      <w:pPr>
        <w:rPr>
          <w:rFonts w:asciiTheme="majorHAnsi" w:hAnsiTheme="majorHAnsi" w:cstheme="majorHAnsi"/>
          <w:i/>
        </w:rPr>
      </w:pPr>
      <w:r w:rsidRPr="00E90FD1">
        <w:rPr>
          <w:rFonts w:asciiTheme="majorHAnsi" w:hAnsiTheme="majorHAnsi" w:cstheme="majorHAnsi"/>
          <w:i/>
        </w:rPr>
        <w:t xml:space="preserve">Question 4: How does within-reservoir nutrient processing </w:t>
      </w:r>
      <w:r w:rsidR="00112652">
        <w:rPr>
          <w:rFonts w:asciiTheme="majorHAnsi" w:hAnsiTheme="majorHAnsi" w:cstheme="majorHAnsi"/>
          <w:i/>
        </w:rPr>
        <w:t>change</w:t>
      </w:r>
      <w:r w:rsidRPr="00E90FD1">
        <w:rPr>
          <w:rFonts w:asciiTheme="majorHAnsi" w:hAnsiTheme="majorHAnsi" w:cstheme="majorHAnsi"/>
          <w:i/>
        </w:rPr>
        <w:t xml:space="preserve"> along the reservoir flow gradient?</w:t>
      </w:r>
    </w:p>
    <w:p w:rsidR="009A24B3" w:rsidRPr="00E90FD1" w:rsidRDefault="009A24B3">
      <w:pPr>
        <w:rPr>
          <w:rFonts w:asciiTheme="majorHAnsi" w:hAnsiTheme="majorHAnsi" w:cstheme="majorHAnsi"/>
          <w:i/>
        </w:rPr>
      </w:pPr>
      <w:r w:rsidRPr="00E90FD1">
        <w:rPr>
          <w:rFonts w:asciiTheme="majorHAnsi" w:hAnsiTheme="majorHAnsi" w:cstheme="majorHAnsi"/>
          <w:i/>
        </w:rPr>
        <w:t xml:space="preserve">Question </w:t>
      </w:r>
      <w:r w:rsidR="00E13CC0" w:rsidRPr="00E90FD1">
        <w:rPr>
          <w:rFonts w:asciiTheme="majorHAnsi" w:hAnsiTheme="majorHAnsi" w:cstheme="majorHAnsi"/>
          <w:i/>
        </w:rPr>
        <w:t>3</w:t>
      </w:r>
      <w:r w:rsidRPr="00E90FD1">
        <w:rPr>
          <w:rFonts w:asciiTheme="majorHAnsi" w:hAnsiTheme="majorHAnsi" w:cstheme="majorHAnsi"/>
          <w:i/>
        </w:rPr>
        <w:t>: How do stream dynamics differ between neighboring watersheds?</w:t>
      </w:r>
      <w:commentRangeEnd w:id="50"/>
      <w:r w:rsidR="00834C31">
        <w:rPr>
          <w:rStyle w:val="CommentReference"/>
        </w:rPr>
        <w:commentReference w:id="50"/>
      </w:r>
    </w:p>
    <w:p w:rsidR="00255A95" w:rsidRDefault="00255A95">
      <w:pPr>
        <w:rPr>
          <w:rFonts w:asciiTheme="majorHAnsi" w:hAnsiTheme="majorHAnsi" w:cstheme="majorHAnsi"/>
        </w:rPr>
      </w:pPr>
    </w:p>
    <w:p w:rsidR="00A04A63" w:rsidRPr="00E90FD1" w:rsidRDefault="00A04A63">
      <w:pPr>
        <w:rPr>
          <w:rFonts w:asciiTheme="majorHAnsi" w:hAnsiTheme="majorHAnsi" w:cstheme="majorHAnsi"/>
          <w:b/>
        </w:rPr>
      </w:pPr>
      <w:r w:rsidRPr="00E90FD1">
        <w:rPr>
          <w:rFonts w:asciiTheme="majorHAnsi" w:hAnsiTheme="majorHAnsi" w:cstheme="majorHAnsi"/>
          <w:b/>
        </w:rPr>
        <w:t>Background</w:t>
      </w:r>
    </w:p>
    <w:p w:rsidR="00A04A63" w:rsidRDefault="00E13CC0" w:rsidP="00A04A63">
      <w:pPr>
        <w:pStyle w:val="ListParagraph"/>
        <w:numPr>
          <w:ilvl w:val="0"/>
          <w:numId w:val="5"/>
        </w:numPr>
        <w:rPr>
          <w:rFonts w:asciiTheme="majorHAnsi" w:hAnsiTheme="majorHAnsi" w:cstheme="majorHAnsi"/>
        </w:rPr>
      </w:pPr>
      <w:r>
        <w:rPr>
          <w:rFonts w:asciiTheme="majorHAnsi" w:hAnsiTheme="majorHAnsi" w:cstheme="majorHAnsi"/>
        </w:rPr>
        <w:t>Importance of watershed characteristics on waterbody condition</w:t>
      </w:r>
    </w:p>
    <w:p w:rsidR="00E13CC0" w:rsidRDefault="00E13CC0" w:rsidP="00E13CC0">
      <w:pPr>
        <w:pStyle w:val="ListParagraph"/>
        <w:numPr>
          <w:ilvl w:val="1"/>
          <w:numId w:val="5"/>
        </w:numPr>
        <w:rPr>
          <w:rFonts w:asciiTheme="majorHAnsi" w:hAnsiTheme="majorHAnsi" w:cstheme="majorHAnsi"/>
        </w:rPr>
      </w:pPr>
      <w:r>
        <w:rPr>
          <w:rFonts w:asciiTheme="majorHAnsi" w:hAnsiTheme="majorHAnsi" w:cstheme="majorHAnsi"/>
        </w:rPr>
        <w:t>Terrestrial-aquatic linkages</w:t>
      </w:r>
    </w:p>
    <w:p w:rsidR="00E13CC0" w:rsidRDefault="00E13CC0" w:rsidP="00E13CC0">
      <w:pPr>
        <w:pStyle w:val="ListParagraph"/>
        <w:numPr>
          <w:ilvl w:val="1"/>
          <w:numId w:val="5"/>
        </w:numPr>
        <w:rPr>
          <w:rFonts w:asciiTheme="majorHAnsi" w:hAnsiTheme="majorHAnsi" w:cstheme="majorHAnsi"/>
        </w:rPr>
      </w:pPr>
      <w:r>
        <w:rPr>
          <w:rFonts w:asciiTheme="majorHAnsi" w:hAnsiTheme="majorHAnsi" w:cstheme="majorHAnsi"/>
        </w:rPr>
        <w:t>Stream-lake linkages</w:t>
      </w:r>
    </w:p>
    <w:p w:rsidR="00A04A63" w:rsidRDefault="00A04A63" w:rsidP="00E13CC0">
      <w:pPr>
        <w:pStyle w:val="ListParagraph"/>
        <w:numPr>
          <w:ilvl w:val="2"/>
          <w:numId w:val="5"/>
        </w:numPr>
        <w:rPr>
          <w:rFonts w:asciiTheme="majorHAnsi" w:hAnsiTheme="majorHAnsi" w:cstheme="majorHAnsi"/>
        </w:rPr>
      </w:pPr>
      <w:r>
        <w:rPr>
          <w:rFonts w:asciiTheme="majorHAnsi" w:hAnsiTheme="majorHAnsi" w:cstheme="majorHAnsi"/>
        </w:rPr>
        <w:t xml:space="preserve">Further proposed reading: </w:t>
      </w:r>
      <w:proofErr w:type="spellStart"/>
      <w:r>
        <w:rPr>
          <w:rFonts w:asciiTheme="majorHAnsi" w:hAnsiTheme="majorHAnsi" w:cstheme="majorHAnsi"/>
        </w:rPr>
        <w:t>Wurtsbaugh</w:t>
      </w:r>
      <w:proofErr w:type="spellEnd"/>
      <w:r>
        <w:rPr>
          <w:rFonts w:asciiTheme="majorHAnsi" w:hAnsiTheme="majorHAnsi" w:cstheme="majorHAnsi"/>
        </w:rPr>
        <w:t xml:space="preserve"> et al 2005, Robinson et al 2007, Goodman et al 2011, Xu &amp; Xu 2018, </w:t>
      </w:r>
      <w:proofErr w:type="spellStart"/>
      <w:r>
        <w:rPr>
          <w:rFonts w:asciiTheme="majorHAnsi" w:hAnsiTheme="majorHAnsi" w:cstheme="majorHAnsi"/>
        </w:rPr>
        <w:t>Stachelek</w:t>
      </w:r>
      <w:proofErr w:type="spellEnd"/>
      <w:r>
        <w:rPr>
          <w:rFonts w:asciiTheme="majorHAnsi" w:hAnsiTheme="majorHAnsi" w:cstheme="majorHAnsi"/>
        </w:rPr>
        <w:t xml:space="preserve"> &amp; </w:t>
      </w:r>
      <w:proofErr w:type="spellStart"/>
      <w:r>
        <w:rPr>
          <w:rFonts w:asciiTheme="majorHAnsi" w:hAnsiTheme="majorHAnsi" w:cstheme="majorHAnsi"/>
        </w:rPr>
        <w:t>So</w:t>
      </w:r>
      <w:ins w:id="52" w:author="Cayelan C. Carey" w:date="2019-03-05T19:37:00Z">
        <w:r w:rsidR="00E22927">
          <w:rPr>
            <w:rFonts w:asciiTheme="majorHAnsi" w:hAnsiTheme="majorHAnsi" w:cstheme="majorHAnsi"/>
          </w:rPr>
          <w:t>r</w:t>
        </w:r>
      </w:ins>
      <w:del w:id="53" w:author="Cayelan C. Carey" w:date="2019-03-05T19:37:00Z">
        <w:r w:rsidDel="00E22927">
          <w:rPr>
            <w:rFonts w:asciiTheme="majorHAnsi" w:hAnsiTheme="majorHAnsi" w:cstheme="majorHAnsi"/>
          </w:rPr>
          <w:delText>d</w:delText>
        </w:r>
      </w:del>
      <w:r>
        <w:rPr>
          <w:rFonts w:asciiTheme="majorHAnsi" w:hAnsiTheme="majorHAnsi" w:cstheme="majorHAnsi"/>
        </w:rPr>
        <w:t>an</w:t>
      </w:r>
      <w:ins w:id="54" w:author="Cayelan C. Carey" w:date="2019-03-05T19:37:00Z">
        <w:r w:rsidR="00E22927">
          <w:rPr>
            <w:rFonts w:asciiTheme="majorHAnsi" w:hAnsiTheme="majorHAnsi" w:cstheme="majorHAnsi"/>
          </w:rPr>
          <w:t>n</w:t>
        </w:r>
      </w:ins>
      <w:r>
        <w:rPr>
          <w:rFonts w:asciiTheme="majorHAnsi" w:hAnsiTheme="majorHAnsi" w:cstheme="majorHAnsi"/>
        </w:rPr>
        <w:t>o</w:t>
      </w:r>
      <w:proofErr w:type="spellEnd"/>
      <w:r>
        <w:rPr>
          <w:rFonts w:asciiTheme="majorHAnsi" w:hAnsiTheme="majorHAnsi" w:cstheme="majorHAnsi"/>
        </w:rPr>
        <w:t xml:space="preserve"> 2019, Marcarelli &amp; </w:t>
      </w:r>
      <w:proofErr w:type="spellStart"/>
      <w:r>
        <w:rPr>
          <w:rFonts w:asciiTheme="majorHAnsi" w:hAnsiTheme="majorHAnsi" w:cstheme="majorHAnsi"/>
        </w:rPr>
        <w:t>Wurtsbaugh</w:t>
      </w:r>
      <w:proofErr w:type="spellEnd"/>
      <w:r>
        <w:rPr>
          <w:rFonts w:asciiTheme="majorHAnsi" w:hAnsiTheme="majorHAnsi" w:cstheme="majorHAnsi"/>
        </w:rPr>
        <w:t xml:space="preserve"> 2009, </w:t>
      </w:r>
      <w:proofErr w:type="spellStart"/>
      <w:r>
        <w:rPr>
          <w:rFonts w:asciiTheme="majorHAnsi" w:hAnsiTheme="majorHAnsi" w:cstheme="majorHAnsi"/>
        </w:rPr>
        <w:t>Sadro</w:t>
      </w:r>
      <w:proofErr w:type="spellEnd"/>
      <w:r>
        <w:rPr>
          <w:rFonts w:asciiTheme="majorHAnsi" w:hAnsiTheme="majorHAnsi" w:cstheme="majorHAnsi"/>
        </w:rPr>
        <w:t xml:space="preserve"> et al 2012, </w:t>
      </w:r>
      <w:proofErr w:type="spellStart"/>
      <w:r>
        <w:rPr>
          <w:rFonts w:asciiTheme="majorHAnsi" w:hAnsiTheme="majorHAnsi" w:cstheme="majorHAnsi"/>
        </w:rPr>
        <w:t>Schmadel</w:t>
      </w:r>
      <w:proofErr w:type="spellEnd"/>
      <w:r>
        <w:rPr>
          <w:rFonts w:asciiTheme="majorHAnsi" w:hAnsiTheme="majorHAnsi" w:cstheme="majorHAnsi"/>
        </w:rPr>
        <w:t xml:space="preserve"> et al 2018, Jones 2010, Hotchkiss et al 2018.</w:t>
      </w:r>
      <w:r w:rsidR="009A24B3">
        <w:rPr>
          <w:rFonts w:asciiTheme="majorHAnsi" w:hAnsiTheme="majorHAnsi" w:cstheme="majorHAnsi"/>
        </w:rPr>
        <w:t>, ETC</w:t>
      </w:r>
    </w:p>
    <w:p w:rsidR="00E13CC0" w:rsidRDefault="00E13CC0" w:rsidP="00E13CC0">
      <w:pPr>
        <w:pStyle w:val="ListParagraph"/>
        <w:numPr>
          <w:ilvl w:val="0"/>
          <w:numId w:val="5"/>
        </w:numPr>
        <w:rPr>
          <w:rFonts w:asciiTheme="majorHAnsi" w:hAnsiTheme="majorHAnsi" w:cstheme="majorHAnsi"/>
        </w:rPr>
      </w:pPr>
      <w:r>
        <w:rPr>
          <w:rFonts w:asciiTheme="majorHAnsi" w:hAnsiTheme="majorHAnsi" w:cstheme="majorHAnsi"/>
        </w:rPr>
        <w:t>Importance of storm events in stream dynamics</w:t>
      </w:r>
    </w:p>
    <w:p w:rsidR="00E13CC0" w:rsidRPr="00A04A63" w:rsidRDefault="00E13CC0" w:rsidP="00E13CC0">
      <w:pPr>
        <w:pStyle w:val="ListParagraph"/>
        <w:numPr>
          <w:ilvl w:val="0"/>
          <w:numId w:val="5"/>
        </w:numPr>
        <w:rPr>
          <w:rFonts w:asciiTheme="majorHAnsi" w:hAnsiTheme="majorHAnsi" w:cstheme="majorHAnsi"/>
        </w:rPr>
      </w:pPr>
      <w:r>
        <w:rPr>
          <w:rFonts w:asciiTheme="majorHAnsi" w:hAnsiTheme="majorHAnsi" w:cstheme="majorHAnsi"/>
        </w:rPr>
        <w:t>In the new age of data availability, can we relate stream dynamics of a highly monitored stream to neighboring streams lacking data availability?</w:t>
      </w:r>
    </w:p>
    <w:p w:rsidR="00667469" w:rsidRPr="00E90FD1" w:rsidRDefault="00667469">
      <w:pPr>
        <w:rPr>
          <w:rFonts w:asciiTheme="majorHAnsi" w:hAnsiTheme="majorHAnsi" w:cstheme="majorHAnsi"/>
          <w:b/>
        </w:rPr>
      </w:pPr>
      <w:r w:rsidRPr="00E90FD1">
        <w:rPr>
          <w:rFonts w:asciiTheme="majorHAnsi" w:hAnsiTheme="majorHAnsi" w:cstheme="majorHAnsi"/>
          <w:b/>
        </w:rPr>
        <w:t>Methods</w:t>
      </w:r>
    </w:p>
    <w:p w:rsidR="00E13CC0" w:rsidRPr="00E13CC0" w:rsidRDefault="00E13CC0" w:rsidP="00E13CC0">
      <w:pPr>
        <w:pStyle w:val="ListParagraph"/>
        <w:numPr>
          <w:ilvl w:val="0"/>
          <w:numId w:val="12"/>
        </w:numPr>
        <w:rPr>
          <w:rFonts w:asciiTheme="majorHAnsi" w:hAnsiTheme="majorHAnsi" w:cstheme="majorHAnsi"/>
        </w:rPr>
      </w:pPr>
      <w:r>
        <w:rPr>
          <w:rFonts w:asciiTheme="majorHAnsi" w:hAnsiTheme="majorHAnsi" w:cstheme="majorHAnsi"/>
        </w:rPr>
        <w:t>Study site</w:t>
      </w:r>
    </w:p>
    <w:p w:rsidR="00255A95" w:rsidRDefault="00E13CC0" w:rsidP="00E13CC0">
      <w:pPr>
        <w:pStyle w:val="ListParagraph"/>
        <w:numPr>
          <w:ilvl w:val="1"/>
          <w:numId w:val="12"/>
        </w:numPr>
        <w:rPr>
          <w:rFonts w:asciiTheme="majorHAnsi" w:hAnsiTheme="majorHAnsi" w:cstheme="majorHAnsi"/>
        </w:rPr>
      </w:pPr>
      <w:r>
        <w:rPr>
          <w:rFonts w:asciiTheme="majorHAnsi" w:hAnsiTheme="majorHAnsi" w:cstheme="majorHAnsi"/>
        </w:rPr>
        <w:t xml:space="preserve">Introduce BVR </w:t>
      </w:r>
    </w:p>
    <w:p w:rsidR="00255A95" w:rsidRDefault="00DD27A5" w:rsidP="00255A95">
      <w:pPr>
        <w:pStyle w:val="ListParagraph"/>
        <w:numPr>
          <w:ilvl w:val="2"/>
          <w:numId w:val="12"/>
        </w:numPr>
        <w:rPr>
          <w:rFonts w:asciiTheme="majorHAnsi" w:hAnsiTheme="majorHAnsi" w:cstheme="majorHAnsi"/>
        </w:rPr>
      </w:pPr>
      <w:r>
        <w:rPr>
          <w:rFonts w:asciiTheme="majorHAnsi" w:hAnsiTheme="majorHAnsi" w:cstheme="majorHAnsi"/>
        </w:rPr>
        <w:t>4 s</w:t>
      </w:r>
      <w:r w:rsidR="00255A95">
        <w:rPr>
          <w:rFonts w:asciiTheme="majorHAnsi" w:hAnsiTheme="majorHAnsi" w:cstheme="majorHAnsi"/>
        </w:rPr>
        <w:t xml:space="preserve">elected inflows </w:t>
      </w:r>
      <w:r w:rsidR="006A1933">
        <w:rPr>
          <w:rFonts w:asciiTheme="majorHAnsi" w:hAnsiTheme="majorHAnsi" w:cstheme="majorHAnsi"/>
        </w:rPr>
        <w:t xml:space="preserve">(see Figure 1) </w:t>
      </w:r>
    </w:p>
    <w:p w:rsidR="00E13CC0" w:rsidRDefault="00255A95" w:rsidP="00255A95">
      <w:pPr>
        <w:pStyle w:val="ListParagraph"/>
        <w:numPr>
          <w:ilvl w:val="2"/>
          <w:numId w:val="12"/>
        </w:numPr>
        <w:rPr>
          <w:rFonts w:asciiTheme="majorHAnsi" w:hAnsiTheme="majorHAnsi" w:cstheme="majorHAnsi"/>
        </w:rPr>
      </w:pPr>
      <w:r>
        <w:rPr>
          <w:rFonts w:asciiTheme="majorHAnsi" w:hAnsiTheme="majorHAnsi" w:cstheme="majorHAnsi"/>
        </w:rPr>
        <w:t>R</w:t>
      </w:r>
      <w:r w:rsidR="00E13CC0">
        <w:rPr>
          <w:rFonts w:asciiTheme="majorHAnsi" w:hAnsiTheme="majorHAnsi" w:cstheme="majorHAnsi"/>
        </w:rPr>
        <w:t>elationship to FCR</w:t>
      </w:r>
    </w:p>
    <w:p w:rsidR="00255A95" w:rsidRDefault="00255A95" w:rsidP="00255A95">
      <w:pPr>
        <w:pStyle w:val="ListParagraph"/>
        <w:numPr>
          <w:ilvl w:val="3"/>
          <w:numId w:val="12"/>
        </w:numPr>
        <w:rPr>
          <w:rFonts w:asciiTheme="majorHAnsi" w:hAnsiTheme="majorHAnsi" w:cstheme="majorHAnsi"/>
        </w:rPr>
      </w:pPr>
      <w:r>
        <w:rPr>
          <w:rFonts w:asciiTheme="majorHAnsi" w:hAnsiTheme="majorHAnsi" w:cstheme="majorHAnsi"/>
        </w:rPr>
        <w:t>Watershed history</w:t>
      </w:r>
    </w:p>
    <w:p w:rsidR="00255A95" w:rsidRDefault="00255A95" w:rsidP="00255A95">
      <w:pPr>
        <w:pStyle w:val="ListParagraph"/>
        <w:numPr>
          <w:ilvl w:val="3"/>
          <w:numId w:val="12"/>
        </w:numPr>
        <w:rPr>
          <w:rFonts w:asciiTheme="majorHAnsi" w:hAnsiTheme="majorHAnsi" w:cstheme="majorHAnsi"/>
        </w:rPr>
      </w:pPr>
      <w:r>
        <w:rPr>
          <w:rFonts w:asciiTheme="majorHAnsi" w:hAnsiTheme="majorHAnsi" w:cstheme="majorHAnsi"/>
        </w:rPr>
        <w:t>Geographical similarity</w:t>
      </w:r>
    </w:p>
    <w:p w:rsidR="00255A95" w:rsidRDefault="00255A95" w:rsidP="00255A95">
      <w:pPr>
        <w:pStyle w:val="ListParagraph"/>
        <w:numPr>
          <w:ilvl w:val="3"/>
          <w:numId w:val="12"/>
        </w:numPr>
        <w:rPr>
          <w:rFonts w:asciiTheme="majorHAnsi" w:hAnsiTheme="majorHAnsi" w:cstheme="majorHAnsi"/>
        </w:rPr>
      </w:pPr>
      <w:r>
        <w:rPr>
          <w:rFonts w:asciiTheme="majorHAnsi" w:hAnsiTheme="majorHAnsi" w:cstheme="majorHAnsi"/>
        </w:rPr>
        <w:t>Outflow to FCR</w:t>
      </w:r>
    </w:p>
    <w:p w:rsidR="00E13CC0" w:rsidRDefault="00255A95" w:rsidP="00E13CC0">
      <w:pPr>
        <w:pStyle w:val="ListParagraph"/>
        <w:numPr>
          <w:ilvl w:val="0"/>
          <w:numId w:val="12"/>
        </w:numPr>
        <w:rPr>
          <w:rFonts w:asciiTheme="majorHAnsi" w:hAnsiTheme="majorHAnsi" w:cstheme="majorHAnsi"/>
        </w:rPr>
      </w:pPr>
      <w:r>
        <w:rPr>
          <w:rFonts w:asciiTheme="majorHAnsi" w:hAnsiTheme="majorHAnsi" w:cstheme="majorHAnsi"/>
        </w:rPr>
        <w:t>Field sampling</w:t>
      </w:r>
      <w:r w:rsidR="00E90FD1">
        <w:rPr>
          <w:rFonts w:asciiTheme="majorHAnsi" w:hAnsiTheme="majorHAnsi" w:cstheme="majorHAnsi"/>
        </w:rPr>
        <w:t>, summer 2019</w:t>
      </w:r>
    </w:p>
    <w:p w:rsidR="00255A95" w:rsidRDefault="00255A95" w:rsidP="00255A95">
      <w:pPr>
        <w:pStyle w:val="ListParagraph"/>
        <w:numPr>
          <w:ilvl w:val="1"/>
          <w:numId w:val="12"/>
        </w:numPr>
        <w:rPr>
          <w:rFonts w:asciiTheme="majorHAnsi" w:hAnsiTheme="majorHAnsi" w:cstheme="majorHAnsi"/>
        </w:rPr>
      </w:pPr>
      <w:r>
        <w:rPr>
          <w:rFonts w:asciiTheme="majorHAnsi" w:hAnsiTheme="majorHAnsi" w:cstheme="majorHAnsi"/>
        </w:rPr>
        <w:t>Weekly (bi-monthly?) sampling of 4 major inflows to develop baseline</w:t>
      </w:r>
    </w:p>
    <w:p w:rsidR="00255A95" w:rsidRDefault="00255A95" w:rsidP="00255A95">
      <w:pPr>
        <w:pStyle w:val="ListParagraph"/>
        <w:numPr>
          <w:ilvl w:val="2"/>
          <w:numId w:val="12"/>
        </w:numPr>
        <w:rPr>
          <w:rFonts w:asciiTheme="majorHAnsi" w:hAnsiTheme="majorHAnsi" w:cstheme="majorHAnsi"/>
        </w:rPr>
      </w:pPr>
      <w:r>
        <w:rPr>
          <w:rFonts w:asciiTheme="majorHAnsi" w:hAnsiTheme="majorHAnsi" w:cstheme="majorHAnsi"/>
        </w:rPr>
        <w:t>Nutrient chemistry (total and soluble nitrogen, phosphorus, and carbon)</w:t>
      </w:r>
    </w:p>
    <w:p w:rsidR="00255A95" w:rsidRDefault="00255A95" w:rsidP="00255A95">
      <w:pPr>
        <w:pStyle w:val="ListParagraph"/>
        <w:numPr>
          <w:ilvl w:val="2"/>
          <w:numId w:val="12"/>
        </w:numPr>
        <w:rPr>
          <w:rFonts w:asciiTheme="majorHAnsi" w:hAnsiTheme="majorHAnsi" w:cstheme="majorHAnsi"/>
        </w:rPr>
      </w:pPr>
      <w:r>
        <w:rPr>
          <w:rFonts w:asciiTheme="majorHAnsi" w:hAnsiTheme="majorHAnsi" w:cstheme="majorHAnsi"/>
        </w:rPr>
        <w:t>Discharge</w:t>
      </w:r>
      <w:r w:rsidR="006A1933">
        <w:rPr>
          <w:rFonts w:asciiTheme="majorHAnsi" w:hAnsiTheme="majorHAnsi" w:cstheme="majorHAnsi"/>
        </w:rPr>
        <w:t xml:space="preserve"> (using a flowmeter)</w:t>
      </w:r>
    </w:p>
    <w:p w:rsidR="00255A95" w:rsidRDefault="00255A95" w:rsidP="00255A95">
      <w:pPr>
        <w:pStyle w:val="ListParagraph"/>
        <w:numPr>
          <w:ilvl w:val="2"/>
          <w:numId w:val="12"/>
        </w:numPr>
        <w:rPr>
          <w:rFonts w:asciiTheme="majorHAnsi" w:hAnsiTheme="majorHAnsi" w:cstheme="majorHAnsi"/>
        </w:rPr>
      </w:pPr>
      <w:r>
        <w:rPr>
          <w:rFonts w:asciiTheme="majorHAnsi" w:hAnsiTheme="majorHAnsi" w:cstheme="majorHAnsi"/>
        </w:rPr>
        <w:t>Physical characteristics (dissolved oxygen, conductivity, temperature)</w:t>
      </w:r>
    </w:p>
    <w:p w:rsidR="00255A95" w:rsidRDefault="00255A95" w:rsidP="00255A95">
      <w:pPr>
        <w:pStyle w:val="ListParagraph"/>
        <w:numPr>
          <w:ilvl w:val="1"/>
          <w:numId w:val="12"/>
        </w:numPr>
        <w:rPr>
          <w:rFonts w:asciiTheme="majorHAnsi" w:hAnsiTheme="majorHAnsi" w:cstheme="majorHAnsi"/>
        </w:rPr>
      </w:pPr>
      <w:r>
        <w:rPr>
          <w:rFonts w:asciiTheme="majorHAnsi" w:hAnsiTheme="majorHAnsi" w:cstheme="majorHAnsi"/>
        </w:rPr>
        <w:t>Periodic event-based sampling</w:t>
      </w:r>
    </w:p>
    <w:p w:rsidR="00255A95" w:rsidRDefault="00255A95" w:rsidP="00255A95">
      <w:pPr>
        <w:pStyle w:val="ListParagraph"/>
        <w:numPr>
          <w:ilvl w:val="2"/>
          <w:numId w:val="12"/>
        </w:numPr>
        <w:rPr>
          <w:rFonts w:asciiTheme="majorHAnsi" w:hAnsiTheme="majorHAnsi" w:cstheme="majorHAnsi"/>
        </w:rPr>
      </w:pPr>
      <w:r>
        <w:rPr>
          <w:rFonts w:asciiTheme="majorHAnsi" w:hAnsiTheme="majorHAnsi" w:cstheme="majorHAnsi"/>
        </w:rPr>
        <w:t>ISCO sampler to capture high-frequency dynamics during major flow events</w:t>
      </w:r>
    </w:p>
    <w:p w:rsidR="00255A95" w:rsidRDefault="00255A95" w:rsidP="00255A95">
      <w:pPr>
        <w:pStyle w:val="ListParagraph"/>
        <w:numPr>
          <w:ilvl w:val="1"/>
          <w:numId w:val="12"/>
        </w:numPr>
        <w:rPr>
          <w:rFonts w:asciiTheme="majorHAnsi" w:hAnsiTheme="majorHAnsi" w:cstheme="majorHAnsi"/>
        </w:rPr>
      </w:pPr>
      <w:r>
        <w:rPr>
          <w:rFonts w:asciiTheme="majorHAnsi" w:hAnsiTheme="majorHAnsi" w:cstheme="majorHAnsi"/>
        </w:rPr>
        <w:t>Weekly sampling at deep-hole of BVR</w:t>
      </w:r>
    </w:p>
    <w:p w:rsidR="00255A95" w:rsidRDefault="00255A95" w:rsidP="00255A95">
      <w:pPr>
        <w:pStyle w:val="ListParagraph"/>
        <w:numPr>
          <w:ilvl w:val="2"/>
          <w:numId w:val="12"/>
        </w:numPr>
        <w:rPr>
          <w:rFonts w:asciiTheme="majorHAnsi" w:hAnsiTheme="majorHAnsi" w:cstheme="majorHAnsi"/>
        </w:rPr>
      </w:pPr>
      <w:r>
        <w:rPr>
          <w:rFonts w:asciiTheme="majorHAnsi" w:hAnsiTheme="majorHAnsi" w:cstheme="majorHAnsi"/>
        </w:rPr>
        <w:t>Biological, physical, and chemical sampling</w:t>
      </w:r>
    </w:p>
    <w:p w:rsidR="00255A95" w:rsidRDefault="00255A95" w:rsidP="00255A95">
      <w:pPr>
        <w:pStyle w:val="ListParagraph"/>
        <w:numPr>
          <w:ilvl w:val="1"/>
          <w:numId w:val="12"/>
        </w:numPr>
        <w:rPr>
          <w:rFonts w:asciiTheme="majorHAnsi" w:hAnsiTheme="majorHAnsi" w:cstheme="majorHAnsi"/>
        </w:rPr>
      </w:pPr>
      <w:commentRangeStart w:id="55"/>
      <w:r>
        <w:rPr>
          <w:rFonts w:asciiTheme="majorHAnsi" w:hAnsiTheme="majorHAnsi" w:cstheme="majorHAnsi"/>
        </w:rPr>
        <w:t xml:space="preserve">Grab samples at strategically chosen sites along the reservoir gradient (?) </w:t>
      </w:r>
      <w:commentRangeEnd w:id="55"/>
      <w:r w:rsidR="00246BFA">
        <w:rPr>
          <w:rStyle w:val="CommentReference"/>
        </w:rPr>
        <w:commentReference w:id="55"/>
      </w:r>
      <w:r>
        <w:rPr>
          <w:rFonts w:asciiTheme="majorHAnsi" w:hAnsiTheme="majorHAnsi" w:cstheme="majorHAnsi"/>
        </w:rPr>
        <w:t xml:space="preserve">(see red arrows on </w:t>
      </w:r>
      <w:r w:rsidR="00246BFA">
        <w:rPr>
          <w:rFonts w:asciiTheme="majorHAnsi" w:hAnsiTheme="majorHAnsi" w:cstheme="majorHAnsi"/>
        </w:rPr>
        <w:t>F</w:t>
      </w:r>
      <w:r>
        <w:rPr>
          <w:rFonts w:asciiTheme="majorHAnsi" w:hAnsiTheme="majorHAnsi" w:cstheme="majorHAnsi"/>
        </w:rPr>
        <w:t>igure</w:t>
      </w:r>
      <w:r w:rsidR="00246BFA">
        <w:rPr>
          <w:rFonts w:asciiTheme="majorHAnsi" w:hAnsiTheme="majorHAnsi" w:cstheme="majorHAnsi"/>
        </w:rPr>
        <w:t xml:space="preserve"> 1</w:t>
      </w:r>
      <w:r>
        <w:rPr>
          <w:rFonts w:asciiTheme="majorHAnsi" w:hAnsiTheme="majorHAnsi" w:cstheme="majorHAnsi"/>
        </w:rPr>
        <w:t>)</w:t>
      </w:r>
    </w:p>
    <w:p w:rsidR="00246BFA" w:rsidRPr="00246BFA" w:rsidRDefault="00255A95" w:rsidP="00246BFA">
      <w:pPr>
        <w:pStyle w:val="ListParagraph"/>
        <w:numPr>
          <w:ilvl w:val="2"/>
          <w:numId w:val="12"/>
        </w:numPr>
        <w:rPr>
          <w:rFonts w:asciiTheme="majorHAnsi" w:hAnsiTheme="majorHAnsi" w:cstheme="majorHAnsi"/>
        </w:rPr>
      </w:pPr>
      <w:r>
        <w:rPr>
          <w:rFonts w:asciiTheme="majorHAnsi" w:hAnsiTheme="majorHAnsi" w:cstheme="majorHAnsi"/>
        </w:rPr>
        <w:t>CTD + nutrient grab samples</w:t>
      </w:r>
    </w:p>
    <w:p w:rsidR="00255A95" w:rsidRDefault="00255A95" w:rsidP="00255A95">
      <w:pPr>
        <w:rPr>
          <w:rFonts w:asciiTheme="majorHAnsi" w:hAnsiTheme="majorHAnsi" w:cstheme="majorHAnsi"/>
        </w:rPr>
      </w:pPr>
      <w:r w:rsidRPr="00255A95">
        <w:rPr>
          <w:rFonts w:asciiTheme="majorHAnsi" w:hAnsiTheme="majorHAnsi" w:cstheme="majorHAnsi"/>
          <w:noProof/>
        </w:rPr>
        <w:drawing>
          <wp:inline distT="0" distB="0" distL="0" distR="0" wp14:anchorId="4BA492E4" wp14:editId="7DEFA1CE">
            <wp:extent cx="5943600" cy="5198745"/>
            <wp:effectExtent l="0" t="0" r="0" b="1905"/>
            <wp:docPr id="6" name="Picture 5">
              <a:extLst xmlns:a="http://schemas.openxmlformats.org/drawingml/2006/main">
                <a:ext uri="{FF2B5EF4-FFF2-40B4-BE49-F238E27FC236}">
                  <a16:creationId xmlns:a16="http://schemas.microsoft.com/office/drawing/2014/main" id="{EEF4C9E0-BD1B-47B3-A700-4EE010ABDF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EF4C9E0-BD1B-47B3-A700-4EE010ABDF39}"/>
                        </a:ext>
                      </a:extLst>
                    </pic:cNvPr>
                    <pic:cNvPicPr>
                      <a:picLocks noChangeAspect="1"/>
                    </pic:cNvPicPr>
                  </pic:nvPicPr>
                  <pic:blipFill>
                    <a:blip r:embed="rId8"/>
                    <a:stretch>
                      <a:fillRect/>
                    </a:stretch>
                  </pic:blipFill>
                  <pic:spPr>
                    <a:xfrm>
                      <a:off x="0" y="0"/>
                      <a:ext cx="5943600" cy="5198745"/>
                    </a:xfrm>
                    <a:prstGeom prst="rect">
                      <a:avLst/>
                    </a:prstGeom>
                  </pic:spPr>
                </pic:pic>
              </a:graphicData>
            </a:graphic>
          </wp:inline>
        </w:drawing>
      </w:r>
      <w:r w:rsidRPr="00255A95">
        <w:rPr>
          <w:rFonts w:asciiTheme="majorHAnsi" w:hAnsiTheme="majorHAnsi" w:cstheme="majorHAnsi"/>
        </w:rPr>
        <w:t xml:space="preserve"> </w:t>
      </w:r>
    </w:p>
    <w:p w:rsidR="00246BFA" w:rsidRDefault="00246BFA" w:rsidP="00255A95">
      <w:pPr>
        <w:rPr>
          <w:rFonts w:asciiTheme="majorHAnsi" w:hAnsiTheme="majorHAnsi" w:cstheme="majorHAnsi"/>
        </w:rPr>
      </w:pPr>
      <w:r>
        <w:rPr>
          <w:rFonts w:asciiTheme="majorHAnsi" w:hAnsiTheme="majorHAnsi" w:cstheme="majorHAnsi"/>
        </w:rPr>
        <w:t>Figure 1. Map of Falling Creek Reservoir and Beaverdam Reservoir, along with watershed boundaries and proposed sampling sites</w:t>
      </w:r>
    </w:p>
    <w:p w:rsidR="00246BFA" w:rsidRDefault="00246BFA" w:rsidP="00255A95">
      <w:pPr>
        <w:rPr>
          <w:rFonts w:asciiTheme="majorHAnsi" w:hAnsiTheme="majorHAnsi" w:cstheme="majorHAnsi"/>
        </w:rPr>
      </w:pPr>
    </w:p>
    <w:p w:rsidR="00246BFA" w:rsidRDefault="00246BFA" w:rsidP="00246BFA">
      <w:pPr>
        <w:pStyle w:val="ListParagraph"/>
        <w:numPr>
          <w:ilvl w:val="0"/>
          <w:numId w:val="13"/>
        </w:numPr>
        <w:rPr>
          <w:rFonts w:asciiTheme="majorHAnsi" w:hAnsiTheme="majorHAnsi" w:cstheme="majorHAnsi"/>
        </w:rPr>
      </w:pPr>
      <w:r>
        <w:rPr>
          <w:rFonts w:asciiTheme="majorHAnsi" w:hAnsiTheme="majorHAnsi" w:cstheme="majorHAnsi"/>
        </w:rPr>
        <w:t>Data analysis</w:t>
      </w:r>
    </w:p>
    <w:p w:rsidR="00246BFA" w:rsidRPr="00246BFA" w:rsidRDefault="00246BFA" w:rsidP="00246BFA">
      <w:pPr>
        <w:pStyle w:val="ListParagraph"/>
        <w:numPr>
          <w:ilvl w:val="1"/>
          <w:numId w:val="13"/>
        </w:numPr>
        <w:rPr>
          <w:rFonts w:asciiTheme="majorHAnsi" w:hAnsiTheme="majorHAnsi" w:cstheme="majorHAnsi"/>
        </w:rPr>
      </w:pPr>
      <w:r>
        <w:rPr>
          <w:rFonts w:asciiTheme="majorHAnsi" w:hAnsiTheme="majorHAnsi" w:cstheme="majorHAnsi"/>
        </w:rPr>
        <w:t xml:space="preserve">Generalized linear models to </w:t>
      </w:r>
      <w:r w:rsidR="00A539DE">
        <w:rPr>
          <w:rFonts w:asciiTheme="majorHAnsi" w:hAnsiTheme="majorHAnsi" w:cstheme="majorHAnsi"/>
        </w:rPr>
        <w:t xml:space="preserve">analyze drivers of </w:t>
      </w:r>
      <w:r w:rsidR="009D35A4">
        <w:rPr>
          <w:rFonts w:asciiTheme="majorHAnsi" w:hAnsiTheme="majorHAnsi" w:cstheme="majorHAnsi"/>
        </w:rPr>
        <w:t>nutrient and phytoplankton dynamics</w:t>
      </w:r>
      <w:r>
        <w:rPr>
          <w:rFonts w:asciiTheme="majorHAnsi" w:hAnsiTheme="majorHAnsi" w:cstheme="majorHAnsi"/>
        </w:rPr>
        <w:t xml:space="preserve"> along a stream-reservoir gradient</w:t>
      </w:r>
    </w:p>
    <w:sectPr w:rsidR="00246BFA" w:rsidRPr="00246BFA">
      <w:footerReference w:type="even" r:id="rId9"/>
      <w:footerReference w:type="default" r:id="rId1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Cayelan C. Carey" w:date="2019-03-05T11:41:00Z" w:initials="CCC">
    <w:p w:rsidR="00605F86" w:rsidRDefault="00605F86">
      <w:pPr>
        <w:pStyle w:val="CommentText"/>
      </w:pPr>
      <w:r>
        <w:rPr>
          <w:rStyle w:val="CommentReference"/>
        </w:rPr>
        <w:annotationRef/>
      </w:r>
      <w:r>
        <w:t>Can you articulate this very clearly? Maybe start more high level (outside of freshwaters, for all ecosystems- to answer the question, why forecasting??)</w:t>
      </w:r>
      <w:r w:rsidR="00744C7A">
        <w:t xml:space="preserve"> then work down into phytoplankton second. </w:t>
      </w:r>
    </w:p>
  </w:comment>
  <w:comment w:id="21" w:author="Cayelan C. Carey" w:date="2019-03-05T11:46:00Z" w:initials="CCC">
    <w:p w:rsidR="00EC71CE" w:rsidRDefault="00EC71CE">
      <w:pPr>
        <w:pStyle w:val="CommentText"/>
      </w:pPr>
      <w:r>
        <w:rPr>
          <w:rStyle w:val="CommentReference"/>
        </w:rPr>
        <w:annotationRef/>
      </w:r>
      <w:r>
        <w:t xml:space="preserve">This would be really informed by </w:t>
      </w:r>
      <w:r w:rsidR="00B00AD5">
        <w:t>the lit review findings- e.g., do you find consistently that one approach does a better job than another?</w:t>
      </w:r>
    </w:p>
  </w:comment>
  <w:comment w:id="22" w:author="Cayelan C. Carey" w:date="2019-03-05T11:47:00Z" w:initials="CCC">
    <w:p w:rsidR="00B00AD5" w:rsidRDefault="00B00AD5">
      <w:pPr>
        <w:pStyle w:val="CommentText"/>
      </w:pPr>
      <w:r>
        <w:rPr>
          <w:rStyle w:val="CommentReference"/>
        </w:rPr>
        <w:annotationRef/>
      </w:r>
      <w:r>
        <w:t>Could you articulate this in ~1-2 clear questions?</w:t>
      </w:r>
    </w:p>
  </w:comment>
  <w:comment w:id="23" w:author="Whitney Woelmer" w:date="2019-03-02T14:58:00Z" w:initials="WW">
    <w:p w:rsidR="00D84741" w:rsidRDefault="00D84741">
      <w:pPr>
        <w:pStyle w:val="CommentText"/>
      </w:pPr>
      <w:r>
        <w:rPr>
          <w:rStyle w:val="CommentReference"/>
        </w:rPr>
        <w:annotationRef/>
      </w:r>
      <w:r>
        <w:t>Most of this will be covered in-depth within the general intro section but am leaving it here for now</w:t>
      </w:r>
    </w:p>
  </w:comment>
  <w:comment w:id="24" w:author="Cayelan C. Carey" w:date="2019-03-05T11:48:00Z" w:initials="CCC">
    <w:p w:rsidR="00B00AD5" w:rsidRDefault="00B00AD5">
      <w:pPr>
        <w:pStyle w:val="CommentText"/>
      </w:pPr>
      <w:r>
        <w:rPr>
          <w:rStyle w:val="CommentReference"/>
        </w:rPr>
        <w:annotationRef/>
      </w:r>
      <w:r>
        <w:t xml:space="preserve">Could you rephrase these objectives as questions? </w:t>
      </w:r>
    </w:p>
  </w:comment>
  <w:comment w:id="25" w:author="Cayelan C. Carey" w:date="2019-03-05T11:48:00Z" w:initials="CCC">
    <w:p w:rsidR="00B00AD5" w:rsidRDefault="00B00AD5">
      <w:pPr>
        <w:pStyle w:val="CommentText"/>
      </w:pPr>
      <w:r>
        <w:rPr>
          <w:rStyle w:val="CommentReference"/>
        </w:rPr>
        <w:annotationRef/>
      </w:r>
      <w:r>
        <w:t>I like this a lot!</w:t>
      </w:r>
      <w:r w:rsidR="005B292A">
        <w:t xml:space="preserve"> I’m wondering if there is a 3</w:t>
      </w:r>
      <w:r w:rsidR="005B292A" w:rsidRPr="005B292A">
        <w:rPr>
          <w:vertAlign w:val="superscript"/>
        </w:rPr>
        <w:t>rd</w:t>
      </w:r>
      <w:r w:rsidR="005B292A">
        <w:t xml:space="preserve"> bullet that will emerge when you do a review of the literature and learn more about the approaches that emerge from other papers.</w:t>
      </w:r>
    </w:p>
  </w:comment>
  <w:comment w:id="26" w:author="Cayelan C. Carey" w:date="2019-03-05T13:37:00Z" w:initials="CCC">
    <w:p w:rsidR="005B292A" w:rsidRDefault="005B292A">
      <w:pPr>
        <w:pStyle w:val="CommentText"/>
      </w:pPr>
      <w:r>
        <w:rPr>
          <w:rStyle w:val="CommentReference"/>
        </w:rPr>
        <w:annotationRef/>
      </w:r>
      <w:r>
        <w:t xml:space="preserve">Given that you know these pretty well because you’re in the middle of them right now </w:t>
      </w:r>
      <w:r>
        <w:sym w:font="Wingdings" w:char="F04A"/>
      </w:r>
      <w:r>
        <w:t xml:space="preserve"> I would try to add as much detail as possible to help with conversion from prospectus </w:t>
      </w:r>
      <w:r>
        <w:sym w:font="Wingdings" w:char="F0E0"/>
      </w:r>
      <w:r>
        <w:t xml:space="preserve"> manuscript</w:t>
      </w:r>
    </w:p>
  </w:comment>
  <w:comment w:id="27" w:author="Cayelan C. Carey" w:date="2019-03-05T11:49:00Z" w:initials="CCC">
    <w:p w:rsidR="00B00AD5" w:rsidRDefault="00B00AD5">
      <w:pPr>
        <w:pStyle w:val="CommentText"/>
      </w:pPr>
      <w:r>
        <w:rPr>
          <w:rStyle w:val="CommentReference"/>
        </w:rPr>
        <w:annotationRef/>
      </w:r>
      <w:r>
        <w:t>Could you re-write this site description more in the way that it would be listed in a manuscript? There is ton of available text that could be recycled from previous lab papers.</w:t>
      </w:r>
    </w:p>
  </w:comment>
  <w:comment w:id="29" w:author="Whitney Woelmer" w:date="2019-03-02T15:51:00Z" w:initials="WW">
    <w:p w:rsidR="00006D80" w:rsidRDefault="00006D80">
      <w:pPr>
        <w:pStyle w:val="CommentText"/>
      </w:pPr>
      <w:r>
        <w:rPr>
          <w:rStyle w:val="CommentReference"/>
        </w:rPr>
        <w:annotationRef/>
      </w:r>
      <w:r>
        <w:t>Or ‘assess the drivers’ as was previously written in GRFP</w:t>
      </w:r>
    </w:p>
  </w:comment>
  <w:comment w:id="30" w:author="Cayelan C. Carey" w:date="2019-03-05T11:51:00Z" w:initials="CCC">
    <w:p w:rsidR="00B00AD5" w:rsidRDefault="00B00AD5">
      <w:pPr>
        <w:pStyle w:val="CommentText"/>
      </w:pPr>
      <w:r>
        <w:rPr>
          <w:rStyle w:val="CommentReference"/>
        </w:rPr>
        <w:annotationRef/>
      </w:r>
      <w:r>
        <w:t xml:space="preserve">I think that given </w:t>
      </w:r>
      <w:proofErr w:type="spellStart"/>
      <w:r>
        <w:t>objs</w:t>
      </w:r>
      <w:proofErr w:type="spellEnd"/>
      <w:r>
        <w:t xml:space="preserve"> 2 &amp; 3, I would keep </w:t>
      </w:r>
      <w:proofErr w:type="spellStart"/>
      <w:r>
        <w:t>obj</w:t>
      </w:r>
      <w:proofErr w:type="spellEnd"/>
      <w:r>
        <w:t xml:space="preserve"> 1 as listed!</w:t>
      </w:r>
    </w:p>
  </w:comment>
  <w:comment w:id="31" w:author="Whitney Woelmer" w:date="2019-03-02T14:59:00Z" w:initials="WW">
    <w:p w:rsidR="00D84741" w:rsidRDefault="00D84741">
      <w:pPr>
        <w:pStyle w:val="CommentText"/>
      </w:pPr>
      <w:r>
        <w:rPr>
          <w:rStyle w:val="CommentReference"/>
        </w:rPr>
        <w:annotationRef/>
      </w:r>
      <w:r>
        <w:t>Not sure what tense to use here since this is proposed research but this work is already done?</w:t>
      </w:r>
    </w:p>
  </w:comment>
  <w:comment w:id="32" w:author="Cayelan C. Carey" w:date="2019-03-05T11:55:00Z" w:initials="CCC">
    <w:p w:rsidR="00B00AD5" w:rsidRDefault="00B00AD5">
      <w:pPr>
        <w:pStyle w:val="CommentText"/>
      </w:pPr>
      <w:r>
        <w:rPr>
          <w:rStyle w:val="CommentReference"/>
        </w:rPr>
        <w:annotationRef/>
      </w:r>
      <w:r>
        <w:t xml:space="preserve">For purpose of </w:t>
      </w:r>
      <w:r w:rsidR="007D510C">
        <w:t>prospectus, I think you should use future- this can then easily be converted to past later when it becomes a manuscript!</w:t>
      </w:r>
    </w:p>
  </w:comment>
  <w:comment w:id="41" w:author="Cayelan C. Carey" w:date="2019-03-05T11:58:00Z" w:initials="CCC">
    <w:p w:rsidR="00FE2793" w:rsidRDefault="00FE2793">
      <w:pPr>
        <w:pStyle w:val="CommentText"/>
      </w:pPr>
      <w:r>
        <w:rPr>
          <w:rStyle w:val="CommentReference"/>
        </w:rPr>
        <w:annotationRef/>
      </w:r>
      <w:r>
        <w:t>Can you write up 1 salient paragraph of a high-level FLARE description?</w:t>
      </w:r>
    </w:p>
  </w:comment>
  <w:comment w:id="42" w:author="Cayelan C. Carey" w:date="2019-03-05T11:59:00Z" w:initials="CCC">
    <w:p w:rsidR="00FE2793" w:rsidRDefault="00FE2793">
      <w:pPr>
        <w:pStyle w:val="CommentText"/>
      </w:pPr>
      <w:r>
        <w:rPr>
          <w:rStyle w:val="CommentReference"/>
        </w:rPr>
        <w:annotationRef/>
      </w:r>
      <w:r>
        <w:t xml:space="preserve">Can you give </w:t>
      </w:r>
      <w:r w:rsidR="00744C7A">
        <w:t>a bit more detail here as to how you will do this?</w:t>
      </w:r>
    </w:p>
  </w:comment>
  <w:comment w:id="43" w:author="Cayelan C. Carey" w:date="2019-03-05T13:41:00Z" w:initials="CCC">
    <w:p w:rsidR="00F5259C" w:rsidRDefault="00F5259C">
      <w:pPr>
        <w:pStyle w:val="CommentText"/>
      </w:pPr>
      <w:r>
        <w:rPr>
          <w:rStyle w:val="CommentReference"/>
        </w:rPr>
        <w:annotationRef/>
      </w:r>
      <w:r>
        <w:t xml:space="preserve">Maybe take a look at the </w:t>
      </w:r>
      <w:proofErr w:type="spellStart"/>
      <w:r>
        <w:t>Dietze</w:t>
      </w:r>
      <w:proofErr w:type="spellEnd"/>
      <w:r>
        <w:t xml:space="preserve"> chapter again on this topic to see if there are other criteria we should add in?</w:t>
      </w:r>
    </w:p>
  </w:comment>
  <w:comment w:id="44" w:author="Cayelan C. Carey" w:date="2019-03-05T13:42:00Z" w:initials="CCC">
    <w:p w:rsidR="00F5259C" w:rsidRDefault="00F5259C">
      <w:pPr>
        <w:pStyle w:val="CommentText"/>
      </w:pPr>
      <w:r>
        <w:rPr>
          <w:rStyle w:val="CommentReference"/>
        </w:rPr>
        <w:annotationRef/>
      </w:r>
      <w:r>
        <w:t>I like this a lot!! Could you flesh this out more? (</w:t>
      </w:r>
      <w:proofErr w:type="spellStart"/>
      <w:r>
        <w:t>eg</w:t>
      </w:r>
      <w:proofErr w:type="spellEnd"/>
      <w:r>
        <w:t xml:space="preserve"> for Erin who may not know what this means?)</w:t>
      </w:r>
    </w:p>
  </w:comment>
  <w:comment w:id="45" w:author="Cayelan C. Carey" w:date="2019-03-05T13:42:00Z" w:initials="CCC">
    <w:p w:rsidR="00F5259C" w:rsidRDefault="00F5259C">
      <w:pPr>
        <w:pStyle w:val="CommentText"/>
      </w:pPr>
      <w:r>
        <w:rPr>
          <w:rStyle w:val="CommentReference"/>
        </w:rPr>
        <w:annotationRef/>
      </w:r>
      <w:r>
        <w:t>Based on the literature, how long would you need</w:t>
      </w:r>
      <w:r w:rsidR="000D2E7B">
        <w:t xml:space="preserve"> to run the forecasts in parallel to be able to assess them</w:t>
      </w:r>
      <w:r>
        <w:t>? A summer? It would be great if you could identify how long the two parallel approaches need to be run in concert</w:t>
      </w:r>
    </w:p>
  </w:comment>
  <w:comment w:id="46" w:author="Cayelan C. Carey" w:date="2019-03-05T15:05:00Z" w:initials="CCC">
    <w:p w:rsidR="007A4C69" w:rsidRDefault="007A4C69">
      <w:pPr>
        <w:pStyle w:val="CommentText"/>
      </w:pPr>
      <w:r>
        <w:rPr>
          <w:rStyle w:val="CommentReference"/>
        </w:rPr>
        <w:annotationRef/>
      </w:r>
      <w:r>
        <w:t>I think that this will be super cool! e.g., can you identify which conditions you want to test- winter, summer stratified period, fall mixed period, storms, etc.?</w:t>
      </w:r>
    </w:p>
  </w:comment>
  <w:comment w:id="47" w:author="Cayelan C. Carey" w:date="2019-03-05T15:08:00Z" w:initials="CCC">
    <w:p w:rsidR="007A4C69" w:rsidRDefault="007A4C69">
      <w:pPr>
        <w:pStyle w:val="CommentText"/>
      </w:pPr>
      <w:r>
        <w:rPr>
          <w:rStyle w:val="CommentReference"/>
        </w:rPr>
        <w:annotationRef/>
      </w:r>
      <w:r>
        <w:t xml:space="preserve">What type of uncertainty? Do you want to make predictions about capturing mean </w:t>
      </w:r>
      <w:proofErr w:type="spellStart"/>
      <w:r>
        <w:t>chla</w:t>
      </w:r>
      <w:proofErr w:type="spellEnd"/>
      <w:r>
        <w:t xml:space="preserve"> vs max (blooms?)</w:t>
      </w:r>
    </w:p>
    <w:p w:rsidR="007A4C69" w:rsidRDefault="007A4C69">
      <w:pPr>
        <w:pStyle w:val="CommentText"/>
      </w:pPr>
    </w:p>
    <w:p w:rsidR="007A4C69" w:rsidRDefault="007A4C69">
      <w:pPr>
        <w:pStyle w:val="CommentText"/>
      </w:pPr>
      <w:r>
        <w:t>Also, do you want to make predictions about the hindcasting vs forecasting skill?</w:t>
      </w:r>
    </w:p>
  </w:comment>
  <w:comment w:id="48" w:author="Cayelan C. Carey" w:date="2019-03-05T15:09:00Z" w:initials="CCC">
    <w:p w:rsidR="00F24871" w:rsidRDefault="00F24871">
      <w:pPr>
        <w:pStyle w:val="CommentText"/>
      </w:pPr>
      <w:r>
        <w:rPr>
          <w:rStyle w:val="CommentReference"/>
        </w:rPr>
        <w:annotationRef/>
      </w:r>
      <w:r>
        <w:t>This is so interesting- is there a time of year when this is happening, or all the time?</w:t>
      </w:r>
    </w:p>
  </w:comment>
  <w:comment w:id="49" w:author="Whitney Woelmer" w:date="2019-03-03T10:55:00Z" w:initials="WW">
    <w:p w:rsidR="000E2224" w:rsidRDefault="000E2224">
      <w:pPr>
        <w:pStyle w:val="CommentText"/>
      </w:pPr>
      <w:r>
        <w:rPr>
          <w:rStyle w:val="CommentReference"/>
        </w:rPr>
        <w:annotationRef/>
      </w:r>
      <w:r>
        <w:t>I had a great conversation with Erin about possible directions for this chapter but really still feel pretty nebulous about it. I would love to discuss more with you in person but put some questions together as a starting point</w:t>
      </w:r>
    </w:p>
  </w:comment>
  <w:comment w:id="51" w:author="Whitney Woelmer" w:date="2019-03-03T11:24:00Z" w:initials="WW">
    <w:p w:rsidR="00246BFA" w:rsidRDefault="00246BFA">
      <w:pPr>
        <w:pStyle w:val="CommentText"/>
      </w:pPr>
      <w:r>
        <w:rPr>
          <w:rStyle w:val="CommentReference"/>
        </w:rPr>
        <w:annotationRef/>
      </w:r>
      <w:r>
        <w:t xml:space="preserve">i.e., </w:t>
      </w:r>
      <w:r w:rsidR="00E90FD1">
        <w:t xml:space="preserve">nutrient processing and </w:t>
      </w:r>
      <w:proofErr w:type="spellStart"/>
      <w:r>
        <w:t>phytos</w:t>
      </w:r>
      <w:proofErr w:type="spellEnd"/>
    </w:p>
  </w:comment>
  <w:comment w:id="50" w:author="Cayelan C. Carey" w:date="2019-03-05T16:23:00Z" w:initials="CCC">
    <w:p w:rsidR="003F5EE5" w:rsidRDefault="00834C31">
      <w:pPr>
        <w:pStyle w:val="CommentText"/>
      </w:pPr>
      <w:r>
        <w:rPr>
          <w:rStyle w:val="CommentReference"/>
        </w:rPr>
        <w:annotationRef/>
      </w:r>
      <w:r w:rsidR="007E2387">
        <w:t>W</w:t>
      </w:r>
      <w:r>
        <w:t xml:space="preserve">ow! My take-home for this is that any of these questions </w:t>
      </w:r>
      <w:r w:rsidR="003F5EE5">
        <w:t>could be</w:t>
      </w:r>
      <w:r>
        <w:t xml:space="preserve"> a standalone chapter; I think that you could probably combine 2 into one chapter but probably not 4 </w:t>
      </w:r>
      <w:r>
        <w:sym w:font="Wingdings" w:char="F04A"/>
      </w:r>
      <w:r w:rsidR="006F2D2F">
        <w:t xml:space="preserve"> Let’s talk after </w:t>
      </w:r>
      <w:r w:rsidR="007E2387">
        <w:t>we meet on Thursday?</w:t>
      </w:r>
      <w:r w:rsidR="0016750F">
        <w:t xml:space="preserve"> Starting with these questions </w:t>
      </w:r>
      <w:r w:rsidR="003F5EE5">
        <w:t xml:space="preserve">here </w:t>
      </w:r>
      <w:r w:rsidR="0016750F">
        <w:t xml:space="preserve">is really helpful. </w:t>
      </w:r>
    </w:p>
    <w:p w:rsidR="003F5EE5" w:rsidRDefault="003F5EE5">
      <w:pPr>
        <w:pStyle w:val="CommentText"/>
      </w:pPr>
    </w:p>
    <w:p w:rsidR="00834C31" w:rsidRDefault="0016750F">
      <w:pPr>
        <w:pStyle w:val="CommentText"/>
      </w:pPr>
      <w:r>
        <w:t xml:space="preserve">If there were 2 </w:t>
      </w:r>
      <w:r w:rsidR="003F5EE5">
        <w:t xml:space="preserve">Qs </w:t>
      </w:r>
      <w:r>
        <w:t xml:space="preserve">that you were </w:t>
      </w:r>
      <w:r w:rsidRPr="003F5EE5">
        <w:rPr>
          <w:b/>
        </w:rPr>
        <w:t>most</w:t>
      </w:r>
      <w:r>
        <w:t xml:space="preserve"> excited about, </w:t>
      </w:r>
      <w:r w:rsidR="003F5EE5">
        <w:t>which</w:t>
      </w:r>
      <w:r>
        <w:t xml:space="preserve"> would they be?</w:t>
      </w:r>
    </w:p>
    <w:p w:rsidR="0016750F" w:rsidRDefault="0016750F">
      <w:pPr>
        <w:pStyle w:val="CommentText"/>
      </w:pPr>
    </w:p>
    <w:p w:rsidR="0016750F" w:rsidRDefault="0016750F">
      <w:pPr>
        <w:pStyle w:val="CommentText"/>
      </w:pPr>
      <w:r>
        <w:t xml:space="preserve">I think that given that the </w:t>
      </w:r>
      <w:r w:rsidR="009C2B8A">
        <w:t>Qs will guide the sampling, I’m going to hold off on giving detailed feedback on the text below until you we can meet.</w:t>
      </w:r>
      <w:r w:rsidR="003F5EE5">
        <w:t xml:space="preserve"> </w:t>
      </w:r>
      <w:r w:rsidR="003F5EE5">
        <w:t xml:space="preserve">My goal is to help you figure out which Qs are most tractable given your MS timeline and what’s doable during one field season; some of these Qs would likely need multiple summers of data to answer so my suggestion would be to think of Qs that you can answer &amp; hypotheses you can test in model space using supporting field data. </w:t>
      </w:r>
    </w:p>
  </w:comment>
  <w:comment w:id="55" w:author="Whitney Woelmer" w:date="2019-03-03T11:24:00Z" w:initials="WW">
    <w:p w:rsidR="00246BFA" w:rsidRDefault="00246BFA">
      <w:pPr>
        <w:pStyle w:val="CommentText"/>
      </w:pPr>
      <w:r>
        <w:rPr>
          <w:rStyle w:val="CommentReference"/>
        </w:rPr>
        <w:annotationRef/>
      </w:r>
      <w:r>
        <w:t>Throwing this out there, super preliminary—if we are already boating up to the inflows, could we establish transects within the reservoir to see how nutrient processing/</w:t>
      </w:r>
      <w:proofErr w:type="spellStart"/>
      <w:r>
        <w:t>phytos</w:t>
      </w:r>
      <w:proofErr w:type="spellEnd"/>
      <w:r>
        <w:t xml:space="preserve"> change within the reservoir?</w:t>
      </w:r>
    </w:p>
  </w:comment>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3202" w:rsidRDefault="00223202" w:rsidP="00F24871">
      <w:pPr>
        <w:spacing w:after="0" w:line="240" w:lineRule="auto"/>
      </w:pPr>
      <w:r>
        <w:separator/>
      </w:r>
    </w:p>
  </w:endnote>
  <w:endnote w:type="continuationSeparator" w:id="0">
    <w:p w:rsidR="00223202" w:rsidRDefault="00223202" w:rsidP="00F24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56" w:author="Cayelan C. Carey" w:date="2019-03-05T15:09:00Z"/>
  <w:sdt>
    <w:sdtPr>
      <w:rPr>
        <w:rStyle w:val="PageNumber"/>
      </w:rPr>
      <w:id w:val="-453641363"/>
      <w:docPartObj>
        <w:docPartGallery w:val="Page Numbers (Bottom of Page)"/>
        <w:docPartUnique/>
      </w:docPartObj>
    </w:sdtPr>
    <w:sdtContent>
      <w:customXmlInsRangeEnd w:id="56"/>
      <w:p w:rsidR="00F24871" w:rsidRDefault="00F24871" w:rsidP="00AB2A18">
        <w:pPr>
          <w:pStyle w:val="Footer"/>
          <w:framePr w:wrap="none" w:vAnchor="text" w:hAnchor="margin" w:xAlign="right" w:y="1"/>
          <w:rPr>
            <w:ins w:id="57" w:author="Cayelan C. Carey" w:date="2019-03-05T15:09:00Z"/>
            <w:rStyle w:val="PageNumber"/>
          </w:rPr>
        </w:pPr>
        <w:ins w:id="58" w:author="Cayelan C. Carey" w:date="2019-03-05T15:09:00Z">
          <w:r>
            <w:rPr>
              <w:rStyle w:val="PageNumber"/>
            </w:rPr>
            <w:fldChar w:fldCharType="begin"/>
          </w:r>
          <w:r>
            <w:rPr>
              <w:rStyle w:val="PageNumber"/>
            </w:rPr>
            <w:instrText xml:space="preserve"> PAGE </w:instrText>
          </w:r>
          <w:r>
            <w:rPr>
              <w:rStyle w:val="PageNumber"/>
            </w:rPr>
            <w:fldChar w:fldCharType="end"/>
          </w:r>
        </w:ins>
      </w:p>
      <w:customXmlInsRangeStart w:id="59" w:author="Cayelan C. Carey" w:date="2019-03-05T15:09:00Z"/>
    </w:sdtContent>
  </w:sdt>
  <w:customXmlInsRangeEnd w:id="59"/>
  <w:p w:rsidR="00F24871" w:rsidRDefault="00F24871" w:rsidP="00F24871">
    <w:pPr>
      <w:pStyle w:val="Footer"/>
      <w:ind w:right="360"/>
      <w:pPrChange w:id="60" w:author="Cayelan C. Carey" w:date="2019-03-05T15:09: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61" w:author="Cayelan C. Carey" w:date="2019-03-05T15:09:00Z"/>
  <w:sdt>
    <w:sdtPr>
      <w:rPr>
        <w:rStyle w:val="PageNumber"/>
      </w:rPr>
      <w:id w:val="1301884939"/>
      <w:docPartObj>
        <w:docPartGallery w:val="Page Numbers (Bottom of Page)"/>
        <w:docPartUnique/>
      </w:docPartObj>
    </w:sdtPr>
    <w:sdtContent>
      <w:customXmlInsRangeEnd w:id="61"/>
      <w:p w:rsidR="00F24871" w:rsidRDefault="00F24871" w:rsidP="00AB2A18">
        <w:pPr>
          <w:pStyle w:val="Footer"/>
          <w:framePr w:wrap="none" w:vAnchor="text" w:hAnchor="margin" w:xAlign="right" w:y="1"/>
          <w:rPr>
            <w:ins w:id="62" w:author="Cayelan C. Carey" w:date="2019-03-05T15:09:00Z"/>
            <w:rStyle w:val="PageNumber"/>
          </w:rPr>
        </w:pPr>
        <w:ins w:id="63" w:author="Cayelan C. Carey" w:date="2019-03-05T15:09:00Z">
          <w:r>
            <w:rPr>
              <w:rStyle w:val="PageNumber"/>
            </w:rPr>
            <w:fldChar w:fldCharType="begin"/>
          </w:r>
          <w:r>
            <w:rPr>
              <w:rStyle w:val="PageNumber"/>
            </w:rPr>
            <w:instrText xml:space="preserve"> PAGE </w:instrText>
          </w:r>
        </w:ins>
        <w:r>
          <w:rPr>
            <w:rStyle w:val="PageNumber"/>
          </w:rPr>
          <w:fldChar w:fldCharType="separate"/>
        </w:r>
        <w:r>
          <w:rPr>
            <w:rStyle w:val="PageNumber"/>
            <w:noProof/>
          </w:rPr>
          <w:t>1</w:t>
        </w:r>
        <w:ins w:id="64" w:author="Cayelan C. Carey" w:date="2019-03-05T15:09:00Z">
          <w:r>
            <w:rPr>
              <w:rStyle w:val="PageNumber"/>
            </w:rPr>
            <w:fldChar w:fldCharType="end"/>
          </w:r>
        </w:ins>
      </w:p>
      <w:customXmlInsRangeStart w:id="65" w:author="Cayelan C. Carey" w:date="2019-03-05T15:09:00Z"/>
    </w:sdtContent>
  </w:sdt>
  <w:customXmlInsRangeEnd w:id="65"/>
  <w:p w:rsidR="00F24871" w:rsidRDefault="00F24871" w:rsidP="00F24871">
    <w:pPr>
      <w:pStyle w:val="Footer"/>
      <w:ind w:right="360"/>
      <w:pPrChange w:id="66" w:author="Cayelan C. Carey" w:date="2019-03-05T15:09: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3202" w:rsidRDefault="00223202" w:rsidP="00F24871">
      <w:pPr>
        <w:spacing w:after="0" w:line="240" w:lineRule="auto"/>
      </w:pPr>
      <w:r>
        <w:separator/>
      </w:r>
    </w:p>
  </w:footnote>
  <w:footnote w:type="continuationSeparator" w:id="0">
    <w:p w:rsidR="00223202" w:rsidRDefault="00223202" w:rsidP="00F248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97AA4"/>
    <w:multiLevelType w:val="hybridMultilevel"/>
    <w:tmpl w:val="54FA79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94137A"/>
    <w:multiLevelType w:val="hybridMultilevel"/>
    <w:tmpl w:val="CABE5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2A154C"/>
    <w:multiLevelType w:val="hybridMultilevel"/>
    <w:tmpl w:val="6820E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E62DA8"/>
    <w:multiLevelType w:val="hybridMultilevel"/>
    <w:tmpl w:val="7636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6F296C"/>
    <w:multiLevelType w:val="hybridMultilevel"/>
    <w:tmpl w:val="AF001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554FCE"/>
    <w:multiLevelType w:val="hybridMultilevel"/>
    <w:tmpl w:val="A8B0D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E06F84"/>
    <w:multiLevelType w:val="hybridMultilevel"/>
    <w:tmpl w:val="F37A4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3466D2"/>
    <w:multiLevelType w:val="hybridMultilevel"/>
    <w:tmpl w:val="BD420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822FD1"/>
    <w:multiLevelType w:val="hybridMultilevel"/>
    <w:tmpl w:val="29CCE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4F3C8D"/>
    <w:multiLevelType w:val="hybridMultilevel"/>
    <w:tmpl w:val="61C896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6F2A9E"/>
    <w:multiLevelType w:val="hybridMultilevel"/>
    <w:tmpl w:val="6674FE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9A17A33"/>
    <w:multiLevelType w:val="hybridMultilevel"/>
    <w:tmpl w:val="A7AAB42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D4167AC"/>
    <w:multiLevelType w:val="hybridMultilevel"/>
    <w:tmpl w:val="D7627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4"/>
  </w:num>
  <w:num w:numId="4">
    <w:abstractNumId w:val="0"/>
  </w:num>
  <w:num w:numId="5">
    <w:abstractNumId w:val="1"/>
  </w:num>
  <w:num w:numId="6">
    <w:abstractNumId w:val="11"/>
  </w:num>
  <w:num w:numId="7">
    <w:abstractNumId w:val="10"/>
  </w:num>
  <w:num w:numId="8">
    <w:abstractNumId w:val="2"/>
  </w:num>
  <w:num w:numId="9">
    <w:abstractNumId w:val="5"/>
  </w:num>
  <w:num w:numId="10">
    <w:abstractNumId w:val="3"/>
  </w:num>
  <w:num w:numId="11">
    <w:abstractNumId w:val="8"/>
  </w:num>
  <w:num w:numId="12">
    <w:abstractNumId w:val="7"/>
  </w:num>
  <w:num w:numId="1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yelan C. Carey">
    <w15:presenceInfo w15:providerId="None" w15:userId="Cayelan C. Carey"/>
  </w15:person>
  <w15:person w15:author="Whitney Woelmer">
    <w15:presenceInfo w15:providerId="Windows Live" w15:userId="9a37888df65430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411"/>
    <w:rsid w:val="00006D80"/>
    <w:rsid w:val="000D2E7B"/>
    <w:rsid w:val="000E2224"/>
    <w:rsid w:val="00112372"/>
    <w:rsid w:val="00112652"/>
    <w:rsid w:val="0016750F"/>
    <w:rsid w:val="002221A8"/>
    <w:rsid w:val="00223202"/>
    <w:rsid w:val="00246BFA"/>
    <w:rsid w:val="00255A95"/>
    <w:rsid w:val="00284411"/>
    <w:rsid w:val="002F12C7"/>
    <w:rsid w:val="003F5EE5"/>
    <w:rsid w:val="00462381"/>
    <w:rsid w:val="004D43A9"/>
    <w:rsid w:val="005B292A"/>
    <w:rsid w:val="00605F86"/>
    <w:rsid w:val="00667469"/>
    <w:rsid w:val="006A1933"/>
    <w:rsid w:val="006A5BAA"/>
    <w:rsid w:val="006F2D2F"/>
    <w:rsid w:val="00744C7A"/>
    <w:rsid w:val="007A4C69"/>
    <w:rsid w:val="007D510C"/>
    <w:rsid w:val="007E2387"/>
    <w:rsid w:val="00834C31"/>
    <w:rsid w:val="008D4878"/>
    <w:rsid w:val="008E2132"/>
    <w:rsid w:val="00915BE0"/>
    <w:rsid w:val="009A24B3"/>
    <w:rsid w:val="009C2B8A"/>
    <w:rsid w:val="009D35A4"/>
    <w:rsid w:val="00A04A63"/>
    <w:rsid w:val="00A539DE"/>
    <w:rsid w:val="00B00AD5"/>
    <w:rsid w:val="00B14301"/>
    <w:rsid w:val="00B900BF"/>
    <w:rsid w:val="00C71542"/>
    <w:rsid w:val="00D72676"/>
    <w:rsid w:val="00D76467"/>
    <w:rsid w:val="00D84741"/>
    <w:rsid w:val="00DD27A5"/>
    <w:rsid w:val="00E107B8"/>
    <w:rsid w:val="00E13CC0"/>
    <w:rsid w:val="00E22927"/>
    <w:rsid w:val="00E32CF7"/>
    <w:rsid w:val="00E52FFB"/>
    <w:rsid w:val="00E90FD1"/>
    <w:rsid w:val="00EC71CE"/>
    <w:rsid w:val="00F24871"/>
    <w:rsid w:val="00F43434"/>
    <w:rsid w:val="00F5259C"/>
    <w:rsid w:val="00FB7532"/>
    <w:rsid w:val="00FE2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B7457"/>
  <w15:chartTrackingRefBased/>
  <w15:docId w15:val="{FE041F0A-6D3A-4B7F-A83C-F76F47613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00BF"/>
    <w:pPr>
      <w:ind w:left="720"/>
      <w:contextualSpacing/>
    </w:pPr>
  </w:style>
  <w:style w:type="character" w:styleId="CommentReference">
    <w:name w:val="annotation reference"/>
    <w:basedOn w:val="DefaultParagraphFont"/>
    <w:uiPriority w:val="99"/>
    <w:semiHidden/>
    <w:unhideWhenUsed/>
    <w:rsid w:val="00D84741"/>
    <w:rPr>
      <w:sz w:val="16"/>
      <w:szCs w:val="16"/>
    </w:rPr>
  </w:style>
  <w:style w:type="paragraph" w:styleId="CommentText">
    <w:name w:val="annotation text"/>
    <w:basedOn w:val="Normal"/>
    <w:link w:val="CommentTextChar"/>
    <w:uiPriority w:val="99"/>
    <w:semiHidden/>
    <w:unhideWhenUsed/>
    <w:rsid w:val="00D84741"/>
    <w:pPr>
      <w:spacing w:line="240" w:lineRule="auto"/>
    </w:pPr>
    <w:rPr>
      <w:sz w:val="20"/>
      <w:szCs w:val="20"/>
    </w:rPr>
  </w:style>
  <w:style w:type="character" w:customStyle="1" w:styleId="CommentTextChar">
    <w:name w:val="Comment Text Char"/>
    <w:basedOn w:val="DefaultParagraphFont"/>
    <w:link w:val="CommentText"/>
    <w:uiPriority w:val="99"/>
    <w:semiHidden/>
    <w:rsid w:val="00D84741"/>
    <w:rPr>
      <w:sz w:val="20"/>
      <w:szCs w:val="20"/>
    </w:rPr>
  </w:style>
  <w:style w:type="paragraph" w:styleId="CommentSubject">
    <w:name w:val="annotation subject"/>
    <w:basedOn w:val="CommentText"/>
    <w:next w:val="CommentText"/>
    <w:link w:val="CommentSubjectChar"/>
    <w:uiPriority w:val="99"/>
    <w:semiHidden/>
    <w:unhideWhenUsed/>
    <w:rsid w:val="00D84741"/>
    <w:rPr>
      <w:b/>
      <w:bCs/>
    </w:rPr>
  </w:style>
  <w:style w:type="character" w:customStyle="1" w:styleId="CommentSubjectChar">
    <w:name w:val="Comment Subject Char"/>
    <w:basedOn w:val="CommentTextChar"/>
    <w:link w:val="CommentSubject"/>
    <w:uiPriority w:val="99"/>
    <w:semiHidden/>
    <w:rsid w:val="00D84741"/>
    <w:rPr>
      <w:b/>
      <w:bCs/>
      <w:sz w:val="20"/>
      <w:szCs w:val="20"/>
    </w:rPr>
  </w:style>
  <w:style w:type="paragraph" w:styleId="BalloonText">
    <w:name w:val="Balloon Text"/>
    <w:basedOn w:val="Normal"/>
    <w:link w:val="BalloonTextChar"/>
    <w:uiPriority w:val="99"/>
    <w:semiHidden/>
    <w:unhideWhenUsed/>
    <w:rsid w:val="00D847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4741"/>
    <w:rPr>
      <w:rFonts w:ascii="Segoe UI" w:hAnsi="Segoe UI" w:cs="Segoe UI"/>
      <w:sz w:val="18"/>
      <w:szCs w:val="18"/>
    </w:rPr>
  </w:style>
  <w:style w:type="paragraph" w:styleId="Footer">
    <w:name w:val="footer"/>
    <w:basedOn w:val="Normal"/>
    <w:link w:val="FooterChar"/>
    <w:uiPriority w:val="99"/>
    <w:unhideWhenUsed/>
    <w:rsid w:val="00F24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4871"/>
  </w:style>
  <w:style w:type="character" w:styleId="PageNumber">
    <w:name w:val="page number"/>
    <w:basedOn w:val="DefaultParagraphFont"/>
    <w:uiPriority w:val="99"/>
    <w:semiHidden/>
    <w:unhideWhenUsed/>
    <w:rsid w:val="00F248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2131627">
      <w:bodyDiv w:val="1"/>
      <w:marLeft w:val="0"/>
      <w:marRight w:val="0"/>
      <w:marTop w:val="0"/>
      <w:marBottom w:val="0"/>
      <w:divBdr>
        <w:top w:val="none" w:sz="0" w:space="0" w:color="auto"/>
        <w:left w:val="none" w:sz="0" w:space="0" w:color="auto"/>
        <w:bottom w:val="none" w:sz="0" w:space="0" w:color="auto"/>
        <w:right w:val="none" w:sz="0" w:space="0" w:color="auto"/>
      </w:divBdr>
      <w:divsChild>
        <w:div w:id="1974559103">
          <w:marLeft w:val="0"/>
          <w:marRight w:val="0"/>
          <w:marTop w:val="0"/>
          <w:marBottom w:val="0"/>
          <w:divBdr>
            <w:top w:val="none" w:sz="0" w:space="0" w:color="auto"/>
            <w:left w:val="none" w:sz="0" w:space="0" w:color="auto"/>
            <w:bottom w:val="none" w:sz="0" w:space="0" w:color="auto"/>
            <w:right w:val="none" w:sz="0" w:space="0" w:color="auto"/>
          </w:divBdr>
        </w:div>
        <w:div w:id="1821463442">
          <w:marLeft w:val="0"/>
          <w:marRight w:val="0"/>
          <w:marTop w:val="0"/>
          <w:marBottom w:val="0"/>
          <w:divBdr>
            <w:top w:val="none" w:sz="0" w:space="0" w:color="auto"/>
            <w:left w:val="none" w:sz="0" w:space="0" w:color="auto"/>
            <w:bottom w:val="none" w:sz="0" w:space="0" w:color="auto"/>
            <w:right w:val="none" w:sz="0" w:space="0" w:color="auto"/>
          </w:divBdr>
        </w:div>
        <w:div w:id="892035761">
          <w:marLeft w:val="0"/>
          <w:marRight w:val="0"/>
          <w:marTop w:val="0"/>
          <w:marBottom w:val="0"/>
          <w:divBdr>
            <w:top w:val="none" w:sz="0" w:space="0" w:color="auto"/>
            <w:left w:val="none" w:sz="0" w:space="0" w:color="auto"/>
            <w:bottom w:val="none" w:sz="0" w:space="0" w:color="auto"/>
            <w:right w:val="none" w:sz="0" w:space="0" w:color="auto"/>
          </w:divBdr>
        </w:div>
        <w:div w:id="1485318149">
          <w:marLeft w:val="0"/>
          <w:marRight w:val="0"/>
          <w:marTop w:val="0"/>
          <w:marBottom w:val="0"/>
          <w:divBdr>
            <w:top w:val="none" w:sz="0" w:space="0" w:color="auto"/>
            <w:left w:val="none" w:sz="0" w:space="0" w:color="auto"/>
            <w:bottom w:val="none" w:sz="0" w:space="0" w:color="auto"/>
            <w:right w:val="none" w:sz="0" w:space="0" w:color="auto"/>
          </w:divBdr>
        </w:div>
        <w:div w:id="1567299307">
          <w:marLeft w:val="0"/>
          <w:marRight w:val="0"/>
          <w:marTop w:val="0"/>
          <w:marBottom w:val="0"/>
          <w:divBdr>
            <w:top w:val="none" w:sz="0" w:space="0" w:color="auto"/>
            <w:left w:val="none" w:sz="0" w:space="0" w:color="auto"/>
            <w:bottom w:val="none" w:sz="0" w:space="0" w:color="auto"/>
            <w:right w:val="none" w:sz="0" w:space="0" w:color="auto"/>
          </w:divBdr>
        </w:div>
        <w:div w:id="1340742620">
          <w:marLeft w:val="0"/>
          <w:marRight w:val="0"/>
          <w:marTop w:val="0"/>
          <w:marBottom w:val="0"/>
          <w:divBdr>
            <w:top w:val="none" w:sz="0" w:space="0" w:color="auto"/>
            <w:left w:val="none" w:sz="0" w:space="0" w:color="auto"/>
            <w:bottom w:val="none" w:sz="0" w:space="0" w:color="auto"/>
            <w:right w:val="none" w:sz="0" w:space="0" w:color="auto"/>
          </w:divBdr>
        </w:div>
        <w:div w:id="1326280614">
          <w:marLeft w:val="0"/>
          <w:marRight w:val="0"/>
          <w:marTop w:val="0"/>
          <w:marBottom w:val="0"/>
          <w:divBdr>
            <w:top w:val="none" w:sz="0" w:space="0" w:color="auto"/>
            <w:left w:val="none" w:sz="0" w:space="0" w:color="auto"/>
            <w:bottom w:val="none" w:sz="0" w:space="0" w:color="auto"/>
            <w:right w:val="none" w:sz="0" w:space="0" w:color="auto"/>
          </w:divBdr>
        </w:div>
        <w:div w:id="1459489807">
          <w:marLeft w:val="0"/>
          <w:marRight w:val="0"/>
          <w:marTop w:val="0"/>
          <w:marBottom w:val="0"/>
          <w:divBdr>
            <w:top w:val="none" w:sz="0" w:space="0" w:color="auto"/>
            <w:left w:val="none" w:sz="0" w:space="0" w:color="auto"/>
            <w:bottom w:val="none" w:sz="0" w:space="0" w:color="auto"/>
            <w:right w:val="none" w:sz="0" w:space="0" w:color="auto"/>
          </w:divBdr>
        </w:div>
        <w:div w:id="672879536">
          <w:marLeft w:val="0"/>
          <w:marRight w:val="0"/>
          <w:marTop w:val="0"/>
          <w:marBottom w:val="0"/>
          <w:divBdr>
            <w:top w:val="none" w:sz="0" w:space="0" w:color="auto"/>
            <w:left w:val="none" w:sz="0" w:space="0" w:color="auto"/>
            <w:bottom w:val="none" w:sz="0" w:space="0" w:color="auto"/>
            <w:right w:val="none" w:sz="0" w:space="0" w:color="auto"/>
          </w:divBdr>
        </w:div>
        <w:div w:id="649792112">
          <w:marLeft w:val="0"/>
          <w:marRight w:val="0"/>
          <w:marTop w:val="0"/>
          <w:marBottom w:val="0"/>
          <w:divBdr>
            <w:top w:val="none" w:sz="0" w:space="0" w:color="auto"/>
            <w:left w:val="none" w:sz="0" w:space="0" w:color="auto"/>
            <w:bottom w:val="none" w:sz="0" w:space="0" w:color="auto"/>
            <w:right w:val="none" w:sz="0" w:space="0" w:color="auto"/>
          </w:divBdr>
        </w:div>
        <w:div w:id="2014841926">
          <w:marLeft w:val="0"/>
          <w:marRight w:val="0"/>
          <w:marTop w:val="0"/>
          <w:marBottom w:val="0"/>
          <w:divBdr>
            <w:top w:val="none" w:sz="0" w:space="0" w:color="auto"/>
            <w:left w:val="none" w:sz="0" w:space="0" w:color="auto"/>
            <w:bottom w:val="none" w:sz="0" w:space="0" w:color="auto"/>
            <w:right w:val="none" w:sz="0" w:space="0" w:color="auto"/>
          </w:divBdr>
        </w:div>
        <w:div w:id="1946039907">
          <w:marLeft w:val="0"/>
          <w:marRight w:val="0"/>
          <w:marTop w:val="0"/>
          <w:marBottom w:val="0"/>
          <w:divBdr>
            <w:top w:val="none" w:sz="0" w:space="0" w:color="auto"/>
            <w:left w:val="none" w:sz="0" w:space="0" w:color="auto"/>
            <w:bottom w:val="none" w:sz="0" w:space="0" w:color="auto"/>
            <w:right w:val="none" w:sz="0" w:space="0" w:color="auto"/>
          </w:divBdr>
        </w:div>
        <w:div w:id="445007682">
          <w:marLeft w:val="0"/>
          <w:marRight w:val="0"/>
          <w:marTop w:val="0"/>
          <w:marBottom w:val="0"/>
          <w:divBdr>
            <w:top w:val="none" w:sz="0" w:space="0" w:color="auto"/>
            <w:left w:val="none" w:sz="0" w:space="0" w:color="auto"/>
            <w:bottom w:val="none" w:sz="0" w:space="0" w:color="auto"/>
            <w:right w:val="none" w:sz="0" w:space="0" w:color="auto"/>
          </w:divBdr>
        </w:div>
        <w:div w:id="1011757808">
          <w:marLeft w:val="0"/>
          <w:marRight w:val="0"/>
          <w:marTop w:val="0"/>
          <w:marBottom w:val="0"/>
          <w:divBdr>
            <w:top w:val="none" w:sz="0" w:space="0" w:color="auto"/>
            <w:left w:val="none" w:sz="0" w:space="0" w:color="auto"/>
            <w:bottom w:val="none" w:sz="0" w:space="0" w:color="auto"/>
            <w:right w:val="none" w:sz="0" w:space="0" w:color="auto"/>
          </w:divBdr>
        </w:div>
        <w:div w:id="1039474712">
          <w:marLeft w:val="0"/>
          <w:marRight w:val="0"/>
          <w:marTop w:val="0"/>
          <w:marBottom w:val="0"/>
          <w:divBdr>
            <w:top w:val="none" w:sz="0" w:space="0" w:color="auto"/>
            <w:left w:val="none" w:sz="0" w:space="0" w:color="auto"/>
            <w:bottom w:val="none" w:sz="0" w:space="0" w:color="auto"/>
            <w:right w:val="none" w:sz="0" w:space="0" w:color="auto"/>
          </w:divBdr>
        </w:div>
        <w:div w:id="1089083913">
          <w:marLeft w:val="0"/>
          <w:marRight w:val="0"/>
          <w:marTop w:val="0"/>
          <w:marBottom w:val="0"/>
          <w:divBdr>
            <w:top w:val="none" w:sz="0" w:space="0" w:color="auto"/>
            <w:left w:val="none" w:sz="0" w:space="0" w:color="auto"/>
            <w:bottom w:val="none" w:sz="0" w:space="0" w:color="auto"/>
            <w:right w:val="none" w:sz="0" w:space="0" w:color="auto"/>
          </w:divBdr>
        </w:div>
        <w:div w:id="1506633054">
          <w:marLeft w:val="0"/>
          <w:marRight w:val="0"/>
          <w:marTop w:val="0"/>
          <w:marBottom w:val="0"/>
          <w:divBdr>
            <w:top w:val="none" w:sz="0" w:space="0" w:color="auto"/>
            <w:left w:val="none" w:sz="0" w:space="0" w:color="auto"/>
            <w:bottom w:val="none" w:sz="0" w:space="0" w:color="auto"/>
            <w:right w:val="none" w:sz="0" w:space="0" w:color="auto"/>
          </w:divBdr>
        </w:div>
        <w:div w:id="1770004649">
          <w:marLeft w:val="0"/>
          <w:marRight w:val="0"/>
          <w:marTop w:val="0"/>
          <w:marBottom w:val="0"/>
          <w:divBdr>
            <w:top w:val="none" w:sz="0" w:space="0" w:color="auto"/>
            <w:left w:val="none" w:sz="0" w:space="0" w:color="auto"/>
            <w:bottom w:val="none" w:sz="0" w:space="0" w:color="auto"/>
            <w:right w:val="none" w:sz="0" w:space="0" w:color="auto"/>
          </w:divBdr>
        </w:div>
        <w:div w:id="641892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Pages>
  <Words>1737</Words>
  <Characters>9901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Whitney Woelmer</dc:creator>
  <cp:keywords/>
  <dc:description/>
  <cp:lastModifiedBy>Cayelan C. Carey</cp:lastModifiedBy>
  <cp:revision>11</cp:revision>
  <dcterms:created xsi:type="dcterms:W3CDTF">2019-03-05T15:37:00Z</dcterms:created>
  <dcterms:modified xsi:type="dcterms:W3CDTF">2019-03-06T02:03:00Z</dcterms:modified>
</cp:coreProperties>
</file>