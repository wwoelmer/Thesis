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1474E5" w14:textId="77777777" w:rsidR="00B900BF" w:rsidRPr="00191BF5" w:rsidRDefault="00B900BF" w:rsidP="00B900BF">
      <w:pPr>
        <w:rPr>
          <w:rFonts w:asciiTheme="majorHAnsi" w:hAnsiTheme="majorHAnsi" w:cstheme="majorHAnsi"/>
        </w:rPr>
      </w:pPr>
      <w:r w:rsidRPr="00191BF5">
        <w:rPr>
          <w:rFonts w:asciiTheme="majorHAnsi" w:hAnsiTheme="majorHAnsi" w:cstheme="majorHAnsi"/>
        </w:rPr>
        <w:t>Whitney Woelmer, Master’s Prospectus Outline</w:t>
      </w:r>
    </w:p>
    <w:p w14:paraId="76D54AC2" w14:textId="77777777" w:rsidR="00284411" w:rsidRPr="00191BF5" w:rsidRDefault="00FB7532" w:rsidP="00B900BF">
      <w:pPr>
        <w:rPr>
          <w:rFonts w:asciiTheme="majorHAnsi" w:hAnsiTheme="majorHAnsi" w:cstheme="majorHAnsi"/>
          <w:u w:val="single"/>
        </w:rPr>
      </w:pPr>
      <w:r w:rsidRPr="00191BF5">
        <w:rPr>
          <w:rFonts w:asciiTheme="majorHAnsi" w:hAnsiTheme="majorHAnsi" w:cstheme="majorHAnsi"/>
          <w:u w:val="single"/>
        </w:rPr>
        <w:t xml:space="preserve">Overall </w:t>
      </w:r>
      <w:r w:rsidR="00284411" w:rsidRPr="00191BF5">
        <w:rPr>
          <w:rFonts w:asciiTheme="majorHAnsi" w:hAnsiTheme="majorHAnsi" w:cstheme="majorHAnsi"/>
          <w:u w:val="single"/>
        </w:rPr>
        <w:t>Introduction</w:t>
      </w:r>
    </w:p>
    <w:p w14:paraId="6FA1DEF2" w14:textId="14501238" w:rsidR="00284411" w:rsidRPr="00191BF5" w:rsidRDefault="00B900BF" w:rsidP="00B900BF">
      <w:pPr>
        <w:pStyle w:val="ListParagraph"/>
        <w:numPr>
          <w:ilvl w:val="0"/>
          <w:numId w:val="4"/>
        </w:numPr>
        <w:rPr>
          <w:rFonts w:asciiTheme="majorHAnsi" w:hAnsiTheme="majorHAnsi" w:cstheme="majorHAnsi"/>
        </w:rPr>
      </w:pPr>
      <w:r w:rsidRPr="00191BF5">
        <w:rPr>
          <w:rFonts w:asciiTheme="majorHAnsi" w:hAnsiTheme="majorHAnsi" w:cstheme="majorHAnsi"/>
        </w:rPr>
        <w:t xml:space="preserve">Importance of freshwater </w:t>
      </w:r>
      <w:r w:rsidR="00D76467" w:rsidRPr="00191BF5">
        <w:rPr>
          <w:rFonts w:asciiTheme="majorHAnsi" w:hAnsiTheme="majorHAnsi" w:cstheme="majorHAnsi"/>
        </w:rPr>
        <w:t>ecosystems and the many services they provide (setting up why their water quality is so important, as well as</w:t>
      </w:r>
      <w:r w:rsidR="004D43A9" w:rsidRPr="00191BF5">
        <w:rPr>
          <w:rFonts w:asciiTheme="majorHAnsi" w:hAnsiTheme="majorHAnsi" w:cstheme="majorHAnsi"/>
        </w:rPr>
        <w:t xml:space="preserve"> </w:t>
      </w:r>
      <w:r w:rsidR="00605F86" w:rsidRPr="00191BF5">
        <w:rPr>
          <w:rFonts w:asciiTheme="majorHAnsi" w:hAnsiTheme="majorHAnsi" w:cstheme="majorHAnsi"/>
        </w:rPr>
        <w:t>what services are the highest priority- e.g., clean water for drinking, etc.)</w:t>
      </w:r>
    </w:p>
    <w:p w14:paraId="2FF2EE77" w14:textId="77777777" w:rsidR="00B900BF" w:rsidRPr="00191BF5" w:rsidRDefault="008E2132" w:rsidP="00B900BF">
      <w:pPr>
        <w:pStyle w:val="ListParagraph"/>
        <w:numPr>
          <w:ilvl w:val="0"/>
          <w:numId w:val="4"/>
        </w:numPr>
        <w:rPr>
          <w:rFonts w:asciiTheme="majorHAnsi" w:hAnsiTheme="majorHAnsi" w:cstheme="majorHAnsi"/>
        </w:rPr>
      </w:pPr>
      <w:r w:rsidRPr="00191BF5">
        <w:rPr>
          <w:rFonts w:asciiTheme="majorHAnsi" w:hAnsiTheme="majorHAnsi" w:cstheme="majorHAnsi"/>
        </w:rPr>
        <w:t>Threats to freshwater systems in a changing world</w:t>
      </w:r>
    </w:p>
    <w:p w14:paraId="15B30B26" w14:textId="77777777" w:rsidR="00B14301" w:rsidRPr="00191BF5" w:rsidRDefault="00B14301" w:rsidP="00B14301">
      <w:pPr>
        <w:pStyle w:val="ListParagraph"/>
        <w:numPr>
          <w:ilvl w:val="1"/>
          <w:numId w:val="4"/>
        </w:numPr>
        <w:rPr>
          <w:rFonts w:asciiTheme="majorHAnsi" w:hAnsiTheme="majorHAnsi" w:cstheme="majorHAnsi"/>
        </w:rPr>
      </w:pPr>
      <w:r w:rsidRPr="00191BF5">
        <w:rPr>
          <w:rFonts w:asciiTheme="majorHAnsi" w:hAnsiTheme="majorHAnsi" w:cstheme="majorHAnsi"/>
        </w:rPr>
        <w:t>Changing climate</w:t>
      </w:r>
    </w:p>
    <w:p w14:paraId="10BF61F6" w14:textId="77777777" w:rsidR="00B14301" w:rsidRPr="00191BF5" w:rsidRDefault="00B14301" w:rsidP="00B14301">
      <w:pPr>
        <w:pStyle w:val="ListParagraph"/>
        <w:numPr>
          <w:ilvl w:val="1"/>
          <w:numId w:val="4"/>
        </w:numPr>
        <w:rPr>
          <w:rFonts w:asciiTheme="majorHAnsi" w:hAnsiTheme="majorHAnsi" w:cstheme="majorHAnsi"/>
        </w:rPr>
      </w:pPr>
      <w:r w:rsidRPr="00191BF5">
        <w:rPr>
          <w:rFonts w:asciiTheme="majorHAnsi" w:hAnsiTheme="majorHAnsi" w:cstheme="majorHAnsi"/>
        </w:rPr>
        <w:t>Land use shifts</w:t>
      </w:r>
    </w:p>
    <w:p w14:paraId="191DD3D7" w14:textId="77777777" w:rsidR="00B14301" w:rsidRPr="00191BF5" w:rsidRDefault="00B14301" w:rsidP="00B14301">
      <w:pPr>
        <w:pStyle w:val="ListParagraph"/>
        <w:numPr>
          <w:ilvl w:val="1"/>
          <w:numId w:val="4"/>
        </w:numPr>
        <w:rPr>
          <w:rFonts w:asciiTheme="majorHAnsi" w:hAnsiTheme="majorHAnsi" w:cstheme="majorHAnsi"/>
        </w:rPr>
      </w:pPr>
      <w:r w:rsidRPr="00191BF5">
        <w:rPr>
          <w:rFonts w:asciiTheme="majorHAnsi" w:hAnsiTheme="majorHAnsi" w:cstheme="majorHAnsi"/>
        </w:rPr>
        <w:t>Increasing human population</w:t>
      </w:r>
    </w:p>
    <w:p w14:paraId="28549ECC" w14:textId="77777777" w:rsidR="006A3761" w:rsidRPr="00191BF5" w:rsidRDefault="008E2132" w:rsidP="00B900BF">
      <w:pPr>
        <w:pStyle w:val="ListParagraph"/>
        <w:numPr>
          <w:ilvl w:val="0"/>
          <w:numId w:val="4"/>
        </w:numPr>
        <w:rPr>
          <w:rFonts w:asciiTheme="majorHAnsi" w:hAnsiTheme="majorHAnsi" w:cstheme="majorHAnsi"/>
        </w:rPr>
      </w:pPr>
      <w:r w:rsidRPr="00191BF5">
        <w:rPr>
          <w:rFonts w:asciiTheme="majorHAnsi" w:hAnsiTheme="majorHAnsi" w:cstheme="majorHAnsi"/>
        </w:rPr>
        <w:t>Understanding systems and anticipating their response is more important than ever</w:t>
      </w:r>
      <w:r w:rsidR="00605F86" w:rsidRPr="00191BF5">
        <w:rPr>
          <w:rFonts w:asciiTheme="majorHAnsi" w:hAnsiTheme="majorHAnsi" w:cstheme="majorHAnsi"/>
        </w:rPr>
        <w:t xml:space="preserve"> </w:t>
      </w:r>
    </w:p>
    <w:p w14:paraId="515CBAB8" w14:textId="77777777" w:rsidR="006A3761" w:rsidRPr="00191BF5" w:rsidRDefault="006A3761" w:rsidP="006A3761">
      <w:pPr>
        <w:pStyle w:val="ListParagraph"/>
        <w:numPr>
          <w:ilvl w:val="1"/>
          <w:numId w:val="4"/>
        </w:numPr>
        <w:rPr>
          <w:rFonts w:asciiTheme="majorHAnsi" w:hAnsiTheme="majorHAnsi" w:cstheme="majorHAnsi"/>
        </w:rPr>
      </w:pPr>
      <w:r w:rsidRPr="00191BF5">
        <w:rPr>
          <w:rFonts w:asciiTheme="majorHAnsi" w:hAnsiTheme="majorHAnsi" w:cstheme="majorHAnsi"/>
        </w:rPr>
        <w:t xml:space="preserve">to allow society to </w:t>
      </w:r>
      <w:r w:rsidR="0045461B" w:rsidRPr="00191BF5">
        <w:rPr>
          <w:rFonts w:asciiTheme="majorHAnsi" w:hAnsiTheme="majorHAnsi" w:cstheme="majorHAnsi"/>
        </w:rPr>
        <w:t>coexist with changing ecosystems</w:t>
      </w:r>
    </w:p>
    <w:p w14:paraId="6D74110A" w14:textId="77777777" w:rsidR="008E2132" w:rsidRPr="00191BF5" w:rsidRDefault="00605F86" w:rsidP="006A3761">
      <w:pPr>
        <w:pStyle w:val="ListParagraph"/>
        <w:numPr>
          <w:ilvl w:val="1"/>
          <w:numId w:val="4"/>
        </w:numPr>
        <w:rPr>
          <w:rFonts w:asciiTheme="majorHAnsi" w:hAnsiTheme="majorHAnsi" w:cstheme="majorHAnsi"/>
        </w:rPr>
      </w:pPr>
      <w:r w:rsidRPr="00191BF5">
        <w:rPr>
          <w:rFonts w:asciiTheme="majorHAnsi" w:hAnsiTheme="majorHAnsi" w:cstheme="majorHAnsi"/>
        </w:rPr>
        <w:t>for managers to preemptively manage/anticipate impending poor water quality events</w:t>
      </w:r>
    </w:p>
    <w:p w14:paraId="18BE9190" w14:textId="77777777" w:rsidR="00B14301" w:rsidRPr="00191BF5" w:rsidRDefault="00B14301" w:rsidP="00B14301">
      <w:pPr>
        <w:pStyle w:val="ListParagraph"/>
        <w:numPr>
          <w:ilvl w:val="1"/>
          <w:numId w:val="4"/>
        </w:numPr>
        <w:rPr>
          <w:rFonts w:asciiTheme="majorHAnsi" w:hAnsiTheme="majorHAnsi" w:cstheme="majorHAnsi"/>
        </w:rPr>
      </w:pPr>
      <w:r w:rsidRPr="00191BF5">
        <w:rPr>
          <w:rFonts w:asciiTheme="majorHAnsi" w:hAnsiTheme="majorHAnsi" w:cstheme="majorHAnsi"/>
        </w:rPr>
        <w:t xml:space="preserve">Lake Erie </w:t>
      </w:r>
      <w:r w:rsidR="00FB7532" w:rsidRPr="00191BF5">
        <w:rPr>
          <w:rFonts w:asciiTheme="majorHAnsi" w:hAnsiTheme="majorHAnsi" w:cstheme="majorHAnsi"/>
        </w:rPr>
        <w:t xml:space="preserve">2014 </w:t>
      </w:r>
      <w:r w:rsidRPr="00191BF5">
        <w:rPr>
          <w:rFonts w:asciiTheme="majorHAnsi" w:hAnsiTheme="majorHAnsi" w:cstheme="majorHAnsi"/>
        </w:rPr>
        <w:t>example</w:t>
      </w:r>
      <w:r w:rsidR="00E107B8" w:rsidRPr="00191BF5">
        <w:rPr>
          <w:rFonts w:asciiTheme="majorHAnsi" w:hAnsiTheme="majorHAnsi" w:cstheme="majorHAnsi"/>
        </w:rPr>
        <w:t>, major economic loss</w:t>
      </w:r>
    </w:p>
    <w:p w14:paraId="61E30E90" w14:textId="77777777" w:rsidR="00F43434" w:rsidRPr="00191BF5" w:rsidRDefault="008E2132">
      <w:pPr>
        <w:rPr>
          <w:rFonts w:asciiTheme="majorHAnsi" w:hAnsiTheme="majorHAnsi" w:cstheme="majorHAnsi"/>
          <w:b/>
          <w:u w:val="single"/>
        </w:rPr>
      </w:pPr>
      <w:r w:rsidRPr="00191BF5">
        <w:rPr>
          <w:rFonts w:asciiTheme="majorHAnsi" w:hAnsiTheme="majorHAnsi" w:cstheme="majorHAnsi"/>
          <w:b/>
          <w:u w:val="single"/>
        </w:rPr>
        <w:t>Proposed Research</w:t>
      </w:r>
    </w:p>
    <w:p w14:paraId="5EB28E91" w14:textId="77777777" w:rsidR="008E2132" w:rsidRPr="00191BF5" w:rsidRDefault="00284411">
      <w:pPr>
        <w:rPr>
          <w:rFonts w:asciiTheme="majorHAnsi" w:hAnsiTheme="majorHAnsi" w:cstheme="majorHAnsi"/>
          <w:b/>
        </w:rPr>
      </w:pPr>
      <w:r w:rsidRPr="00191BF5">
        <w:rPr>
          <w:rFonts w:asciiTheme="majorHAnsi" w:hAnsiTheme="majorHAnsi" w:cstheme="majorHAnsi"/>
          <w:i/>
          <w:u w:val="single"/>
        </w:rPr>
        <w:t>Chapter 1</w:t>
      </w:r>
      <w:r w:rsidR="008E2132" w:rsidRPr="00191BF5">
        <w:rPr>
          <w:rFonts w:asciiTheme="majorHAnsi" w:hAnsiTheme="majorHAnsi" w:cstheme="majorHAnsi"/>
          <w:i/>
          <w:u w:val="single"/>
        </w:rPr>
        <w:t>:</w:t>
      </w:r>
      <w:r w:rsidR="00667469" w:rsidRPr="00191BF5">
        <w:rPr>
          <w:rFonts w:asciiTheme="majorHAnsi" w:hAnsiTheme="majorHAnsi" w:cstheme="majorHAnsi"/>
          <w:i/>
        </w:rPr>
        <w:t xml:space="preserve"> </w:t>
      </w:r>
      <w:r w:rsidR="008E2132" w:rsidRPr="00191BF5">
        <w:rPr>
          <w:rFonts w:asciiTheme="majorHAnsi" w:hAnsiTheme="majorHAnsi" w:cstheme="majorHAnsi"/>
          <w:i/>
        </w:rPr>
        <w:t>Developing near-term forecasts of phytoplankton in drinking water reservoirs</w:t>
      </w:r>
      <w:r w:rsidR="00F43434" w:rsidRPr="00191BF5">
        <w:rPr>
          <w:rFonts w:asciiTheme="majorHAnsi" w:hAnsiTheme="majorHAnsi" w:cstheme="majorHAnsi"/>
          <w:b/>
          <w:i/>
          <w:u w:val="single"/>
        </w:rPr>
        <w:br/>
      </w:r>
      <w:r w:rsidR="008E2132" w:rsidRPr="00191BF5">
        <w:rPr>
          <w:rFonts w:asciiTheme="majorHAnsi" w:hAnsiTheme="majorHAnsi" w:cstheme="majorHAnsi"/>
          <w:b/>
        </w:rPr>
        <w:t>Background/</w:t>
      </w:r>
      <w:r w:rsidR="00F43434" w:rsidRPr="00191BF5">
        <w:rPr>
          <w:rFonts w:asciiTheme="majorHAnsi" w:hAnsiTheme="majorHAnsi" w:cstheme="majorHAnsi"/>
          <w:b/>
        </w:rPr>
        <w:t>I</w:t>
      </w:r>
      <w:r w:rsidR="008E2132" w:rsidRPr="00191BF5">
        <w:rPr>
          <w:rFonts w:asciiTheme="majorHAnsi" w:hAnsiTheme="majorHAnsi" w:cstheme="majorHAnsi"/>
          <w:b/>
        </w:rPr>
        <w:t>ntro</w:t>
      </w:r>
      <w:r w:rsidR="00F43434" w:rsidRPr="00191BF5">
        <w:rPr>
          <w:rFonts w:asciiTheme="majorHAnsi" w:hAnsiTheme="majorHAnsi" w:cstheme="majorHAnsi"/>
          <w:b/>
        </w:rPr>
        <w:t>duction</w:t>
      </w:r>
      <w:r w:rsidR="00FB7532" w:rsidRPr="00191BF5">
        <w:rPr>
          <w:rFonts w:asciiTheme="majorHAnsi" w:hAnsiTheme="majorHAnsi" w:cstheme="majorHAnsi"/>
          <w:b/>
        </w:rPr>
        <w:t>/Objectives</w:t>
      </w:r>
    </w:p>
    <w:p w14:paraId="03142BDE" w14:textId="77777777" w:rsidR="00FB7532" w:rsidRPr="00191BF5" w:rsidRDefault="00FB7532" w:rsidP="00FB7532">
      <w:pPr>
        <w:pStyle w:val="ListParagraph"/>
        <w:numPr>
          <w:ilvl w:val="0"/>
          <w:numId w:val="8"/>
        </w:numPr>
        <w:rPr>
          <w:rFonts w:asciiTheme="majorHAnsi" w:hAnsiTheme="majorHAnsi" w:cstheme="majorHAnsi"/>
        </w:rPr>
      </w:pPr>
      <w:commentRangeStart w:id="0"/>
      <w:r w:rsidRPr="00191BF5">
        <w:rPr>
          <w:rFonts w:asciiTheme="majorHAnsi" w:hAnsiTheme="majorHAnsi" w:cstheme="majorHAnsi"/>
        </w:rPr>
        <w:t>Re-iterate need for forecasting</w:t>
      </w:r>
      <w:commentRangeEnd w:id="0"/>
      <w:r w:rsidR="00605F86" w:rsidRPr="00191BF5">
        <w:rPr>
          <w:rStyle w:val="CommentReference"/>
          <w:rFonts w:asciiTheme="majorHAnsi" w:hAnsiTheme="majorHAnsi" w:cstheme="majorHAnsi"/>
        </w:rPr>
        <w:commentReference w:id="0"/>
      </w:r>
    </w:p>
    <w:p w14:paraId="37E3994C" w14:textId="77777777" w:rsidR="006C387A" w:rsidRPr="00191BF5" w:rsidRDefault="006C387A" w:rsidP="006C387A">
      <w:pPr>
        <w:pStyle w:val="ListParagraph"/>
        <w:numPr>
          <w:ilvl w:val="0"/>
          <w:numId w:val="8"/>
        </w:numPr>
        <w:rPr>
          <w:rFonts w:asciiTheme="majorHAnsi" w:hAnsiTheme="majorHAnsi" w:cstheme="majorHAnsi"/>
        </w:rPr>
      </w:pPr>
      <w:r w:rsidRPr="00191BF5">
        <w:rPr>
          <w:rFonts w:asciiTheme="majorHAnsi" w:hAnsiTheme="majorHAnsi" w:cstheme="majorHAnsi"/>
        </w:rPr>
        <w:t>Why is ecological forecasting developing now?</w:t>
      </w:r>
    </w:p>
    <w:p w14:paraId="317CD48D" w14:textId="77777777" w:rsidR="006C387A" w:rsidRPr="00191BF5" w:rsidRDefault="006C387A" w:rsidP="006C387A">
      <w:pPr>
        <w:pStyle w:val="ListParagraph"/>
        <w:numPr>
          <w:ilvl w:val="1"/>
          <w:numId w:val="8"/>
        </w:numPr>
        <w:rPr>
          <w:rFonts w:asciiTheme="majorHAnsi" w:hAnsiTheme="majorHAnsi" w:cstheme="majorHAnsi"/>
        </w:rPr>
      </w:pPr>
      <w:r w:rsidRPr="00191BF5">
        <w:rPr>
          <w:rFonts w:asciiTheme="majorHAnsi" w:hAnsiTheme="majorHAnsi" w:cstheme="majorHAnsi"/>
        </w:rPr>
        <w:t>Data availability</w:t>
      </w:r>
    </w:p>
    <w:p w14:paraId="1CF2EAD5" w14:textId="786817E4" w:rsidR="006C387A" w:rsidRDefault="006C387A" w:rsidP="006A3761">
      <w:pPr>
        <w:pStyle w:val="ListParagraph"/>
        <w:numPr>
          <w:ilvl w:val="1"/>
          <w:numId w:val="8"/>
        </w:numPr>
        <w:rPr>
          <w:rFonts w:asciiTheme="majorHAnsi" w:hAnsiTheme="majorHAnsi" w:cstheme="majorHAnsi"/>
        </w:rPr>
      </w:pPr>
      <w:r w:rsidRPr="00191BF5">
        <w:rPr>
          <w:rFonts w:asciiTheme="majorHAnsi" w:hAnsiTheme="majorHAnsi" w:cstheme="majorHAnsi"/>
        </w:rPr>
        <w:t xml:space="preserve">Changing </w:t>
      </w:r>
      <w:r w:rsidR="00D70698" w:rsidRPr="00191BF5">
        <w:rPr>
          <w:rFonts w:asciiTheme="majorHAnsi" w:hAnsiTheme="majorHAnsi" w:cstheme="majorHAnsi"/>
        </w:rPr>
        <w:t>eco</w:t>
      </w:r>
      <w:r w:rsidRPr="00191BF5">
        <w:rPr>
          <w:rFonts w:asciiTheme="majorHAnsi" w:hAnsiTheme="majorHAnsi" w:cstheme="majorHAnsi"/>
        </w:rPr>
        <w:t>systems</w:t>
      </w:r>
    </w:p>
    <w:p w14:paraId="4C698B80" w14:textId="633E60B5" w:rsidR="00113103" w:rsidRPr="00191BF5" w:rsidRDefault="00113103" w:rsidP="006A3761">
      <w:pPr>
        <w:pStyle w:val="ListParagraph"/>
        <w:numPr>
          <w:ilvl w:val="1"/>
          <w:numId w:val="8"/>
        </w:numPr>
        <w:rPr>
          <w:rFonts w:asciiTheme="majorHAnsi" w:hAnsiTheme="majorHAnsi" w:cstheme="majorHAnsi"/>
        </w:rPr>
      </w:pPr>
      <w:r>
        <w:rPr>
          <w:rFonts w:asciiTheme="majorHAnsi" w:hAnsiTheme="majorHAnsi" w:cstheme="majorHAnsi"/>
        </w:rPr>
        <w:t>High-frequency sensor development</w:t>
      </w:r>
    </w:p>
    <w:p w14:paraId="2E27BD67" w14:textId="77777777" w:rsidR="004C5A57" w:rsidRPr="00191BF5" w:rsidRDefault="004C5A57" w:rsidP="00FB7532">
      <w:pPr>
        <w:pStyle w:val="ListParagraph"/>
        <w:numPr>
          <w:ilvl w:val="0"/>
          <w:numId w:val="8"/>
        </w:numPr>
        <w:rPr>
          <w:rFonts w:asciiTheme="majorHAnsi" w:hAnsiTheme="majorHAnsi" w:cstheme="majorHAnsi"/>
        </w:rPr>
      </w:pPr>
      <w:r w:rsidRPr="00191BF5">
        <w:rPr>
          <w:rFonts w:asciiTheme="majorHAnsi" w:hAnsiTheme="majorHAnsi" w:cstheme="majorHAnsi"/>
        </w:rPr>
        <w:t>What is forecastable</w:t>
      </w:r>
    </w:p>
    <w:p w14:paraId="4599F1F5" w14:textId="77777777" w:rsidR="00D70698" w:rsidRPr="00191BF5" w:rsidRDefault="00D70698" w:rsidP="00D70698">
      <w:pPr>
        <w:pStyle w:val="ListParagraph"/>
        <w:numPr>
          <w:ilvl w:val="1"/>
          <w:numId w:val="8"/>
        </w:numPr>
        <w:rPr>
          <w:rFonts w:asciiTheme="majorHAnsi" w:hAnsiTheme="majorHAnsi" w:cstheme="majorHAnsi"/>
        </w:rPr>
      </w:pPr>
      <w:r w:rsidRPr="00191BF5">
        <w:rPr>
          <w:rFonts w:asciiTheme="majorHAnsi" w:hAnsiTheme="majorHAnsi" w:cstheme="majorHAnsi"/>
        </w:rPr>
        <w:t xml:space="preserve">“Forecastable ecosystem attributes are ones for which uncertainty can be reduced to the point where a forecast reports a useful amount of information.” Clark et al </w:t>
      </w:r>
      <w:r w:rsidR="00BD2144" w:rsidRPr="00191BF5">
        <w:rPr>
          <w:rFonts w:asciiTheme="majorHAnsi" w:hAnsiTheme="majorHAnsi" w:cstheme="majorHAnsi"/>
        </w:rPr>
        <w:t>2001</w:t>
      </w:r>
    </w:p>
    <w:p w14:paraId="3DE4202B" w14:textId="77777777" w:rsidR="00BD2144" w:rsidRPr="00191BF5" w:rsidRDefault="00BD2144" w:rsidP="00BD2144">
      <w:pPr>
        <w:pStyle w:val="ListParagraph"/>
        <w:numPr>
          <w:ilvl w:val="2"/>
          <w:numId w:val="8"/>
        </w:numPr>
        <w:rPr>
          <w:rFonts w:asciiTheme="majorHAnsi" w:hAnsiTheme="majorHAnsi" w:cstheme="majorHAnsi"/>
        </w:rPr>
      </w:pPr>
      <w:r w:rsidRPr="00191BF5">
        <w:rPr>
          <w:rFonts w:asciiTheme="majorHAnsi" w:hAnsiTheme="majorHAnsi" w:cstheme="majorHAnsi"/>
        </w:rPr>
        <w:t>Too much uncertainty means not easily forecastable</w:t>
      </w:r>
    </w:p>
    <w:p w14:paraId="73B2D521" w14:textId="77777777" w:rsidR="00BD2144" w:rsidRPr="00191BF5" w:rsidRDefault="00BD2144" w:rsidP="00BD2144">
      <w:pPr>
        <w:pStyle w:val="ListParagraph"/>
        <w:numPr>
          <w:ilvl w:val="2"/>
          <w:numId w:val="8"/>
        </w:numPr>
        <w:rPr>
          <w:rFonts w:asciiTheme="majorHAnsi" w:hAnsiTheme="majorHAnsi" w:cstheme="majorHAnsi"/>
        </w:rPr>
      </w:pPr>
      <w:r w:rsidRPr="00191BF5">
        <w:rPr>
          <w:rFonts w:asciiTheme="majorHAnsi" w:hAnsiTheme="majorHAnsi" w:cstheme="majorHAnsi"/>
        </w:rPr>
        <w:t xml:space="preserve">“strong nonlinearity and stochasticity” </w:t>
      </w:r>
      <w:proofErr w:type="spellStart"/>
      <w:r w:rsidRPr="00191BF5">
        <w:rPr>
          <w:rFonts w:asciiTheme="majorHAnsi" w:hAnsiTheme="majorHAnsi" w:cstheme="majorHAnsi"/>
        </w:rPr>
        <w:t>clark</w:t>
      </w:r>
      <w:proofErr w:type="spellEnd"/>
    </w:p>
    <w:p w14:paraId="2EA74614" w14:textId="4F1D89EF" w:rsidR="006C387A" w:rsidRPr="00191BF5" w:rsidRDefault="00BD2144" w:rsidP="00FB7532">
      <w:pPr>
        <w:pStyle w:val="ListParagraph"/>
        <w:numPr>
          <w:ilvl w:val="0"/>
          <w:numId w:val="8"/>
        </w:numPr>
        <w:rPr>
          <w:rFonts w:asciiTheme="majorHAnsi" w:hAnsiTheme="majorHAnsi" w:cstheme="majorHAnsi"/>
        </w:rPr>
      </w:pPr>
      <w:r w:rsidRPr="00191BF5">
        <w:rPr>
          <w:rFonts w:asciiTheme="majorHAnsi" w:hAnsiTheme="majorHAnsi" w:cstheme="majorHAnsi"/>
        </w:rPr>
        <w:t>Current state of ecological forecasting: mini-lit review</w:t>
      </w:r>
      <w:r w:rsidR="00483E4E">
        <w:rPr>
          <w:rFonts w:asciiTheme="majorHAnsi" w:hAnsiTheme="majorHAnsi" w:cstheme="majorHAnsi"/>
        </w:rPr>
        <w:t xml:space="preserve">. </w:t>
      </w:r>
      <w:r w:rsidR="00483E4E" w:rsidRPr="00483E4E">
        <w:rPr>
          <w:rFonts w:asciiTheme="majorHAnsi" w:hAnsiTheme="majorHAnsi" w:cstheme="majorHAnsi"/>
          <w:b/>
        </w:rPr>
        <w:t xml:space="preserve">Papers selected which: 1) use models, 2) quantify uncertainty to make a probabilistic forecast, and 3) run the model outside a given training period. </w:t>
      </w:r>
      <w:r w:rsidR="00B67703">
        <w:rPr>
          <w:rFonts w:asciiTheme="majorHAnsi" w:hAnsiTheme="majorHAnsi" w:cstheme="majorHAnsi"/>
          <w:b/>
        </w:rPr>
        <w:t xml:space="preserve"> (it is hard to find studies that make </w:t>
      </w:r>
      <w:r w:rsidR="00B67703">
        <w:rPr>
          <w:rFonts w:asciiTheme="majorHAnsi" w:hAnsiTheme="majorHAnsi" w:cstheme="majorHAnsi"/>
          <w:b/>
          <w:i/>
        </w:rPr>
        <w:t>probabilistic</w:t>
      </w:r>
      <w:r w:rsidR="00B67703">
        <w:rPr>
          <w:rFonts w:asciiTheme="majorHAnsi" w:hAnsiTheme="majorHAnsi" w:cstheme="majorHAnsi"/>
          <w:b/>
        </w:rPr>
        <w:t xml:space="preserve"> forecasts…maybe this can also be an emphasis of the current state and what is missing, rather than a need to exclude papers that don’t include probabilities/quantified uncertainties) </w:t>
      </w:r>
    </w:p>
    <w:p w14:paraId="6238471A" w14:textId="276F35BC" w:rsidR="00BD2144" w:rsidRDefault="00BD2144" w:rsidP="00C549FA">
      <w:pPr>
        <w:pStyle w:val="ListParagraph"/>
        <w:numPr>
          <w:ilvl w:val="1"/>
          <w:numId w:val="16"/>
        </w:numPr>
        <w:rPr>
          <w:rFonts w:asciiTheme="majorHAnsi" w:hAnsiTheme="majorHAnsi" w:cstheme="majorHAnsi"/>
        </w:rPr>
      </w:pPr>
      <w:r w:rsidRPr="00191BF5">
        <w:rPr>
          <w:rFonts w:asciiTheme="majorHAnsi" w:hAnsiTheme="majorHAnsi" w:cstheme="majorHAnsi"/>
        </w:rPr>
        <w:t xml:space="preserve">Estes et al 2013: empirical does better than mechanistic at </w:t>
      </w:r>
      <w:r w:rsidR="00D90E96" w:rsidRPr="00191BF5">
        <w:rPr>
          <w:rFonts w:asciiTheme="majorHAnsi" w:hAnsiTheme="majorHAnsi" w:cstheme="majorHAnsi"/>
        </w:rPr>
        <w:t>predicting observed productivity and suitability of crops in south Africa</w:t>
      </w:r>
    </w:p>
    <w:p w14:paraId="706D4602" w14:textId="63DDA903" w:rsidR="00483E4E" w:rsidRDefault="00483E4E" w:rsidP="00C549FA">
      <w:pPr>
        <w:pStyle w:val="ListParagraph"/>
        <w:numPr>
          <w:ilvl w:val="2"/>
          <w:numId w:val="16"/>
        </w:numPr>
        <w:rPr>
          <w:rFonts w:asciiTheme="majorHAnsi" w:hAnsiTheme="majorHAnsi" w:cstheme="majorHAnsi"/>
        </w:rPr>
      </w:pPr>
      <w:r>
        <w:rPr>
          <w:rFonts w:asciiTheme="majorHAnsi" w:hAnsiTheme="majorHAnsi" w:cstheme="majorHAnsi"/>
        </w:rPr>
        <w:t>Paper aimed at comparing empirical and mechanistic approaches</w:t>
      </w:r>
    </w:p>
    <w:p w14:paraId="49A9C722" w14:textId="3007F88E" w:rsidR="00483E4E" w:rsidRDefault="00483E4E" w:rsidP="00C549FA">
      <w:pPr>
        <w:pStyle w:val="ListParagraph"/>
        <w:numPr>
          <w:ilvl w:val="2"/>
          <w:numId w:val="16"/>
        </w:numPr>
        <w:rPr>
          <w:rFonts w:asciiTheme="majorHAnsi" w:hAnsiTheme="majorHAnsi" w:cstheme="majorHAnsi"/>
        </w:rPr>
      </w:pPr>
      <w:r>
        <w:rPr>
          <w:rFonts w:asciiTheme="majorHAnsi" w:hAnsiTheme="majorHAnsi" w:cstheme="majorHAnsi"/>
        </w:rPr>
        <w:t>Uses four models (2 mechanistic, 2 empirical)</w:t>
      </w:r>
    </w:p>
    <w:p w14:paraId="247BC3DD" w14:textId="4F430CF0" w:rsidR="00483E4E" w:rsidRDefault="00483E4E" w:rsidP="00C549FA">
      <w:pPr>
        <w:pStyle w:val="ListParagraph"/>
        <w:numPr>
          <w:ilvl w:val="2"/>
          <w:numId w:val="16"/>
        </w:numPr>
        <w:rPr>
          <w:rFonts w:asciiTheme="majorHAnsi" w:hAnsiTheme="majorHAnsi" w:cstheme="majorHAnsi"/>
        </w:rPr>
      </w:pPr>
      <w:r>
        <w:rPr>
          <w:rFonts w:asciiTheme="majorHAnsi" w:hAnsiTheme="majorHAnsi" w:cstheme="majorHAnsi"/>
        </w:rPr>
        <w:t>Uncertainty:</w:t>
      </w:r>
      <w:r w:rsidR="00E82FAF">
        <w:rPr>
          <w:rFonts w:asciiTheme="majorHAnsi" w:hAnsiTheme="majorHAnsi" w:cstheme="majorHAnsi"/>
        </w:rPr>
        <w:t xml:space="preserve"> sort of,</w:t>
      </w:r>
      <w:r w:rsidR="00C65ED5">
        <w:rPr>
          <w:rFonts w:asciiTheme="majorHAnsi" w:hAnsiTheme="majorHAnsi" w:cstheme="majorHAnsi"/>
        </w:rPr>
        <w:t xml:space="preserve"> false positive and true positive estimates?</w:t>
      </w:r>
    </w:p>
    <w:p w14:paraId="1BCA3162" w14:textId="2BDDADD3" w:rsidR="00483E4E" w:rsidRPr="00191BF5" w:rsidRDefault="00483E4E" w:rsidP="00C549FA">
      <w:pPr>
        <w:pStyle w:val="ListParagraph"/>
        <w:numPr>
          <w:ilvl w:val="2"/>
          <w:numId w:val="16"/>
        </w:numPr>
        <w:rPr>
          <w:rFonts w:asciiTheme="majorHAnsi" w:hAnsiTheme="majorHAnsi" w:cstheme="majorHAnsi"/>
        </w:rPr>
      </w:pPr>
      <w:r>
        <w:rPr>
          <w:rFonts w:asciiTheme="majorHAnsi" w:hAnsiTheme="majorHAnsi" w:cstheme="majorHAnsi"/>
        </w:rPr>
        <w:t>Tested outside the training period, yes</w:t>
      </w:r>
    </w:p>
    <w:p w14:paraId="240CA87C" w14:textId="0D9D0EA8" w:rsidR="00D90E96" w:rsidRDefault="00D90E96" w:rsidP="00C549FA">
      <w:pPr>
        <w:pStyle w:val="ListParagraph"/>
        <w:numPr>
          <w:ilvl w:val="1"/>
          <w:numId w:val="16"/>
        </w:numPr>
        <w:rPr>
          <w:rFonts w:asciiTheme="majorHAnsi" w:hAnsiTheme="majorHAnsi" w:cstheme="majorHAnsi"/>
        </w:rPr>
      </w:pPr>
      <w:proofErr w:type="spellStart"/>
      <w:r w:rsidRPr="00191BF5">
        <w:rPr>
          <w:rFonts w:asciiTheme="majorHAnsi" w:hAnsiTheme="majorHAnsi" w:cstheme="majorHAnsi"/>
        </w:rPr>
        <w:t>Lindegren</w:t>
      </w:r>
      <w:proofErr w:type="spellEnd"/>
      <w:r w:rsidRPr="00191BF5">
        <w:rPr>
          <w:rFonts w:asciiTheme="majorHAnsi" w:hAnsiTheme="majorHAnsi" w:cstheme="majorHAnsi"/>
        </w:rPr>
        <w:t xml:space="preserve"> 2013: process-based models to forecast Baltic cod</w:t>
      </w:r>
    </w:p>
    <w:p w14:paraId="5D47F1C9" w14:textId="26D1B164" w:rsidR="00194DF2" w:rsidRDefault="00194DF2" w:rsidP="00C549FA">
      <w:pPr>
        <w:pStyle w:val="ListParagraph"/>
        <w:numPr>
          <w:ilvl w:val="2"/>
          <w:numId w:val="16"/>
        </w:numPr>
        <w:rPr>
          <w:rFonts w:asciiTheme="majorHAnsi" w:hAnsiTheme="majorHAnsi" w:cstheme="majorHAnsi"/>
        </w:rPr>
      </w:pPr>
      <w:r>
        <w:rPr>
          <w:rFonts w:asciiTheme="majorHAnsi" w:hAnsiTheme="majorHAnsi" w:cstheme="majorHAnsi"/>
        </w:rPr>
        <w:t>Models: yes, mechanistic</w:t>
      </w:r>
    </w:p>
    <w:p w14:paraId="558F1C46" w14:textId="3353AB4E" w:rsidR="00194DF2" w:rsidRDefault="00194DF2" w:rsidP="00C549FA">
      <w:pPr>
        <w:pStyle w:val="ListParagraph"/>
        <w:numPr>
          <w:ilvl w:val="2"/>
          <w:numId w:val="16"/>
        </w:numPr>
        <w:rPr>
          <w:rFonts w:asciiTheme="majorHAnsi" w:hAnsiTheme="majorHAnsi" w:cstheme="majorHAnsi"/>
        </w:rPr>
      </w:pPr>
      <w:r>
        <w:rPr>
          <w:rFonts w:asciiTheme="majorHAnsi" w:hAnsiTheme="majorHAnsi" w:cstheme="majorHAnsi"/>
        </w:rPr>
        <w:t>Uncertainty: uses CI, accounts for climate and process uncertainty in projections</w:t>
      </w:r>
    </w:p>
    <w:p w14:paraId="6D983E5C" w14:textId="2DCB2202" w:rsidR="00194DF2" w:rsidRPr="00191BF5" w:rsidRDefault="00194DF2" w:rsidP="00C549FA">
      <w:pPr>
        <w:pStyle w:val="ListParagraph"/>
        <w:numPr>
          <w:ilvl w:val="2"/>
          <w:numId w:val="16"/>
        </w:numPr>
        <w:rPr>
          <w:rFonts w:asciiTheme="majorHAnsi" w:hAnsiTheme="majorHAnsi" w:cstheme="majorHAnsi"/>
        </w:rPr>
      </w:pPr>
      <w:r>
        <w:rPr>
          <w:rFonts w:asciiTheme="majorHAnsi" w:hAnsiTheme="majorHAnsi" w:cstheme="majorHAnsi"/>
        </w:rPr>
        <w:lastRenderedPageBreak/>
        <w:t>Tested outside training period: yes, with multiple scenarios, which include recent past as validation</w:t>
      </w:r>
    </w:p>
    <w:p w14:paraId="1814B721" w14:textId="77777777" w:rsidR="00E33697" w:rsidRPr="00191BF5" w:rsidRDefault="00E33697" w:rsidP="00C549FA">
      <w:pPr>
        <w:pStyle w:val="ListParagraph"/>
        <w:numPr>
          <w:ilvl w:val="1"/>
          <w:numId w:val="16"/>
        </w:numPr>
        <w:rPr>
          <w:rFonts w:asciiTheme="majorHAnsi" w:hAnsiTheme="majorHAnsi" w:cstheme="majorHAnsi"/>
        </w:rPr>
      </w:pPr>
      <w:proofErr w:type="spellStart"/>
      <w:r w:rsidRPr="00191BF5">
        <w:rPr>
          <w:rFonts w:asciiTheme="majorHAnsi" w:hAnsiTheme="majorHAnsi" w:cstheme="majorHAnsi"/>
        </w:rPr>
        <w:t>Fenocci</w:t>
      </w:r>
      <w:proofErr w:type="spellEnd"/>
      <w:r w:rsidRPr="00191BF5">
        <w:rPr>
          <w:rFonts w:asciiTheme="majorHAnsi" w:hAnsiTheme="majorHAnsi" w:cstheme="majorHAnsi"/>
        </w:rPr>
        <w:t xml:space="preserve"> et al 2019: use process-based (GLM) to hindcast </w:t>
      </w:r>
      <w:r w:rsidR="006A3761" w:rsidRPr="00191BF5">
        <w:rPr>
          <w:rFonts w:asciiTheme="majorHAnsi" w:hAnsiTheme="majorHAnsi" w:cstheme="majorHAnsi"/>
        </w:rPr>
        <w:t xml:space="preserve">+validate </w:t>
      </w:r>
      <w:proofErr w:type="spellStart"/>
      <w:r w:rsidRPr="00191BF5">
        <w:rPr>
          <w:rFonts w:asciiTheme="majorHAnsi" w:hAnsiTheme="majorHAnsi" w:cstheme="majorHAnsi"/>
        </w:rPr>
        <w:t>phytos</w:t>
      </w:r>
      <w:proofErr w:type="spellEnd"/>
      <w:r w:rsidRPr="00191BF5">
        <w:rPr>
          <w:rFonts w:asciiTheme="majorHAnsi" w:hAnsiTheme="majorHAnsi" w:cstheme="majorHAnsi"/>
        </w:rPr>
        <w:t xml:space="preserve"> in large lake</w:t>
      </w:r>
    </w:p>
    <w:p w14:paraId="3E391738" w14:textId="5C4740C0" w:rsidR="00194DF2" w:rsidRDefault="00194DF2" w:rsidP="00C549FA">
      <w:pPr>
        <w:pStyle w:val="ListParagraph"/>
        <w:numPr>
          <w:ilvl w:val="2"/>
          <w:numId w:val="16"/>
        </w:numPr>
        <w:rPr>
          <w:rFonts w:asciiTheme="majorHAnsi" w:hAnsiTheme="majorHAnsi" w:cstheme="majorHAnsi"/>
        </w:rPr>
      </w:pPr>
      <w:r>
        <w:rPr>
          <w:rFonts w:asciiTheme="majorHAnsi" w:hAnsiTheme="majorHAnsi" w:cstheme="majorHAnsi"/>
        </w:rPr>
        <w:t>Model: yes, GLM-AED</w:t>
      </w:r>
    </w:p>
    <w:p w14:paraId="758BBFA9" w14:textId="1B103E96" w:rsidR="00194DF2" w:rsidRPr="00B67703" w:rsidRDefault="00194DF2" w:rsidP="00C549FA">
      <w:pPr>
        <w:pStyle w:val="ListParagraph"/>
        <w:numPr>
          <w:ilvl w:val="2"/>
          <w:numId w:val="16"/>
        </w:numPr>
        <w:rPr>
          <w:rFonts w:asciiTheme="majorHAnsi" w:hAnsiTheme="majorHAnsi" w:cstheme="majorHAnsi"/>
          <w:strike/>
        </w:rPr>
      </w:pPr>
      <w:r w:rsidRPr="00B67703">
        <w:rPr>
          <w:rFonts w:asciiTheme="majorHAnsi" w:hAnsiTheme="majorHAnsi" w:cstheme="majorHAnsi"/>
          <w:strike/>
        </w:rPr>
        <w:t>Uncertainty: discuss, but do not quantify parameter uncertainty</w:t>
      </w:r>
    </w:p>
    <w:p w14:paraId="2B287A89" w14:textId="583CB569" w:rsidR="00194DF2" w:rsidRDefault="00194DF2" w:rsidP="00C549FA">
      <w:pPr>
        <w:pStyle w:val="ListParagraph"/>
        <w:numPr>
          <w:ilvl w:val="2"/>
          <w:numId w:val="16"/>
        </w:numPr>
        <w:rPr>
          <w:rFonts w:asciiTheme="majorHAnsi" w:hAnsiTheme="majorHAnsi" w:cstheme="majorHAnsi"/>
        </w:rPr>
      </w:pPr>
      <w:r>
        <w:rPr>
          <w:rFonts w:asciiTheme="majorHAnsi" w:hAnsiTheme="majorHAnsi" w:cstheme="majorHAnsi"/>
        </w:rPr>
        <w:t xml:space="preserve">Tested outside training period: </w:t>
      </w:r>
    </w:p>
    <w:p w14:paraId="6DC238BD" w14:textId="2BDFA7E7" w:rsidR="00E33697" w:rsidRPr="00191BF5" w:rsidRDefault="00E33697" w:rsidP="00C549FA">
      <w:pPr>
        <w:pStyle w:val="ListParagraph"/>
        <w:numPr>
          <w:ilvl w:val="2"/>
          <w:numId w:val="16"/>
        </w:numPr>
        <w:rPr>
          <w:rFonts w:asciiTheme="majorHAnsi" w:hAnsiTheme="majorHAnsi" w:cstheme="majorHAnsi"/>
        </w:rPr>
      </w:pPr>
      <w:r w:rsidRPr="00191BF5">
        <w:rPr>
          <w:rFonts w:asciiTheme="majorHAnsi" w:hAnsiTheme="majorHAnsi" w:cstheme="majorHAnsi"/>
        </w:rPr>
        <w:t>Table 1 includes more studies</w:t>
      </w:r>
    </w:p>
    <w:p w14:paraId="4F079D00" w14:textId="0C4249AF" w:rsidR="00491707" w:rsidRDefault="00491707" w:rsidP="00C549FA">
      <w:pPr>
        <w:pStyle w:val="ListParagraph"/>
        <w:numPr>
          <w:ilvl w:val="1"/>
          <w:numId w:val="16"/>
        </w:numPr>
        <w:rPr>
          <w:rFonts w:asciiTheme="majorHAnsi" w:hAnsiTheme="majorHAnsi" w:cstheme="majorHAnsi"/>
        </w:rPr>
      </w:pPr>
      <w:proofErr w:type="spellStart"/>
      <w:r w:rsidRPr="00191BF5">
        <w:rPr>
          <w:rFonts w:asciiTheme="majorHAnsi" w:hAnsiTheme="majorHAnsi" w:cstheme="majorHAnsi"/>
        </w:rPr>
        <w:t>Thuiller</w:t>
      </w:r>
      <w:proofErr w:type="spellEnd"/>
      <w:r w:rsidRPr="00191BF5">
        <w:rPr>
          <w:rFonts w:asciiTheme="majorHAnsi" w:hAnsiTheme="majorHAnsi" w:cstheme="majorHAnsi"/>
        </w:rPr>
        <w:t xml:space="preserve"> et al 2004</w:t>
      </w:r>
      <w:r w:rsidR="00691826">
        <w:rPr>
          <w:rFonts w:asciiTheme="majorHAnsi" w:hAnsiTheme="majorHAnsi" w:cstheme="majorHAnsi"/>
        </w:rPr>
        <w:t xml:space="preserve">, </w:t>
      </w:r>
      <w:r w:rsidR="00691826">
        <w:t>Effects of restricting environmental range of data to project current and future species distributions</w:t>
      </w:r>
      <w:r w:rsidRPr="00191BF5">
        <w:rPr>
          <w:rFonts w:asciiTheme="majorHAnsi" w:hAnsiTheme="majorHAnsi" w:cstheme="majorHAnsi"/>
        </w:rPr>
        <w:t>: uses GAM for projections of species distributions</w:t>
      </w:r>
    </w:p>
    <w:p w14:paraId="666B4CAE" w14:textId="594E367A" w:rsidR="00030F99" w:rsidRDefault="00030F99" w:rsidP="00C549FA">
      <w:pPr>
        <w:pStyle w:val="ListParagraph"/>
        <w:numPr>
          <w:ilvl w:val="2"/>
          <w:numId w:val="16"/>
        </w:numPr>
        <w:rPr>
          <w:rFonts w:asciiTheme="majorHAnsi" w:hAnsiTheme="majorHAnsi" w:cstheme="majorHAnsi"/>
        </w:rPr>
      </w:pPr>
      <w:r>
        <w:rPr>
          <w:rFonts w:asciiTheme="majorHAnsi" w:hAnsiTheme="majorHAnsi" w:cstheme="majorHAnsi"/>
        </w:rPr>
        <w:t>Model: empirical</w:t>
      </w:r>
    </w:p>
    <w:p w14:paraId="71E7B30B" w14:textId="33617651" w:rsidR="00030F99" w:rsidRDefault="00030F99" w:rsidP="00C549FA">
      <w:pPr>
        <w:pStyle w:val="ListParagraph"/>
        <w:numPr>
          <w:ilvl w:val="2"/>
          <w:numId w:val="16"/>
        </w:numPr>
        <w:rPr>
          <w:rFonts w:asciiTheme="majorHAnsi" w:hAnsiTheme="majorHAnsi" w:cstheme="majorHAnsi"/>
        </w:rPr>
      </w:pPr>
      <w:r>
        <w:rPr>
          <w:rFonts w:asciiTheme="majorHAnsi" w:hAnsiTheme="majorHAnsi" w:cstheme="majorHAnsi"/>
        </w:rPr>
        <w:t>Uncertainty</w:t>
      </w:r>
      <w:r w:rsidR="00691826">
        <w:rPr>
          <w:rFonts w:asciiTheme="majorHAnsi" w:hAnsiTheme="majorHAnsi" w:cstheme="majorHAnsi"/>
        </w:rPr>
        <w:t>: yes, probabilistic forecasts</w:t>
      </w:r>
    </w:p>
    <w:p w14:paraId="7B731315" w14:textId="48755365" w:rsidR="00030F99" w:rsidRPr="00191BF5" w:rsidRDefault="00030F99" w:rsidP="00C549FA">
      <w:pPr>
        <w:pStyle w:val="ListParagraph"/>
        <w:numPr>
          <w:ilvl w:val="2"/>
          <w:numId w:val="16"/>
        </w:numPr>
        <w:rPr>
          <w:rFonts w:asciiTheme="majorHAnsi" w:hAnsiTheme="majorHAnsi" w:cstheme="majorHAnsi"/>
        </w:rPr>
      </w:pPr>
      <w:r>
        <w:rPr>
          <w:rFonts w:asciiTheme="majorHAnsi" w:hAnsiTheme="majorHAnsi" w:cstheme="majorHAnsi"/>
        </w:rPr>
        <w:t>Tested outside training period</w:t>
      </w:r>
      <w:r w:rsidR="00691826">
        <w:rPr>
          <w:rFonts w:asciiTheme="majorHAnsi" w:hAnsiTheme="majorHAnsi" w:cstheme="majorHAnsi"/>
        </w:rPr>
        <w:t>: yes, calibrated on 70% of data, and projected on 30% of data</w:t>
      </w:r>
    </w:p>
    <w:p w14:paraId="721EEA08" w14:textId="62CB693C" w:rsidR="0045461B" w:rsidRDefault="007F6A38" w:rsidP="00C549FA">
      <w:pPr>
        <w:pStyle w:val="ListParagraph"/>
        <w:numPr>
          <w:ilvl w:val="1"/>
          <w:numId w:val="16"/>
        </w:numPr>
        <w:rPr>
          <w:rFonts w:asciiTheme="majorHAnsi" w:hAnsiTheme="majorHAnsi" w:cstheme="majorHAnsi"/>
        </w:rPr>
      </w:pPr>
      <w:r w:rsidRPr="00191BF5">
        <w:rPr>
          <w:rFonts w:asciiTheme="majorHAnsi" w:hAnsiTheme="majorHAnsi" w:cstheme="majorHAnsi"/>
        </w:rPr>
        <w:t xml:space="preserve">Araujo, </w:t>
      </w:r>
      <w:proofErr w:type="spellStart"/>
      <w:r w:rsidRPr="00191BF5">
        <w:rPr>
          <w:rFonts w:asciiTheme="majorHAnsi" w:hAnsiTheme="majorHAnsi" w:cstheme="majorHAnsi"/>
        </w:rPr>
        <w:t>Thuiller</w:t>
      </w:r>
      <w:proofErr w:type="spellEnd"/>
      <w:r w:rsidRPr="00191BF5">
        <w:rPr>
          <w:rFonts w:asciiTheme="majorHAnsi" w:hAnsiTheme="majorHAnsi" w:cstheme="majorHAnsi"/>
        </w:rPr>
        <w:t>, and Pearson 2006</w:t>
      </w:r>
      <w:r w:rsidR="00C549FA">
        <w:rPr>
          <w:rFonts w:asciiTheme="majorHAnsi" w:hAnsiTheme="majorHAnsi" w:cstheme="majorHAnsi"/>
        </w:rPr>
        <w:t xml:space="preserve">, </w:t>
      </w:r>
      <w:r w:rsidR="00C549FA">
        <w:t>Climate warming and the decline of amphibians and reptiles in Europe</w:t>
      </w:r>
      <w:r w:rsidR="0045461B" w:rsidRPr="00191BF5">
        <w:rPr>
          <w:rFonts w:asciiTheme="majorHAnsi" w:hAnsiTheme="majorHAnsi" w:cstheme="majorHAnsi"/>
        </w:rPr>
        <w:t>: uses multiple empirical model approaches to develop species distributions (70% of data for calibration, 30% for validation) and then develops projections using climate scenarios</w:t>
      </w:r>
    </w:p>
    <w:p w14:paraId="7ADBB9B9" w14:textId="3CCF6EA1" w:rsidR="00691826" w:rsidRDefault="00691826" w:rsidP="00C549FA">
      <w:pPr>
        <w:pStyle w:val="ListParagraph"/>
        <w:numPr>
          <w:ilvl w:val="2"/>
          <w:numId w:val="16"/>
        </w:numPr>
        <w:rPr>
          <w:rFonts w:asciiTheme="majorHAnsi" w:hAnsiTheme="majorHAnsi" w:cstheme="majorHAnsi"/>
        </w:rPr>
      </w:pPr>
      <w:r>
        <w:rPr>
          <w:rFonts w:asciiTheme="majorHAnsi" w:hAnsiTheme="majorHAnsi" w:cstheme="majorHAnsi"/>
        </w:rPr>
        <w:t>Model:</w:t>
      </w:r>
      <w:r w:rsidR="00C549FA">
        <w:rPr>
          <w:rFonts w:asciiTheme="majorHAnsi" w:hAnsiTheme="majorHAnsi" w:cstheme="majorHAnsi"/>
        </w:rPr>
        <w:t xml:space="preserve"> multiple empirical models (</w:t>
      </w:r>
      <w:proofErr w:type="spellStart"/>
      <w:r w:rsidR="00C549FA">
        <w:rPr>
          <w:rFonts w:asciiTheme="majorHAnsi" w:hAnsiTheme="majorHAnsi" w:cstheme="majorHAnsi"/>
        </w:rPr>
        <w:t>GLinearM</w:t>
      </w:r>
      <w:proofErr w:type="spellEnd"/>
      <w:r w:rsidR="00C549FA">
        <w:rPr>
          <w:rFonts w:asciiTheme="majorHAnsi" w:hAnsiTheme="majorHAnsi" w:cstheme="majorHAnsi"/>
        </w:rPr>
        <w:t>, GAM, regression trees, ANN)</w:t>
      </w:r>
    </w:p>
    <w:p w14:paraId="528BEBAE" w14:textId="391547FD" w:rsidR="00691826" w:rsidRPr="00C549FA" w:rsidRDefault="00691826" w:rsidP="00C549FA">
      <w:pPr>
        <w:pStyle w:val="ListParagraph"/>
        <w:numPr>
          <w:ilvl w:val="2"/>
          <w:numId w:val="16"/>
        </w:numPr>
        <w:rPr>
          <w:rFonts w:asciiTheme="majorHAnsi" w:hAnsiTheme="majorHAnsi" w:cstheme="majorHAnsi"/>
          <w:strike/>
        </w:rPr>
      </w:pPr>
      <w:r w:rsidRPr="00C549FA">
        <w:rPr>
          <w:rFonts w:asciiTheme="majorHAnsi" w:hAnsiTheme="majorHAnsi" w:cstheme="majorHAnsi"/>
          <w:strike/>
        </w:rPr>
        <w:t>Uncertainty:</w:t>
      </w:r>
      <w:r w:rsidR="00C549FA" w:rsidRPr="00C549FA">
        <w:rPr>
          <w:rFonts w:asciiTheme="majorHAnsi" w:hAnsiTheme="majorHAnsi" w:cstheme="majorHAnsi"/>
          <w:strike/>
        </w:rPr>
        <w:t xml:space="preserve"> discuss model uncertainty which is their reasoning for using so many models to produce so many projections, but do not produce probabilistic forecasts</w:t>
      </w:r>
    </w:p>
    <w:p w14:paraId="10467795" w14:textId="79EA431E" w:rsidR="00691826" w:rsidRPr="00191BF5" w:rsidRDefault="00691826" w:rsidP="00C549FA">
      <w:pPr>
        <w:pStyle w:val="ListParagraph"/>
        <w:numPr>
          <w:ilvl w:val="2"/>
          <w:numId w:val="16"/>
        </w:numPr>
        <w:rPr>
          <w:rFonts w:asciiTheme="majorHAnsi" w:hAnsiTheme="majorHAnsi" w:cstheme="majorHAnsi"/>
        </w:rPr>
      </w:pPr>
      <w:r>
        <w:rPr>
          <w:rFonts w:asciiTheme="majorHAnsi" w:hAnsiTheme="majorHAnsi" w:cstheme="majorHAnsi"/>
        </w:rPr>
        <w:t xml:space="preserve">Tested outside training period: </w:t>
      </w:r>
      <w:r w:rsidR="00C549FA">
        <w:rPr>
          <w:rFonts w:asciiTheme="majorHAnsi" w:hAnsiTheme="majorHAnsi" w:cstheme="majorHAnsi"/>
        </w:rPr>
        <w:t>yes, 70% calibration, 30% validation, then projections</w:t>
      </w:r>
    </w:p>
    <w:p w14:paraId="2705175D" w14:textId="007784CA" w:rsidR="00F50B95" w:rsidRDefault="00F50B95" w:rsidP="00C549FA">
      <w:pPr>
        <w:pStyle w:val="ListParagraph"/>
        <w:numPr>
          <w:ilvl w:val="1"/>
          <w:numId w:val="16"/>
        </w:numPr>
        <w:rPr>
          <w:rFonts w:asciiTheme="majorHAnsi" w:hAnsiTheme="majorHAnsi" w:cstheme="majorHAnsi"/>
        </w:rPr>
      </w:pPr>
      <w:r w:rsidRPr="00191BF5">
        <w:rPr>
          <w:rFonts w:asciiTheme="majorHAnsi" w:hAnsiTheme="majorHAnsi" w:cstheme="majorHAnsi"/>
        </w:rPr>
        <w:t xml:space="preserve">White and </w:t>
      </w:r>
      <w:proofErr w:type="spellStart"/>
      <w:r w:rsidRPr="00191BF5">
        <w:rPr>
          <w:rFonts w:asciiTheme="majorHAnsi" w:hAnsiTheme="majorHAnsi" w:cstheme="majorHAnsi"/>
        </w:rPr>
        <w:t>Nemani</w:t>
      </w:r>
      <w:proofErr w:type="spellEnd"/>
      <w:r w:rsidRPr="00191BF5">
        <w:rPr>
          <w:rFonts w:asciiTheme="majorHAnsi" w:hAnsiTheme="majorHAnsi" w:cstheme="majorHAnsi"/>
        </w:rPr>
        <w:t xml:space="preserve"> 2004: mechanistic model framework to forecast soil ecology</w:t>
      </w:r>
    </w:p>
    <w:p w14:paraId="042DDEA0" w14:textId="5677ADF1" w:rsidR="00C549FA" w:rsidRDefault="00C549FA" w:rsidP="00C549FA">
      <w:pPr>
        <w:pStyle w:val="ListParagraph"/>
        <w:numPr>
          <w:ilvl w:val="2"/>
          <w:numId w:val="16"/>
        </w:numPr>
        <w:rPr>
          <w:rFonts w:asciiTheme="majorHAnsi" w:hAnsiTheme="majorHAnsi" w:cstheme="majorHAnsi"/>
        </w:rPr>
      </w:pPr>
      <w:r>
        <w:rPr>
          <w:rFonts w:asciiTheme="majorHAnsi" w:hAnsiTheme="majorHAnsi" w:cstheme="majorHAnsi"/>
        </w:rPr>
        <w:t xml:space="preserve">Model: </w:t>
      </w:r>
      <w:r w:rsidR="006F01B7">
        <w:rPr>
          <w:rFonts w:asciiTheme="majorHAnsi" w:hAnsiTheme="majorHAnsi" w:cstheme="majorHAnsi"/>
        </w:rPr>
        <w:t>mechanistic, TOPS</w:t>
      </w:r>
    </w:p>
    <w:p w14:paraId="451D64E0" w14:textId="0BC133D0" w:rsidR="00C549FA" w:rsidRDefault="00C549FA" w:rsidP="00C549FA">
      <w:pPr>
        <w:pStyle w:val="ListParagraph"/>
        <w:numPr>
          <w:ilvl w:val="2"/>
          <w:numId w:val="16"/>
        </w:numPr>
        <w:rPr>
          <w:rFonts w:asciiTheme="majorHAnsi" w:hAnsiTheme="majorHAnsi" w:cstheme="majorHAnsi"/>
        </w:rPr>
      </w:pPr>
      <w:r>
        <w:rPr>
          <w:rFonts w:asciiTheme="majorHAnsi" w:hAnsiTheme="majorHAnsi" w:cstheme="majorHAnsi"/>
        </w:rPr>
        <w:t>Uncertainty:</w:t>
      </w:r>
      <w:r w:rsidR="00386172">
        <w:rPr>
          <w:rFonts w:asciiTheme="majorHAnsi" w:hAnsiTheme="majorHAnsi" w:cstheme="majorHAnsi"/>
        </w:rPr>
        <w:t xml:space="preserve"> yes, </w:t>
      </w:r>
      <w:proofErr w:type="gramStart"/>
      <w:r w:rsidR="00386172">
        <w:rPr>
          <w:rFonts w:asciiTheme="majorHAnsi" w:hAnsiTheme="majorHAnsi" w:cstheme="majorHAnsi"/>
        </w:rPr>
        <w:t>They</w:t>
      </w:r>
      <w:proofErr w:type="gramEnd"/>
      <w:r w:rsidR="00386172">
        <w:rPr>
          <w:rFonts w:asciiTheme="majorHAnsi" w:hAnsiTheme="majorHAnsi" w:cstheme="majorHAnsi"/>
        </w:rPr>
        <w:t xml:space="preserve"> identify meteorological forecast error and the amount of error required to induce statistically different outputs</w:t>
      </w:r>
    </w:p>
    <w:p w14:paraId="1694755D" w14:textId="189945CA" w:rsidR="00C549FA" w:rsidRPr="00191BF5" w:rsidRDefault="00C549FA" w:rsidP="00C549FA">
      <w:pPr>
        <w:pStyle w:val="ListParagraph"/>
        <w:numPr>
          <w:ilvl w:val="2"/>
          <w:numId w:val="16"/>
        </w:numPr>
        <w:rPr>
          <w:rFonts w:asciiTheme="majorHAnsi" w:hAnsiTheme="majorHAnsi" w:cstheme="majorHAnsi"/>
        </w:rPr>
      </w:pPr>
      <w:r>
        <w:rPr>
          <w:rFonts w:asciiTheme="majorHAnsi" w:hAnsiTheme="majorHAnsi" w:cstheme="majorHAnsi"/>
        </w:rPr>
        <w:t xml:space="preserve">Tested outside training period: </w:t>
      </w:r>
      <w:r w:rsidR="00386172">
        <w:rPr>
          <w:rFonts w:asciiTheme="majorHAnsi" w:hAnsiTheme="majorHAnsi" w:cstheme="majorHAnsi"/>
        </w:rPr>
        <w:t>validated from 1982-1997, then ran the model on different input conditions over the same time period (I think?) to see how much they varied from the control (no change in inputs)</w:t>
      </w:r>
    </w:p>
    <w:p w14:paraId="095E1857" w14:textId="11945944" w:rsidR="000E6E72" w:rsidRDefault="000E6E72" w:rsidP="00C549FA">
      <w:pPr>
        <w:pStyle w:val="ListParagraph"/>
        <w:numPr>
          <w:ilvl w:val="1"/>
          <w:numId w:val="16"/>
        </w:numPr>
        <w:rPr>
          <w:rFonts w:asciiTheme="majorHAnsi" w:hAnsiTheme="majorHAnsi" w:cstheme="majorHAnsi"/>
        </w:rPr>
      </w:pPr>
      <w:r w:rsidRPr="00191BF5">
        <w:rPr>
          <w:rFonts w:asciiTheme="majorHAnsi" w:hAnsiTheme="majorHAnsi" w:cstheme="majorHAnsi"/>
        </w:rPr>
        <w:t>Araujo et al 2005</w:t>
      </w:r>
      <w:r w:rsidR="00386172">
        <w:rPr>
          <w:rFonts w:asciiTheme="majorHAnsi" w:hAnsiTheme="majorHAnsi" w:cstheme="majorHAnsi"/>
        </w:rPr>
        <w:t xml:space="preserve">, </w:t>
      </w:r>
      <w:r w:rsidR="00386172">
        <w:t>Reducing uncertainty in projections of extinction risk from climate change:</w:t>
      </w:r>
      <w:r w:rsidRPr="00191BF5">
        <w:rPr>
          <w:rFonts w:asciiTheme="majorHAnsi" w:hAnsiTheme="majorHAnsi" w:cstheme="majorHAnsi"/>
        </w:rPr>
        <w:t xml:space="preserve"> uses multiple empirical model approaches to model species ranges and compares to observed and makes projections</w:t>
      </w:r>
    </w:p>
    <w:p w14:paraId="6AB7B98A" w14:textId="00AF5487" w:rsidR="00386172" w:rsidRDefault="00386172" w:rsidP="00386172">
      <w:pPr>
        <w:pStyle w:val="ListParagraph"/>
        <w:numPr>
          <w:ilvl w:val="2"/>
          <w:numId w:val="16"/>
        </w:numPr>
        <w:rPr>
          <w:rFonts w:asciiTheme="majorHAnsi" w:hAnsiTheme="majorHAnsi" w:cstheme="majorHAnsi"/>
        </w:rPr>
      </w:pPr>
      <w:r>
        <w:rPr>
          <w:rFonts w:asciiTheme="majorHAnsi" w:hAnsiTheme="majorHAnsi" w:cstheme="majorHAnsi"/>
        </w:rPr>
        <w:t>Model: empirical models</w:t>
      </w:r>
    </w:p>
    <w:p w14:paraId="77E07DAD" w14:textId="6F4EA023" w:rsidR="00386172" w:rsidRDefault="00386172" w:rsidP="00386172">
      <w:pPr>
        <w:pStyle w:val="ListParagraph"/>
        <w:numPr>
          <w:ilvl w:val="2"/>
          <w:numId w:val="16"/>
        </w:numPr>
        <w:rPr>
          <w:rFonts w:asciiTheme="majorHAnsi" w:hAnsiTheme="majorHAnsi" w:cstheme="majorHAnsi"/>
        </w:rPr>
      </w:pPr>
      <w:r>
        <w:rPr>
          <w:rFonts w:asciiTheme="majorHAnsi" w:hAnsiTheme="majorHAnsi" w:cstheme="majorHAnsi"/>
        </w:rPr>
        <w:t>Uncertainty</w:t>
      </w:r>
      <w:r w:rsidR="009C08D7">
        <w:rPr>
          <w:rFonts w:asciiTheme="majorHAnsi" w:hAnsiTheme="majorHAnsi" w:cstheme="majorHAnsi"/>
        </w:rPr>
        <w:t>: sort of? Uncertainty is looked at in terms of the variability over the different projections and is ‘reduced’ through grouping of the various model outputs</w:t>
      </w:r>
    </w:p>
    <w:p w14:paraId="67ECC67F" w14:textId="3DCAF745" w:rsidR="00386172" w:rsidRDefault="00386172" w:rsidP="00386172">
      <w:pPr>
        <w:pStyle w:val="ListParagraph"/>
        <w:numPr>
          <w:ilvl w:val="2"/>
          <w:numId w:val="16"/>
        </w:numPr>
        <w:rPr>
          <w:rFonts w:asciiTheme="majorHAnsi" w:hAnsiTheme="majorHAnsi" w:cstheme="majorHAnsi"/>
        </w:rPr>
      </w:pPr>
      <w:r>
        <w:rPr>
          <w:rFonts w:asciiTheme="majorHAnsi" w:hAnsiTheme="majorHAnsi" w:cstheme="majorHAnsi"/>
        </w:rPr>
        <w:t>Tested outside training period</w:t>
      </w:r>
      <w:r w:rsidR="009C08D7">
        <w:rPr>
          <w:rFonts w:asciiTheme="majorHAnsi" w:hAnsiTheme="majorHAnsi" w:cstheme="majorHAnsi"/>
        </w:rPr>
        <w:t>: yes, 70% calibration and 30% validation</w:t>
      </w:r>
    </w:p>
    <w:p w14:paraId="6B38F1DF" w14:textId="2B9FD01A" w:rsidR="009C08D7" w:rsidRPr="00191BF5" w:rsidRDefault="009C08D7" w:rsidP="00386172">
      <w:pPr>
        <w:pStyle w:val="ListParagraph"/>
        <w:numPr>
          <w:ilvl w:val="2"/>
          <w:numId w:val="16"/>
        </w:numPr>
        <w:rPr>
          <w:rFonts w:asciiTheme="majorHAnsi" w:hAnsiTheme="majorHAnsi" w:cstheme="majorHAnsi"/>
        </w:rPr>
      </w:pPr>
      <w:r>
        <w:rPr>
          <w:rFonts w:asciiTheme="majorHAnsi" w:hAnsiTheme="majorHAnsi" w:cstheme="majorHAnsi"/>
        </w:rPr>
        <w:t xml:space="preserve">Uses ‘ensemble forecasting’ deciding the best forecast based on the likelihood of </w:t>
      </w:r>
      <w:proofErr w:type="gramStart"/>
      <w:r>
        <w:rPr>
          <w:rFonts w:asciiTheme="majorHAnsi" w:hAnsiTheme="majorHAnsi" w:cstheme="majorHAnsi"/>
        </w:rPr>
        <w:t>a number of</w:t>
      </w:r>
      <w:proofErr w:type="gramEnd"/>
      <w:r>
        <w:rPr>
          <w:rFonts w:asciiTheme="majorHAnsi" w:hAnsiTheme="majorHAnsi" w:cstheme="majorHAnsi"/>
        </w:rPr>
        <w:t xml:space="preserve"> forecasts</w:t>
      </w:r>
    </w:p>
    <w:p w14:paraId="000D986F" w14:textId="44A65497" w:rsidR="000E6E72" w:rsidRDefault="000E6E72" w:rsidP="00C549FA">
      <w:pPr>
        <w:pStyle w:val="ListParagraph"/>
        <w:numPr>
          <w:ilvl w:val="1"/>
          <w:numId w:val="16"/>
        </w:numPr>
        <w:rPr>
          <w:rFonts w:asciiTheme="majorHAnsi" w:hAnsiTheme="majorHAnsi" w:cstheme="majorHAnsi"/>
        </w:rPr>
      </w:pPr>
      <w:r w:rsidRPr="00191BF5">
        <w:rPr>
          <w:rFonts w:asciiTheme="majorHAnsi" w:hAnsiTheme="majorHAnsi" w:cstheme="majorHAnsi"/>
        </w:rPr>
        <w:t>Martinez-Meyer et al 2004</w:t>
      </w:r>
      <w:r w:rsidR="009C08D7">
        <w:rPr>
          <w:rFonts w:asciiTheme="majorHAnsi" w:hAnsiTheme="majorHAnsi" w:cstheme="majorHAnsi"/>
        </w:rPr>
        <w:t xml:space="preserve">, </w:t>
      </w:r>
      <w:r w:rsidR="009C08D7">
        <w:t xml:space="preserve">Ecological niches as stable distributional constraints on mammal </w:t>
      </w:r>
      <w:proofErr w:type="gramStart"/>
      <w:r w:rsidR="009C08D7">
        <w:t>species ,</w:t>
      </w:r>
      <w:proofErr w:type="gramEnd"/>
      <w:r w:rsidR="009C08D7">
        <w:t xml:space="preserve"> with implications for Pleistocene extinctions and climate change projections for biodiversity</w:t>
      </w:r>
      <w:r w:rsidRPr="00191BF5">
        <w:rPr>
          <w:rFonts w:asciiTheme="majorHAnsi" w:hAnsiTheme="majorHAnsi" w:cstheme="majorHAnsi"/>
        </w:rPr>
        <w:t>:</w:t>
      </w:r>
      <w:r w:rsidR="007F6A38" w:rsidRPr="00191BF5">
        <w:rPr>
          <w:rFonts w:asciiTheme="majorHAnsi" w:hAnsiTheme="majorHAnsi" w:cstheme="majorHAnsi"/>
        </w:rPr>
        <w:t xml:space="preserve"> empirical models for current species niches and validation on past data</w:t>
      </w:r>
      <w:r w:rsidR="004C463C">
        <w:rPr>
          <w:rFonts w:asciiTheme="majorHAnsi" w:hAnsiTheme="majorHAnsi" w:cstheme="majorHAnsi"/>
        </w:rPr>
        <w:t xml:space="preserve"> (Pleistocene distributions)</w:t>
      </w:r>
    </w:p>
    <w:p w14:paraId="76C6505B" w14:textId="78F726AA" w:rsidR="009C08D7" w:rsidRDefault="009C08D7" w:rsidP="009C08D7">
      <w:pPr>
        <w:pStyle w:val="ListParagraph"/>
        <w:numPr>
          <w:ilvl w:val="2"/>
          <w:numId w:val="16"/>
        </w:numPr>
        <w:rPr>
          <w:rFonts w:asciiTheme="majorHAnsi" w:hAnsiTheme="majorHAnsi" w:cstheme="majorHAnsi"/>
        </w:rPr>
      </w:pPr>
      <w:r>
        <w:rPr>
          <w:rFonts w:asciiTheme="majorHAnsi" w:hAnsiTheme="majorHAnsi" w:cstheme="majorHAnsi"/>
        </w:rPr>
        <w:lastRenderedPageBreak/>
        <w:t>Model: empirical models</w:t>
      </w:r>
      <w:r w:rsidR="004C463C">
        <w:rPr>
          <w:rFonts w:asciiTheme="majorHAnsi" w:hAnsiTheme="majorHAnsi" w:cstheme="majorHAnsi"/>
        </w:rPr>
        <w:t>, GARP</w:t>
      </w:r>
    </w:p>
    <w:p w14:paraId="62599528" w14:textId="7D8E2CEF" w:rsidR="009C08D7" w:rsidRPr="004C463C" w:rsidRDefault="009C08D7" w:rsidP="009C08D7">
      <w:pPr>
        <w:pStyle w:val="ListParagraph"/>
        <w:numPr>
          <w:ilvl w:val="2"/>
          <w:numId w:val="16"/>
        </w:numPr>
        <w:rPr>
          <w:rFonts w:asciiTheme="majorHAnsi" w:hAnsiTheme="majorHAnsi" w:cstheme="majorHAnsi"/>
          <w:strike/>
        </w:rPr>
      </w:pPr>
      <w:r w:rsidRPr="004C463C">
        <w:rPr>
          <w:rFonts w:asciiTheme="majorHAnsi" w:hAnsiTheme="majorHAnsi" w:cstheme="majorHAnsi"/>
          <w:strike/>
        </w:rPr>
        <w:t>Uncertainty</w:t>
      </w:r>
      <w:r w:rsidR="004C463C" w:rsidRPr="004C463C">
        <w:rPr>
          <w:rFonts w:asciiTheme="majorHAnsi" w:hAnsiTheme="majorHAnsi" w:cstheme="majorHAnsi"/>
          <w:strike/>
        </w:rPr>
        <w:t>: no?</w:t>
      </w:r>
    </w:p>
    <w:p w14:paraId="7B4F8D54" w14:textId="525EBFFD" w:rsidR="009C08D7" w:rsidRDefault="009C08D7" w:rsidP="009C08D7">
      <w:pPr>
        <w:pStyle w:val="ListParagraph"/>
        <w:numPr>
          <w:ilvl w:val="2"/>
          <w:numId w:val="16"/>
        </w:numPr>
        <w:rPr>
          <w:rFonts w:asciiTheme="majorHAnsi" w:hAnsiTheme="majorHAnsi" w:cstheme="majorHAnsi"/>
        </w:rPr>
      </w:pPr>
      <w:r>
        <w:rPr>
          <w:rFonts w:asciiTheme="majorHAnsi" w:hAnsiTheme="majorHAnsi" w:cstheme="majorHAnsi"/>
        </w:rPr>
        <w:t>Tested outside training period</w:t>
      </w:r>
      <w:r w:rsidR="004C463C">
        <w:rPr>
          <w:rFonts w:asciiTheme="majorHAnsi" w:hAnsiTheme="majorHAnsi" w:cstheme="majorHAnsi"/>
        </w:rPr>
        <w:t xml:space="preserve">: </w:t>
      </w:r>
      <w:proofErr w:type="gramStart"/>
      <w:r w:rsidR="004C463C">
        <w:rPr>
          <w:rFonts w:asciiTheme="majorHAnsi" w:hAnsiTheme="majorHAnsi" w:cstheme="majorHAnsi"/>
        </w:rPr>
        <w:t>yes</w:t>
      </w:r>
      <w:proofErr w:type="gramEnd"/>
      <w:r w:rsidR="004C463C">
        <w:rPr>
          <w:rFonts w:asciiTheme="majorHAnsi" w:hAnsiTheme="majorHAnsi" w:cstheme="majorHAnsi"/>
        </w:rPr>
        <w:t xml:space="preserve"> calibrated using current data and validated during Pleistocene times</w:t>
      </w:r>
    </w:p>
    <w:p w14:paraId="17F82DCC" w14:textId="46F1D52F" w:rsidR="004C463C" w:rsidRPr="004C463C" w:rsidRDefault="004C463C" w:rsidP="004C463C">
      <w:pPr>
        <w:pStyle w:val="ListParagraph"/>
        <w:numPr>
          <w:ilvl w:val="1"/>
          <w:numId w:val="16"/>
        </w:numPr>
        <w:rPr>
          <w:rFonts w:asciiTheme="majorHAnsi" w:hAnsiTheme="majorHAnsi" w:cstheme="majorHAnsi"/>
        </w:rPr>
      </w:pPr>
      <w:r>
        <w:rPr>
          <w:rFonts w:asciiTheme="majorHAnsi" w:hAnsiTheme="majorHAnsi" w:cstheme="majorHAnsi"/>
        </w:rPr>
        <w:t xml:space="preserve">Thomas et al 2018, </w:t>
      </w:r>
      <w:r>
        <w:t xml:space="preserve">The predictability of a lake phytoplankton </w:t>
      </w:r>
      <w:proofErr w:type="gramStart"/>
      <w:r>
        <w:t>community ,</w:t>
      </w:r>
      <w:proofErr w:type="gramEnd"/>
      <w:r>
        <w:t xml:space="preserve"> over time-scales of hours to years: </w:t>
      </w:r>
    </w:p>
    <w:p w14:paraId="468C379A" w14:textId="0F833FE6" w:rsidR="004C463C" w:rsidRDefault="004C463C" w:rsidP="004C463C">
      <w:pPr>
        <w:pStyle w:val="ListParagraph"/>
        <w:numPr>
          <w:ilvl w:val="2"/>
          <w:numId w:val="16"/>
        </w:numPr>
        <w:rPr>
          <w:rFonts w:asciiTheme="majorHAnsi" w:hAnsiTheme="majorHAnsi" w:cstheme="majorHAnsi"/>
        </w:rPr>
      </w:pPr>
      <w:r w:rsidRPr="004C463C">
        <w:rPr>
          <w:rFonts w:asciiTheme="majorHAnsi" w:hAnsiTheme="majorHAnsi" w:cstheme="majorHAnsi"/>
        </w:rPr>
        <w:t xml:space="preserve">Model: </w:t>
      </w:r>
      <w:r w:rsidR="00D94C90">
        <w:rPr>
          <w:rFonts w:asciiTheme="majorHAnsi" w:hAnsiTheme="majorHAnsi" w:cstheme="majorHAnsi"/>
        </w:rPr>
        <w:t>machine learning, random forests</w:t>
      </w:r>
    </w:p>
    <w:p w14:paraId="36CD4B7D" w14:textId="6B913CF5" w:rsidR="004C463C" w:rsidRDefault="004C463C" w:rsidP="004C463C">
      <w:pPr>
        <w:pStyle w:val="ListParagraph"/>
        <w:numPr>
          <w:ilvl w:val="2"/>
          <w:numId w:val="16"/>
        </w:numPr>
        <w:rPr>
          <w:rFonts w:asciiTheme="majorHAnsi" w:hAnsiTheme="majorHAnsi" w:cstheme="majorHAnsi"/>
        </w:rPr>
      </w:pPr>
      <w:r>
        <w:rPr>
          <w:rFonts w:asciiTheme="majorHAnsi" w:hAnsiTheme="majorHAnsi" w:cstheme="majorHAnsi"/>
        </w:rPr>
        <w:t>Uncertainty:</w:t>
      </w:r>
      <w:r w:rsidR="00D94C90">
        <w:rPr>
          <w:rFonts w:asciiTheme="majorHAnsi" w:hAnsiTheme="majorHAnsi" w:cstheme="majorHAnsi"/>
        </w:rPr>
        <w:t xml:space="preserve"> </w:t>
      </w:r>
      <w:r w:rsidR="006102E1">
        <w:rPr>
          <w:rFonts w:asciiTheme="majorHAnsi" w:hAnsiTheme="majorHAnsi" w:cstheme="majorHAnsi"/>
        </w:rPr>
        <w:t>sort of? They assess model performance with different parameters and input variables, so the uncertainty between these models is quantified? “</w:t>
      </w:r>
      <w:r w:rsidR="006102E1" w:rsidRPr="006102E1">
        <w:rPr>
          <w:rFonts w:asciiTheme="majorHAnsi" w:hAnsiTheme="majorHAnsi" w:cstheme="majorHAnsi"/>
        </w:rPr>
        <w:t xml:space="preserve">Our approach quantifies the decline in predictability with increasing time lag, identifies the predictors that contribute to predictive power and points towards realistic trade-offs and </w:t>
      </w:r>
      <w:proofErr w:type="spellStart"/>
      <w:r w:rsidR="006102E1" w:rsidRPr="006102E1">
        <w:rPr>
          <w:rFonts w:asciiTheme="majorHAnsi" w:hAnsiTheme="majorHAnsi" w:cstheme="majorHAnsi"/>
        </w:rPr>
        <w:t>parameterisations</w:t>
      </w:r>
      <w:proofErr w:type="spellEnd"/>
      <w:r w:rsidR="006102E1" w:rsidRPr="006102E1">
        <w:rPr>
          <w:rFonts w:asciiTheme="majorHAnsi" w:hAnsiTheme="majorHAnsi" w:cstheme="majorHAnsi"/>
        </w:rPr>
        <w:t xml:space="preserve"> through the examination of partial effects.</w:t>
      </w:r>
      <w:r w:rsidR="006102E1">
        <w:rPr>
          <w:rFonts w:asciiTheme="majorHAnsi" w:hAnsiTheme="majorHAnsi" w:cstheme="majorHAnsi"/>
        </w:rPr>
        <w:t>”</w:t>
      </w:r>
    </w:p>
    <w:p w14:paraId="099794D8" w14:textId="5E80A632" w:rsidR="004C463C" w:rsidRDefault="004C463C" w:rsidP="004C463C">
      <w:pPr>
        <w:pStyle w:val="ListParagraph"/>
        <w:numPr>
          <w:ilvl w:val="2"/>
          <w:numId w:val="16"/>
        </w:numPr>
        <w:rPr>
          <w:rFonts w:asciiTheme="majorHAnsi" w:hAnsiTheme="majorHAnsi" w:cstheme="majorHAnsi"/>
        </w:rPr>
      </w:pPr>
      <w:r>
        <w:rPr>
          <w:rFonts w:asciiTheme="majorHAnsi" w:hAnsiTheme="majorHAnsi" w:cstheme="majorHAnsi"/>
        </w:rPr>
        <w:t>Tested outside training period:</w:t>
      </w:r>
      <w:r w:rsidR="00D94C90">
        <w:rPr>
          <w:rFonts w:asciiTheme="majorHAnsi" w:hAnsiTheme="majorHAnsi" w:cstheme="majorHAnsi"/>
        </w:rPr>
        <w:t xml:space="preserve"> OOB (out of bag) prediction, so the forests are built with only a subset of the data and can therefore be ‘validated’ using the data not included</w:t>
      </w:r>
    </w:p>
    <w:p w14:paraId="0874A64E" w14:textId="402271A5" w:rsidR="00D94C90" w:rsidRDefault="00D94C90" w:rsidP="004C463C">
      <w:pPr>
        <w:pStyle w:val="ListParagraph"/>
        <w:numPr>
          <w:ilvl w:val="2"/>
          <w:numId w:val="16"/>
        </w:numPr>
        <w:rPr>
          <w:rFonts w:asciiTheme="majorHAnsi" w:hAnsiTheme="majorHAnsi" w:cstheme="majorHAnsi"/>
        </w:rPr>
      </w:pPr>
      <w:r>
        <w:rPr>
          <w:rFonts w:asciiTheme="majorHAnsi" w:hAnsiTheme="majorHAnsi" w:cstheme="majorHAnsi"/>
        </w:rPr>
        <w:t>“as time lag increased, including environmental predictors</w:t>
      </w:r>
      <w:r w:rsidR="006102E1">
        <w:rPr>
          <w:rFonts w:asciiTheme="majorHAnsi" w:hAnsiTheme="majorHAnsi" w:cstheme="majorHAnsi"/>
        </w:rPr>
        <w:t xml:space="preserve"> led to larger improvements in predictability” over including just the AR term</w:t>
      </w:r>
    </w:p>
    <w:p w14:paraId="046EA07C" w14:textId="2FA9326C" w:rsidR="006102E1" w:rsidRPr="006102E1" w:rsidRDefault="006102E1" w:rsidP="006102E1">
      <w:pPr>
        <w:pStyle w:val="ListParagraph"/>
        <w:numPr>
          <w:ilvl w:val="1"/>
          <w:numId w:val="16"/>
        </w:numPr>
        <w:rPr>
          <w:rFonts w:asciiTheme="majorHAnsi" w:hAnsiTheme="majorHAnsi" w:cstheme="majorHAnsi"/>
        </w:rPr>
      </w:pPr>
      <w:proofErr w:type="spellStart"/>
      <w:r>
        <w:rPr>
          <w:rFonts w:asciiTheme="majorHAnsi" w:hAnsiTheme="majorHAnsi" w:cstheme="majorHAnsi"/>
        </w:rPr>
        <w:t>Perretti</w:t>
      </w:r>
      <w:proofErr w:type="spellEnd"/>
      <w:r>
        <w:rPr>
          <w:rFonts w:asciiTheme="majorHAnsi" w:hAnsiTheme="majorHAnsi" w:cstheme="majorHAnsi"/>
        </w:rPr>
        <w:t xml:space="preserve"> et al 2013, </w:t>
      </w:r>
      <w:r>
        <w:t>Model-free forecasting outperforms the correct mechanistic model for simulated and experimental data:</w:t>
      </w:r>
      <w:r w:rsidR="00F33448">
        <w:t xml:space="preserve"> </w:t>
      </w:r>
      <w:proofErr w:type="spellStart"/>
      <w:r w:rsidR="00F33448">
        <w:t>kinda</w:t>
      </w:r>
      <w:proofErr w:type="spellEnd"/>
      <w:r w:rsidR="00F33448">
        <w:t xml:space="preserve"> confused, they used ‘mechanistic control models’ to produce a simulated time series?</w:t>
      </w:r>
    </w:p>
    <w:p w14:paraId="69115D83" w14:textId="6A1A5295" w:rsidR="006102E1" w:rsidRDefault="006102E1" w:rsidP="006102E1">
      <w:pPr>
        <w:pStyle w:val="ListParagraph"/>
        <w:numPr>
          <w:ilvl w:val="2"/>
          <w:numId w:val="16"/>
        </w:numPr>
        <w:rPr>
          <w:rFonts w:asciiTheme="majorHAnsi" w:hAnsiTheme="majorHAnsi" w:cstheme="majorHAnsi"/>
        </w:rPr>
      </w:pPr>
      <w:r>
        <w:rPr>
          <w:rFonts w:asciiTheme="majorHAnsi" w:hAnsiTheme="majorHAnsi" w:cstheme="majorHAnsi"/>
        </w:rPr>
        <w:t>Model</w:t>
      </w:r>
      <w:r w:rsidR="00F33448">
        <w:rPr>
          <w:rFonts w:asciiTheme="majorHAnsi" w:hAnsiTheme="majorHAnsi" w:cstheme="majorHAnsi"/>
        </w:rPr>
        <w:t>: use several empirical model approaches, but still confused about their mention of using mechanistic models to produce time series? I guess this is just the training/validation data and it isn’t real but that doesn’t matter?</w:t>
      </w:r>
    </w:p>
    <w:p w14:paraId="310A63E6" w14:textId="4B986E28" w:rsidR="006102E1" w:rsidRDefault="006102E1" w:rsidP="006102E1">
      <w:pPr>
        <w:pStyle w:val="ListParagraph"/>
        <w:numPr>
          <w:ilvl w:val="2"/>
          <w:numId w:val="16"/>
        </w:numPr>
        <w:rPr>
          <w:rFonts w:asciiTheme="majorHAnsi" w:hAnsiTheme="majorHAnsi" w:cstheme="majorHAnsi"/>
        </w:rPr>
      </w:pPr>
      <w:r>
        <w:rPr>
          <w:rFonts w:asciiTheme="majorHAnsi" w:hAnsiTheme="majorHAnsi" w:cstheme="majorHAnsi"/>
        </w:rPr>
        <w:t>Uncertainty</w:t>
      </w:r>
      <w:r w:rsidR="00F33448">
        <w:rPr>
          <w:rFonts w:asciiTheme="majorHAnsi" w:hAnsiTheme="majorHAnsi" w:cstheme="majorHAnsi"/>
        </w:rPr>
        <w:t xml:space="preserve">: </w:t>
      </w:r>
      <w:proofErr w:type="gramStart"/>
      <w:r w:rsidR="00F33448">
        <w:rPr>
          <w:rFonts w:asciiTheme="majorHAnsi" w:hAnsiTheme="majorHAnsi" w:cstheme="majorHAnsi"/>
        </w:rPr>
        <w:t>YES</w:t>
      </w:r>
      <w:proofErr w:type="gramEnd"/>
      <w:r w:rsidR="00F33448">
        <w:rPr>
          <w:rFonts w:asciiTheme="majorHAnsi" w:hAnsiTheme="majorHAnsi" w:cstheme="majorHAnsi"/>
        </w:rPr>
        <w:t xml:space="preserve"> process noise and observation error! This paper does an awesome job of talking and quantifying uncertainty!!</w:t>
      </w:r>
    </w:p>
    <w:p w14:paraId="682BB03A" w14:textId="0EDF04B6" w:rsidR="006102E1" w:rsidRDefault="006102E1" w:rsidP="006102E1">
      <w:pPr>
        <w:pStyle w:val="ListParagraph"/>
        <w:numPr>
          <w:ilvl w:val="2"/>
          <w:numId w:val="16"/>
        </w:numPr>
        <w:rPr>
          <w:rFonts w:asciiTheme="majorHAnsi" w:hAnsiTheme="majorHAnsi" w:cstheme="majorHAnsi"/>
        </w:rPr>
      </w:pPr>
      <w:r>
        <w:rPr>
          <w:rFonts w:asciiTheme="majorHAnsi" w:hAnsiTheme="majorHAnsi" w:cstheme="majorHAnsi"/>
        </w:rPr>
        <w:t>Tested outside training period: yes, 50-yr training period and 50-yr validation period</w:t>
      </w:r>
    </w:p>
    <w:p w14:paraId="1CC460C8" w14:textId="599A8A03" w:rsidR="00F33448" w:rsidRDefault="00F33448" w:rsidP="006102E1">
      <w:pPr>
        <w:pStyle w:val="ListParagraph"/>
        <w:numPr>
          <w:ilvl w:val="2"/>
          <w:numId w:val="16"/>
        </w:numPr>
        <w:rPr>
          <w:rFonts w:asciiTheme="majorHAnsi" w:hAnsiTheme="majorHAnsi" w:cstheme="majorHAnsi"/>
        </w:rPr>
      </w:pPr>
      <w:r>
        <w:rPr>
          <w:rFonts w:asciiTheme="majorHAnsi" w:hAnsiTheme="majorHAnsi" w:cstheme="majorHAnsi"/>
          <w:b/>
        </w:rPr>
        <w:t xml:space="preserve">Take home: </w:t>
      </w:r>
      <w:r>
        <w:rPr>
          <w:rFonts w:asciiTheme="majorHAnsi" w:hAnsiTheme="majorHAnsi" w:cstheme="majorHAnsi"/>
        </w:rPr>
        <w:t xml:space="preserve">the empirical models did better than mechanistic </w:t>
      </w:r>
    </w:p>
    <w:p w14:paraId="18AD864F" w14:textId="7BAAEC6A" w:rsidR="00B67A29" w:rsidRPr="00FD0E00" w:rsidRDefault="00B67A29" w:rsidP="00B67A29">
      <w:pPr>
        <w:pStyle w:val="ListParagraph"/>
        <w:numPr>
          <w:ilvl w:val="1"/>
          <w:numId w:val="16"/>
        </w:numPr>
        <w:rPr>
          <w:rFonts w:asciiTheme="majorHAnsi" w:hAnsiTheme="majorHAnsi" w:cstheme="majorHAnsi"/>
        </w:rPr>
      </w:pPr>
      <w:r>
        <w:rPr>
          <w:rFonts w:asciiTheme="majorHAnsi" w:hAnsiTheme="majorHAnsi" w:cstheme="majorHAnsi"/>
        </w:rPr>
        <w:t xml:space="preserve">Payne et al 2017, </w:t>
      </w:r>
      <w:r>
        <w:t>Lessons from the First Generation of Marine Ecological Forecast Products</w:t>
      </w:r>
    </w:p>
    <w:p w14:paraId="673C9903" w14:textId="34E1AEC6" w:rsidR="00FD0E00" w:rsidRPr="00DE4822" w:rsidRDefault="00FD0E00" w:rsidP="00FD0E00">
      <w:pPr>
        <w:pStyle w:val="ListParagraph"/>
        <w:numPr>
          <w:ilvl w:val="2"/>
          <w:numId w:val="16"/>
        </w:numPr>
        <w:rPr>
          <w:rFonts w:asciiTheme="majorHAnsi" w:hAnsiTheme="majorHAnsi" w:cstheme="majorHAnsi"/>
        </w:rPr>
      </w:pPr>
      <w:r>
        <w:t xml:space="preserve">More of a review of marine ‘forecasting’ </w:t>
      </w:r>
    </w:p>
    <w:p w14:paraId="50FABFAA" w14:textId="63C6327D" w:rsidR="00DE4822" w:rsidRPr="00B67A29" w:rsidRDefault="00DE4822" w:rsidP="00FD0E00">
      <w:pPr>
        <w:pStyle w:val="ListParagraph"/>
        <w:numPr>
          <w:ilvl w:val="2"/>
          <w:numId w:val="16"/>
        </w:numPr>
        <w:rPr>
          <w:rFonts w:asciiTheme="majorHAnsi" w:hAnsiTheme="majorHAnsi" w:cstheme="majorHAnsi"/>
        </w:rPr>
      </w:pPr>
      <w:r>
        <w:t>Table 1 includes other forecast studies and what type of model they used</w:t>
      </w:r>
    </w:p>
    <w:p w14:paraId="06CF156E" w14:textId="7570A32A" w:rsidR="00B67A29" w:rsidRPr="005D085F" w:rsidRDefault="00B67A29" w:rsidP="00B67A29">
      <w:pPr>
        <w:pStyle w:val="ListParagraph"/>
        <w:numPr>
          <w:ilvl w:val="1"/>
          <w:numId w:val="16"/>
        </w:numPr>
        <w:rPr>
          <w:rFonts w:asciiTheme="majorHAnsi" w:hAnsiTheme="majorHAnsi" w:cstheme="majorHAnsi"/>
        </w:rPr>
      </w:pPr>
      <w:r>
        <w:rPr>
          <w:rFonts w:asciiTheme="majorHAnsi" w:hAnsiTheme="majorHAnsi" w:cstheme="majorHAnsi"/>
        </w:rPr>
        <w:t xml:space="preserve">Stow et al 2003, </w:t>
      </w:r>
      <w:r>
        <w:t>Comparison of Estuarine Water Quality Models for Total Maximum Daily Load Development in Neuse River Estuary</w:t>
      </w:r>
    </w:p>
    <w:p w14:paraId="7D307306" w14:textId="72B70C15" w:rsidR="005D085F" w:rsidRDefault="005D085F" w:rsidP="005D085F">
      <w:pPr>
        <w:pStyle w:val="ListParagraph"/>
        <w:numPr>
          <w:ilvl w:val="2"/>
          <w:numId w:val="16"/>
        </w:numPr>
        <w:rPr>
          <w:rFonts w:asciiTheme="majorHAnsi" w:hAnsiTheme="majorHAnsi" w:cstheme="majorHAnsi"/>
        </w:rPr>
      </w:pPr>
      <w:r w:rsidRPr="005D085F">
        <w:rPr>
          <w:rFonts w:asciiTheme="majorHAnsi" w:hAnsiTheme="majorHAnsi" w:cstheme="majorHAnsi"/>
        </w:rPr>
        <w:t>Model</w:t>
      </w:r>
      <w:r w:rsidR="005F735D">
        <w:rPr>
          <w:rFonts w:asciiTheme="majorHAnsi" w:hAnsiTheme="majorHAnsi" w:cstheme="majorHAnsi"/>
        </w:rPr>
        <w:t>: 2 process-based models and one probabilistic Bayesian model (empirical)</w:t>
      </w:r>
    </w:p>
    <w:p w14:paraId="33D8E2B7" w14:textId="6EF505D7" w:rsidR="005D085F" w:rsidRDefault="005D085F" w:rsidP="005D085F">
      <w:pPr>
        <w:pStyle w:val="ListParagraph"/>
        <w:numPr>
          <w:ilvl w:val="2"/>
          <w:numId w:val="16"/>
        </w:numPr>
        <w:rPr>
          <w:rFonts w:asciiTheme="majorHAnsi" w:hAnsiTheme="majorHAnsi" w:cstheme="majorHAnsi"/>
        </w:rPr>
      </w:pPr>
      <w:r>
        <w:rPr>
          <w:rFonts w:asciiTheme="majorHAnsi" w:hAnsiTheme="majorHAnsi" w:cstheme="majorHAnsi"/>
        </w:rPr>
        <w:t>Uncertainty</w:t>
      </w:r>
      <w:r w:rsidR="005F735D">
        <w:rPr>
          <w:rFonts w:asciiTheme="majorHAnsi" w:hAnsiTheme="majorHAnsi" w:cstheme="majorHAnsi"/>
        </w:rPr>
        <w:t xml:space="preserve">: </w:t>
      </w:r>
      <w:r w:rsidR="00BB073C">
        <w:rPr>
          <w:rFonts w:asciiTheme="majorHAnsi" w:hAnsiTheme="majorHAnsi" w:cstheme="majorHAnsi"/>
        </w:rPr>
        <w:t>yes</w:t>
      </w:r>
    </w:p>
    <w:p w14:paraId="5767437A" w14:textId="2713B140" w:rsidR="005D085F" w:rsidRDefault="005D085F" w:rsidP="005D085F">
      <w:pPr>
        <w:pStyle w:val="ListParagraph"/>
        <w:numPr>
          <w:ilvl w:val="2"/>
          <w:numId w:val="16"/>
        </w:numPr>
        <w:rPr>
          <w:rFonts w:asciiTheme="majorHAnsi" w:hAnsiTheme="majorHAnsi" w:cstheme="majorHAnsi"/>
        </w:rPr>
      </w:pPr>
      <w:r>
        <w:rPr>
          <w:rFonts w:asciiTheme="majorHAnsi" w:hAnsiTheme="majorHAnsi" w:cstheme="majorHAnsi"/>
        </w:rPr>
        <w:t>Tested outside training period</w:t>
      </w:r>
      <w:r w:rsidR="005F735D">
        <w:rPr>
          <w:rFonts w:asciiTheme="majorHAnsi" w:hAnsiTheme="majorHAnsi" w:cstheme="majorHAnsi"/>
        </w:rPr>
        <w:t>: yes, trained with data pre-2000 and then validated on 2000 estuarine chlorophyll data</w:t>
      </w:r>
    </w:p>
    <w:p w14:paraId="1B042972" w14:textId="05FFA6D4" w:rsidR="005F735D" w:rsidRPr="005D085F" w:rsidRDefault="005F735D" w:rsidP="005D085F">
      <w:pPr>
        <w:pStyle w:val="ListParagraph"/>
        <w:numPr>
          <w:ilvl w:val="2"/>
          <w:numId w:val="16"/>
        </w:numPr>
        <w:rPr>
          <w:rFonts w:asciiTheme="majorHAnsi" w:hAnsiTheme="majorHAnsi" w:cstheme="majorHAnsi"/>
        </w:rPr>
      </w:pPr>
      <w:r>
        <w:rPr>
          <w:rFonts w:asciiTheme="majorHAnsi" w:hAnsiTheme="majorHAnsi" w:cstheme="majorHAnsi"/>
        </w:rPr>
        <w:t>Summary: used both process-based and empirical models</w:t>
      </w:r>
      <w:r w:rsidR="00BB073C">
        <w:rPr>
          <w:rFonts w:asciiTheme="majorHAnsi" w:hAnsiTheme="majorHAnsi" w:cstheme="majorHAnsi"/>
        </w:rPr>
        <w:t xml:space="preserve"> to predict riverine </w:t>
      </w:r>
      <w:proofErr w:type="spellStart"/>
      <w:r w:rsidR="00BB073C">
        <w:rPr>
          <w:rFonts w:asciiTheme="majorHAnsi" w:hAnsiTheme="majorHAnsi" w:cstheme="majorHAnsi"/>
        </w:rPr>
        <w:t>chl</w:t>
      </w:r>
      <w:proofErr w:type="spellEnd"/>
      <w:r w:rsidR="00BB073C">
        <w:rPr>
          <w:rFonts w:asciiTheme="majorHAnsi" w:hAnsiTheme="majorHAnsi" w:cstheme="majorHAnsi"/>
        </w:rPr>
        <w:t xml:space="preserve"> at various spatial scales</w:t>
      </w:r>
      <w:r>
        <w:rPr>
          <w:rFonts w:asciiTheme="majorHAnsi" w:hAnsiTheme="majorHAnsi" w:cstheme="majorHAnsi"/>
        </w:rPr>
        <w:t xml:space="preserve">, </w:t>
      </w:r>
      <w:r w:rsidR="00BB073C">
        <w:rPr>
          <w:rFonts w:asciiTheme="majorHAnsi" w:hAnsiTheme="majorHAnsi" w:cstheme="majorHAnsi"/>
        </w:rPr>
        <w:t xml:space="preserve">but they report that none do well. Their model assessment metrics are a little hard to compare because they don’t include </w:t>
      </w:r>
      <w:proofErr w:type="gramStart"/>
      <w:r w:rsidR="00BB073C">
        <w:rPr>
          <w:rFonts w:asciiTheme="majorHAnsi" w:hAnsiTheme="majorHAnsi" w:cstheme="majorHAnsi"/>
        </w:rPr>
        <w:t>all of</w:t>
      </w:r>
      <w:proofErr w:type="gramEnd"/>
      <w:r w:rsidR="00BB073C">
        <w:rPr>
          <w:rFonts w:asciiTheme="majorHAnsi" w:hAnsiTheme="majorHAnsi" w:cstheme="majorHAnsi"/>
        </w:rPr>
        <w:t xml:space="preserve"> the usual metrics (r2) but their RMSE values look pretty </w:t>
      </w:r>
      <w:r w:rsidR="008572AD">
        <w:rPr>
          <w:rFonts w:asciiTheme="majorHAnsi" w:hAnsiTheme="majorHAnsi" w:cstheme="majorHAnsi"/>
        </w:rPr>
        <w:t>good</w:t>
      </w:r>
      <w:r w:rsidR="00BB073C">
        <w:rPr>
          <w:rFonts w:asciiTheme="majorHAnsi" w:hAnsiTheme="majorHAnsi" w:cstheme="majorHAnsi"/>
        </w:rPr>
        <w:t xml:space="preserve"> to me</w:t>
      </w:r>
    </w:p>
    <w:p w14:paraId="4B5783F5" w14:textId="7AF0F6EC" w:rsidR="00FC2E7E" w:rsidRPr="00FC2E7E" w:rsidRDefault="00FC2E7E" w:rsidP="00B67A29">
      <w:pPr>
        <w:pStyle w:val="ListParagraph"/>
        <w:numPr>
          <w:ilvl w:val="1"/>
          <w:numId w:val="16"/>
        </w:numPr>
        <w:rPr>
          <w:rFonts w:asciiTheme="majorHAnsi" w:hAnsiTheme="majorHAnsi" w:cstheme="majorHAnsi"/>
        </w:rPr>
      </w:pPr>
      <w:r>
        <w:lastRenderedPageBreak/>
        <w:t xml:space="preserve">Brown et al 2013, </w:t>
      </w:r>
      <w:r w:rsidRPr="00FC2E7E">
        <w:t>Ecological forecasting in Chesapeake Bay: Using a mechanistic–empirical modeling approach</w:t>
      </w:r>
    </w:p>
    <w:p w14:paraId="5C58E6F4" w14:textId="3E72DE50" w:rsidR="00FC2E7E" w:rsidRDefault="00FC2E7E" w:rsidP="00FC2E7E">
      <w:pPr>
        <w:pStyle w:val="ListParagraph"/>
        <w:numPr>
          <w:ilvl w:val="2"/>
          <w:numId w:val="16"/>
        </w:numPr>
        <w:rPr>
          <w:rFonts w:asciiTheme="majorHAnsi" w:hAnsiTheme="majorHAnsi" w:cstheme="majorHAnsi"/>
        </w:rPr>
      </w:pPr>
      <w:r>
        <w:rPr>
          <w:rFonts w:asciiTheme="majorHAnsi" w:hAnsiTheme="majorHAnsi" w:cstheme="majorHAnsi"/>
        </w:rPr>
        <w:t>Model</w:t>
      </w:r>
      <w:r w:rsidR="005D085F">
        <w:rPr>
          <w:rFonts w:asciiTheme="majorHAnsi" w:hAnsiTheme="majorHAnsi" w:cstheme="majorHAnsi"/>
        </w:rPr>
        <w:t xml:space="preserve">: </w:t>
      </w:r>
      <w:proofErr w:type="spellStart"/>
      <w:r w:rsidR="005D085F">
        <w:rPr>
          <w:rFonts w:asciiTheme="majorHAnsi" w:hAnsiTheme="majorHAnsi" w:cstheme="majorHAnsi"/>
        </w:rPr>
        <w:t>mechanistc</w:t>
      </w:r>
      <w:proofErr w:type="spellEnd"/>
      <w:r w:rsidR="005D085F">
        <w:rPr>
          <w:rFonts w:asciiTheme="majorHAnsi" w:hAnsiTheme="majorHAnsi" w:cstheme="majorHAnsi"/>
        </w:rPr>
        <w:t xml:space="preserve"> and empirical</w:t>
      </w:r>
    </w:p>
    <w:p w14:paraId="550DEF5A" w14:textId="023CE6D8" w:rsidR="00FC2E7E" w:rsidRDefault="00FC2E7E" w:rsidP="00FC2E7E">
      <w:pPr>
        <w:pStyle w:val="ListParagraph"/>
        <w:numPr>
          <w:ilvl w:val="2"/>
          <w:numId w:val="16"/>
        </w:numPr>
        <w:rPr>
          <w:rFonts w:asciiTheme="majorHAnsi" w:hAnsiTheme="majorHAnsi" w:cstheme="majorHAnsi"/>
        </w:rPr>
      </w:pPr>
      <w:r>
        <w:rPr>
          <w:rFonts w:asciiTheme="majorHAnsi" w:hAnsiTheme="majorHAnsi" w:cstheme="majorHAnsi"/>
        </w:rPr>
        <w:t>Uncertainty</w:t>
      </w:r>
      <w:r w:rsidR="005D085F">
        <w:rPr>
          <w:rFonts w:asciiTheme="majorHAnsi" w:hAnsiTheme="majorHAnsi" w:cstheme="majorHAnsi"/>
        </w:rPr>
        <w:t>: yes! They have a whole distribution of probabilities for species distributions over a geographic range</w:t>
      </w:r>
      <w:r w:rsidR="005D085F">
        <w:rPr>
          <w:rFonts w:asciiTheme="majorHAnsi" w:hAnsiTheme="majorHAnsi" w:cstheme="majorHAnsi"/>
        </w:rPr>
        <w:t>, not as much discussion on uncertainty partitioning</w:t>
      </w:r>
      <w:r w:rsidR="005D085F">
        <w:rPr>
          <w:rFonts w:asciiTheme="majorHAnsi" w:hAnsiTheme="majorHAnsi" w:cstheme="majorHAnsi"/>
        </w:rPr>
        <w:t xml:space="preserve"> but the empirical forecasts are probabilistic</w:t>
      </w:r>
    </w:p>
    <w:p w14:paraId="7E062B4A" w14:textId="1BA2DE29" w:rsidR="00FC2E7E" w:rsidRDefault="00FC2E7E" w:rsidP="00FC2E7E">
      <w:pPr>
        <w:pStyle w:val="ListParagraph"/>
        <w:numPr>
          <w:ilvl w:val="2"/>
          <w:numId w:val="16"/>
        </w:numPr>
        <w:rPr>
          <w:rFonts w:asciiTheme="majorHAnsi" w:hAnsiTheme="majorHAnsi" w:cstheme="majorHAnsi"/>
        </w:rPr>
      </w:pPr>
      <w:r>
        <w:rPr>
          <w:rFonts w:asciiTheme="majorHAnsi" w:hAnsiTheme="majorHAnsi" w:cstheme="majorHAnsi"/>
        </w:rPr>
        <w:t xml:space="preserve">Tested outside training period: </w:t>
      </w:r>
      <w:r w:rsidR="005D085F">
        <w:rPr>
          <w:rFonts w:asciiTheme="majorHAnsi" w:hAnsiTheme="majorHAnsi" w:cstheme="majorHAnsi"/>
        </w:rPr>
        <w:t xml:space="preserve">yes, because the model is tested for accuracy each time a prediction is </w:t>
      </w:r>
      <w:proofErr w:type="gramStart"/>
      <w:r w:rsidR="005D085F">
        <w:rPr>
          <w:rFonts w:asciiTheme="majorHAnsi" w:hAnsiTheme="majorHAnsi" w:cstheme="majorHAnsi"/>
        </w:rPr>
        <w:t>made</w:t>
      </w:r>
      <w:proofErr w:type="gramEnd"/>
      <w:r w:rsidR="005D085F">
        <w:rPr>
          <w:rFonts w:asciiTheme="majorHAnsi" w:hAnsiTheme="majorHAnsi" w:cstheme="majorHAnsi"/>
        </w:rPr>
        <w:t xml:space="preserve"> and the future becomes present </w:t>
      </w:r>
    </w:p>
    <w:p w14:paraId="36BD3CC8" w14:textId="77777777" w:rsidR="00ED4567" w:rsidRDefault="00FC2E7E" w:rsidP="00ED4567">
      <w:pPr>
        <w:pStyle w:val="ListParagraph"/>
        <w:numPr>
          <w:ilvl w:val="2"/>
          <w:numId w:val="16"/>
        </w:numPr>
        <w:rPr>
          <w:rFonts w:asciiTheme="majorHAnsi" w:hAnsiTheme="majorHAnsi" w:cstheme="majorHAnsi"/>
        </w:rPr>
      </w:pPr>
      <w:r>
        <w:rPr>
          <w:rFonts w:asciiTheme="majorHAnsi" w:hAnsiTheme="majorHAnsi" w:cstheme="majorHAnsi"/>
        </w:rPr>
        <w:t xml:space="preserve">Summary: uses a mechanistic model to make predictions of multiple variation (water temps, </w:t>
      </w:r>
      <w:proofErr w:type="spellStart"/>
      <w:r>
        <w:rPr>
          <w:rFonts w:asciiTheme="majorHAnsi" w:hAnsiTheme="majorHAnsi" w:cstheme="majorHAnsi"/>
        </w:rPr>
        <w:t>chla</w:t>
      </w:r>
      <w:proofErr w:type="spellEnd"/>
      <w:r>
        <w:rPr>
          <w:rFonts w:asciiTheme="majorHAnsi" w:hAnsiTheme="majorHAnsi" w:cstheme="majorHAnsi"/>
        </w:rPr>
        <w:t xml:space="preserve">, </w:t>
      </w:r>
      <w:proofErr w:type="spellStart"/>
      <w:r>
        <w:rPr>
          <w:rFonts w:asciiTheme="majorHAnsi" w:hAnsiTheme="majorHAnsi" w:cstheme="majorHAnsi"/>
        </w:rPr>
        <w:t>zoop</w:t>
      </w:r>
      <w:proofErr w:type="spellEnd"/>
      <w:r>
        <w:rPr>
          <w:rFonts w:asciiTheme="majorHAnsi" w:hAnsiTheme="majorHAnsi" w:cstheme="majorHAnsi"/>
        </w:rPr>
        <w:t>, etc.) and then feeds that output into an empirical model</w:t>
      </w:r>
      <w:r w:rsidR="005D085F">
        <w:rPr>
          <w:rFonts w:asciiTheme="majorHAnsi" w:hAnsiTheme="majorHAnsi" w:cstheme="majorHAnsi"/>
        </w:rPr>
        <w:t xml:space="preserve"> to predict species relative abundance for some </w:t>
      </w:r>
      <w:proofErr w:type="spellStart"/>
      <w:r w:rsidR="005D085F">
        <w:rPr>
          <w:rFonts w:asciiTheme="majorHAnsi" w:hAnsiTheme="majorHAnsi" w:cstheme="majorHAnsi"/>
        </w:rPr>
        <w:t>habs</w:t>
      </w:r>
      <w:proofErr w:type="spellEnd"/>
      <w:r w:rsidR="005D085F">
        <w:rPr>
          <w:rFonts w:asciiTheme="majorHAnsi" w:hAnsiTheme="majorHAnsi" w:cstheme="majorHAnsi"/>
        </w:rPr>
        <w:t xml:space="preserve"> and other nuisance species</w:t>
      </w:r>
    </w:p>
    <w:p w14:paraId="64AF4F35" w14:textId="1AF74108" w:rsidR="00A92EA0" w:rsidRPr="00A92EA0" w:rsidRDefault="00A92EA0" w:rsidP="00ED4567">
      <w:pPr>
        <w:pStyle w:val="ListParagraph"/>
        <w:numPr>
          <w:ilvl w:val="1"/>
          <w:numId w:val="16"/>
        </w:numPr>
        <w:rPr>
          <w:rFonts w:asciiTheme="majorHAnsi" w:hAnsiTheme="majorHAnsi" w:cstheme="majorHAnsi"/>
        </w:rPr>
      </w:pPr>
      <w:r>
        <w:rPr>
          <w:rFonts w:asciiTheme="majorHAnsi" w:hAnsiTheme="majorHAnsi" w:cstheme="majorHAnsi"/>
        </w:rPr>
        <w:t xml:space="preserve">Shaman and </w:t>
      </w:r>
      <w:proofErr w:type="spellStart"/>
      <w:r>
        <w:rPr>
          <w:rFonts w:asciiTheme="majorHAnsi" w:hAnsiTheme="majorHAnsi" w:cstheme="majorHAnsi"/>
        </w:rPr>
        <w:t>Karspeck</w:t>
      </w:r>
      <w:proofErr w:type="spellEnd"/>
      <w:r>
        <w:rPr>
          <w:rFonts w:asciiTheme="majorHAnsi" w:hAnsiTheme="majorHAnsi" w:cstheme="majorHAnsi"/>
        </w:rPr>
        <w:t xml:space="preserve"> 2012, </w:t>
      </w:r>
      <w:r>
        <w:t>Forecasting seasonal outbreaks of influenza</w:t>
      </w:r>
    </w:p>
    <w:p w14:paraId="7319E34C" w14:textId="20595111" w:rsidR="00A92EA0" w:rsidRPr="00A92EA0" w:rsidRDefault="00A92EA0" w:rsidP="00A92EA0">
      <w:pPr>
        <w:pStyle w:val="ListParagraph"/>
        <w:numPr>
          <w:ilvl w:val="2"/>
          <w:numId w:val="16"/>
        </w:numPr>
        <w:rPr>
          <w:rFonts w:asciiTheme="majorHAnsi" w:hAnsiTheme="majorHAnsi" w:cstheme="majorHAnsi"/>
        </w:rPr>
      </w:pPr>
      <w:r>
        <w:t>Model:</w:t>
      </w:r>
      <w:r w:rsidR="00E4448C">
        <w:t xml:space="preserve"> can’t tell if this is a process based or empirical model…</w:t>
      </w:r>
    </w:p>
    <w:p w14:paraId="755A7EA8" w14:textId="07B72FE5" w:rsidR="00A92EA0" w:rsidRPr="00A92EA0" w:rsidRDefault="00A92EA0" w:rsidP="00A92EA0">
      <w:pPr>
        <w:pStyle w:val="ListParagraph"/>
        <w:numPr>
          <w:ilvl w:val="2"/>
          <w:numId w:val="16"/>
        </w:numPr>
        <w:rPr>
          <w:rFonts w:asciiTheme="majorHAnsi" w:hAnsiTheme="majorHAnsi" w:cstheme="majorHAnsi"/>
        </w:rPr>
      </w:pPr>
      <w:r>
        <w:t>Uncertainty:</w:t>
      </w:r>
    </w:p>
    <w:p w14:paraId="6FB9146A" w14:textId="1D87B3C6" w:rsidR="00A92EA0" w:rsidRPr="00E4448C" w:rsidRDefault="00A92EA0" w:rsidP="00A92EA0">
      <w:pPr>
        <w:pStyle w:val="ListParagraph"/>
        <w:numPr>
          <w:ilvl w:val="2"/>
          <w:numId w:val="16"/>
        </w:numPr>
        <w:rPr>
          <w:rFonts w:asciiTheme="majorHAnsi" w:hAnsiTheme="majorHAnsi" w:cstheme="majorHAnsi"/>
        </w:rPr>
      </w:pPr>
      <w:r>
        <w:t>Tested outside training period:</w:t>
      </w:r>
    </w:p>
    <w:p w14:paraId="2C4B8E78" w14:textId="1F323887" w:rsidR="00DE4822" w:rsidRPr="00ED4567" w:rsidRDefault="00DE4822" w:rsidP="00ED4567">
      <w:pPr>
        <w:pStyle w:val="ListParagraph"/>
        <w:numPr>
          <w:ilvl w:val="1"/>
          <w:numId w:val="16"/>
        </w:numPr>
        <w:rPr>
          <w:rFonts w:asciiTheme="majorHAnsi" w:hAnsiTheme="majorHAnsi" w:cstheme="majorHAnsi"/>
        </w:rPr>
      </w:pPr>
      <w:r w:rsidRPr="00ED4567">
        <w:rPr>
          <w:rFonts w:asciiTheme="majorHAnsi" w:hAnsiTheme="majorHAnsi" w:cstheme="majorHAnsi"/>
        </w:rPr>
        <w:t xml:space="preserve">Hazen et al 2017, </w:t>
      </w:r>
      <w:proofErr w:type="spellStart"/>
      <w:proofErr w:type="gramStart"/>
      <w:r>
        <w:t>WhaleWatch</w:t>
      </w:r>
      <w:proofErr w:type="spellEnd"/>
      <w:r>
        <w:t xml:space="preserve"> :</w:t>
      </w:r>
      <w:proofErr w:type="gramEnd"/>
      <w:r>
        <w:t xml:space="preserve"> a dynamic management tool for predicting blue whale density in the California Current</w:t>
      </w:r>
    </w:p>
    <w:p w14:paraId="5D80699A" w14:textId="206971F5" w:rsidR="00DE4822" w:rsidRDefault="00DE4822" w:rsidP="00DE4822">
      <w:pPr>
        <w:pStyle w:val="ListParagraph"/>
        <w:numPr>
          <w:ilvl w:val="2"/>
          <w:numId w:val="8"/>
        </w:numPr>
        <w:rPr>
          <w:rFonts w:asciiTheme="majorHAnsi" w:hAnsiTheme="majorHAnsi" w:cstheme="majorHAnsi"/>
        </w:rPr>
      </w:pPr>
      <w:r>
        <w:rPr>
          <w:rFonts w:asciiTheme="majorHAnsi" w:hAnsiTheme="majorHAnsi" w:cstheme="majorHAnsi"/>
        </w:rPr>
        <w:t>Model: multiple empirical models</w:t>
      </w:r>
    </w:p>
    <w:p w14:paraId="3357BDBC" w14:textId="3C8FA9D2" w:rsidR="00DE4822" w:rsidRDefault="00DE4822" w:rsidP="00DE4822">
      <w:pPr>
        <w:pStyle w:val="ListParagraph"/>
        <w:numPr>
          <w:ilvl w:val="2"/>
          <w:numId w:val="8"/>
        </w:numPr>
        <w:rPr>
          <w:rFonts w:asciiTheme="majorHAnsi" w:hAnsiTheme="majorHAnsi" w:cstheme="majorHAnsi"/>
        </w:rPr>
      </w:pPr>
      <w:r>
        <w:rPr>
          <w:rFonts w:asciiTheme="majorHAnsi" w:hAnsiTheme="majorHAnsi" w:cstheme="majorHAnsi"/>
        </w:rPr>
        <w:t>Uncertainty: yes? They mention uncertainty</w:t>
      </w:r>
    </w:p>
    <w:p w14:paraId="24DA4685" w14:textId="730A7A4B" w:rsidR="00DE4822" w:rsidRDefault="00DE4822" w:rsidP="00DE4822">
      <w:pPr>
        <w:pStyle w:val="ListParagraph"/>
        <w:numPr>
          <w:ilvl w:val="2"/>
          <w:numId w:val="8"/>
        </w:numPr>
        <w:rPr>
          <w:rFonts w:asciiTheme="majorHAnsi" w:hAnsiTheme="majorHAnsi" w:cstheme="majorHAnsi"/>
        </w:rPr>
      </w:pPr>
      <w:r>
        <w:rPr>
          <w:rFonts w:asciiTheme="majorHAnsi" w:hAnsiTheme="majorHAnsi" w:cstheme="majorHAnsi"/>
        </w:rPr>
        <w:t xml:space="preserve">Tested outside training period: yes, models </w:t>
      </w:r>
      <w:proofErr w:type="gramStart"/>
      <w:r>
        <w:rPr>
          <w:rFonts w:asciiTheme="majorHAnsi" w:hAnsiTheme="majorHAnsi" w:cstheme="majorHAnsi"/>
        </w:rPr>
        <w:t>developed</w:t>
      </w:r>
      <w:proofErr w:type="gramEnd"/>
      <w:r>
        <w:rPr>
          <w:rFonts w:asciiTheme="majorHAnsi" w:hAnsiTheme="majorHAnsi" w:cstheme="majorHAnsi"/>
        </w:rPr>
        <w:t xml:space="preserve"> and then 8-day forecasts made which were then validated as time passed</w:t>
      </w:r>
    </w:p>
    <w:p w14:paraId="74028195" w14:textId="7FD0C89C" w:rsidR="00A92EA0" w:rsidRPr="00E82FAF" w:rsidRDefault="00E82FAF" w:rsidP="00E82FAF">
      <w:pPr>
        <w:pStyle w:val="ListParagraph"/>
        <w:numPr>
          <w:ilvl w:val="1"/>
          <w:numId w:val="8"/>
        </w:numPr>
        <w:rPr>
          <w:rFonts w:asciiTheme="majorHAnsi" w:hAnsiTheme="majorHAnsi" w:cstheme="majorHAnsi"/>
        </w:rPr>
      </w:pPr>
      <w:r>
        <w:t>Seeing lots more empirical studies, not sure if 15 is enough?</w:t>
      </w:r>
    </w:p>
    <w:p w14:paraId="249D918C" w14:textId="36BF60D5" w:rsidR="00EA7D48" w:rsidRPr="00191BF5" w:rsidRDefault="00EA7D48" w:rsidP="00EA7D48">
      <w:pPr>
        <w:pStyle w:val="ListParagraph"/>
        <w:numPr>
          <w:ilvl w:val="1"/>
          <w:numId w:val="8"/>
        </w:numPr>
        <w:rPr>
          <w:rFonts w:asciiTheme="majorHAnsi" w:hAnsiTheme="majorHAnsi" w:cstheme="majorHAnsi"/>
        </w:rPr>
      </w:pPr>
      <w:r w:rsidRPr="00191BF5">
        <w:rPr>
          <w:rFonts w:asciiTheme="majorHAnsi" w:hAnsiTheme="majorHAnsi" w:cstheme="majorHAnsi"/>
        </w:rPr>
        <w:t xml:space="preserve">Case studies in </w:t>
      </w:r>
      <w:proofErr w:type="spellStart"/>
      <w:r w:rsidRPr="00191BF5">
        <w:rPr>
          <w:rFonts w:asciiTheme="majorHAnsi" w:hAnsiTheme="majorHAnsi" w:cstheme="majorHAnsi"/>
        </w:rPr>
        <w:t>Dietze</w:t>
      </w:r>
      <w:proofErr w:type="spellEnd"/>
      <w:r w:rsidR="00ED4567">
        <w:rPr>
          <w:rFonts w:asciiTheme="majorHAnsi" w:hAnsiTheme="majorHAnsi" w:cstheme="majorHAnsi"/>
        </w:rPr>
        <w:t xml:space="preserve"> for more</w:t>
      </w:r>
      <w:r w:rsidRPr="00191BF5">
        <w:rPr>
          <w:rFonts w:asciiTheme="majorHAnsi" w:hAnsiTheme="majorHAnsi" w:cstheme="majorHAnsi"/>
        </w:rPr>
        <w:t>???</w:t>
      </w:r>
    </w:p>
    <w:p w14:paraId="4BE57CAE" w14:textId="77777777" w:rsidR="00EC71CE" w:rsidRPr="00191BF5" w:rsidRDefault="00EC71CE" w:rsidP="00E82FAF">
      <w:pPr>
        <w:pStyle w:val="ListParagraph"/>
        <w:numPr>
          <w:ilvl w:val="1"/>
          <w:numId w:val="8"/>
        </w:numPr>
        <w:rPr>
          <w:ins w:id="1" w:author="Cayelan C. Carey" w:date="2019-03-05T11:46:00Z"/>
          <w:rFonts w:asciiTheme="majorHAnsi" w:hAnsiTheme="majorHAnsi" w:cstheme="majorHAnsi"/>
        </w:rPr>
      </w:pPr>
      <w:ins w:id="2" w:author="Cayelan C. Carey" w:date="2019-03-05T11:43:00Z">
        <w:r w:rsidRPr="00191BF5">
          <w:rPr>
            <w:rFonts w:asciiTheme="majorHAnsi" w:hAnsiTheme="majorHAnsi" w:cstheme="majorHAnsi"/>
          </w:rPr>
          <w:t>Maybe before getting into approaches, start off with the state of where we are</w:t>
        </w:r>
      </w:ins>
      <w:ins w:id="3" w:author="Cayelan C. Carey" w:date="2019-03-05T11:44:00Z">
        <w:r w:rsidRPr="00191BF5">
          <w:rPr>
            <w:rFonts w:asciiTheme="majorHAnsi" w:hAnsiTheme="majorHAnsi" w:cstheme="majorHAnsi"/>
          </w:rPr>
          <w:t xml:space="preserve"> in the forecasting community</w:t>
        </w:r>
      </w:ins>
      <w:ins w:id="4" w:author="Cayelan C. Carey" w:date="2019-03-05T11:43:00Z">
        <w:r w:rsidRPr="00191BF5">
          <w:rPr>
            <w:rFonts w:asciiTheme="majorHAnsi" w:hAnsiTheme="majorHAnsi" w:cstheme="majorHAnsi"/>
          </w:rPr>
          <w:t xml:space="preserve">- could you skim a few different forecasting studies and see what the researchers are using- empirical </w:t>
        </w:r>
      </w:ins>
      <w:ins w:id="5" w:author="Cayelan C. Carey" w:date="2019-03-05T11:44:00Z">
        <w:r w:rsidRPr="00191BF5">
          <w:rPr>
            <w:rFonts w:asciiTheme="majorHAnsi" w:hAnsiTheme="majorHAnsi" w:cstheme="majorHAnsi"/>
          </w:rPr>
          <w:t xml:space="preserve">statistical models </w:t>
        </w:r>
      </w:ins>
      <w:ins w:id="6" w:author="Cayelan C. Carey" w:date="2019-03-05T11:43:00Z">
        <w:r w:rsidRPr="00191BF5">
          <w:rPr>
            <w:rFonts w:asciiTheme="majorHAnsi" w:hAnsiTheme="majorHAnsi" w:cstheme="majorHAnsi"/>
          </w:rPr>
          <w:t>vs process-based models?</w:t>
        </w:r>
      </w:ins>
      <w:ins w:id="7" w:author="Cayelan C. Carey" w:date="2019-03-05T11:44:00Z">
        <w:r w:rsidRPr="00191BF5">
          <w:rPr>
            <w:rFonts w:asciiTheme="majorHAnsi" w:hAnsiTheme="majorHAnsi" w:cstheme="majorHAnsi"/>
          </w:rPr>
          <w:t xml:space="preserve"> It would be super cool if you could add in a mini-lit </w:t>
        </w:r>
      </w:ins>
      <w:ins w:id="8" w:author="Cayelan C. Carey" w:date="2019-03-05T11:45:00Z">
        <w:r w:rsidRPr="00191BF5">
          <w:rPr>
            <w:rFonts w:asciiTheme="majorHAnsi" w:hAnsiTheme="majorHAnsi" w:cstheme="majorHAnsi"/>
          </w:rPr>
          <w:t xml:space="preserve">review </w:t>
        </w:r>
      </w:ins>
      <w:r w:rsidRPr="00191BF5">
        <w:rPr>
          <w:rFonts w:asciiTheme="majorHAnsi" w:hAnsiTheme="majorHAnsi" w:cstheme="majorHAnsi"/>
        </w:rPr>
        <w:t xml:space="preserve">of “true” forecasting </w:t>
      </w:r>
      <w:ins w:id="9" w:author="Cayelan C. Carey" w:date="2019-03-05T11:45:00Z">
        <w:r w:rsidRPr="00191BF5">
          <w:rPr>
            <w:rFonts w:asciiTheme="majorHAnsi" w:hAnsiTheme="majorHAnsi" w:cstheme="majorHAnsi"/>
          </w:rPr>
          <w:t xml:space="preserve">studies and be able to say something like, “85% of all (n=20) forecasting studies are using process-based models; 100% of freshwater studies (n=8) are using </w:t>
        </w:r>
      </w:ins>
      <w:ins w:id="10" w:author="Cayelan C. Carey" w:date="2019-03-05T11:46:00Z">
        <w:r w:rsidRPr="00191BF5">
          <w:rPr>
            <w:rFonts w:asciiTheme="majorHAnsi" w:hAnsiTheme="majorHAnsi" w:cstheme="majorHAnsi"/>
          </w:rPr>
          <w:t xml:space="preserve">process-based models” </w:t>
        </w:r>
      </w:ins>
    </w:p>
    <w:p w14:paraId="3DECF800" w14:textId="77777777" w:rsidR="00FB7532" w:rsidRPr="00191BF5" w:rsidRDefault="006C387A" w:rsidP="00FB7532">
      <w:pPr>
        <w:pStyle w:val="ListParagraph"/>
        <w:numPr>
          <w:ilvl w:val="0"/>
          <w:numId w:val="8"/>
        </w:numPr>
        <w:rPr>
          <w:rFonts w:asciiTheme="majorHAnsi" w:hAnsiTheme="majorHAnsi" w:cstheme="majorHAnsi"/>
        </w:rPr>
      </w:pPr>
      <w:r w:rsidRPr="00191BF5">
        <w:rPr>
          <w:rFonts w:asciiTheme="majorHAnsi" w:hAnsiTheme="majorHAnsi" w:cstheme="majorHAnsi"/>
        </w:rPr>
        <w:t>Forecasting approaches</w:t>
      </w:r>
    </w:p>
    <w:p w14:paraId="729BE69C" w14:textId="78B9FDB3" w:rsidR="00D90E96" w:rsidRPr="00191BF5" w:rsidRDefault="00D90E96" w:rsidP="00FB7532">
      <w:pPr>
        <w:pStyle w:val="ListParagraph"/>
        <w:numPr>
          <w:ilvl w:val="1"/>
          <w:numId w:val="8"/>
        </w:numPr>
        <w:rPr>
          <w:rFonts w:asciiTheme="majorHAnsi" w:hAnsiTheme="majorHAnsi" w:cstheme="majorHAnsi"/>
        </w:rPr>
      </w:pPr>
      <w:proofErr w:type="spellStart"/>
      <w:r w:rsidRPr="00191BF5">
        <w:rPr>
          <w:rFonts w:asciiTheme="majorHAnsi" w:hAnsiTheme="majorHAnsi" w:cstheme="majorHAnsi"/>
        </w:rPr>
        <w:t>Ra</w:t>
      </w:r>
      <w:r w:rsidR="00F11DD5">
        <w:rPr>
          <w:rFonts w:asciiTheme="majorHAnsi" w:hAnsiTheme="majorHAnsi" w:cstheme="majorHAnsi"/>
        </w:rPr>
        <w:t>s</w:t>
      </w:r>
      <w:r w:rsidRPr="00191BF5">
        <w:rPr>
          <w:rFonts w:asciiTheme="majorHAnsi" w:hAnsiTheme="majorHAnsi" w:cstheme="majorHAnsi"/>
        </w:rPr>
        <w:t>tetter</w:t>
      </w:r>
      <w:proofErr w:type="spellEnd"/>
      <w:r w:rsidRPr="00191BF5">
        <w:rPr>
          <w:rFonts w:asciiTheme="majorHAnsi" w:hAnsiTheme="majorHAnsi" w:cstheme="majorHAnsi"/>
        </w:rPr>
        <w:t xml:space="preserve"> 2017</w:t>
      </w:r>
    </w:p>
    <w:p w14:paraId="61EADE03" w14:textId="198CFBEE" w:rsidR="00FB7532" w:rsidRPr="00191BF5" w:rsidRDefault="00FB7532" w:rsidP="00FB7532">
      <w:pPr>
        <w:pStyle w:val="ListParagraph"/>
        <w:numPr>
          <w:ilvl w:val="1"/>
          <w:numId w:val="8"/>
        </w:numPr>
        <w:rPr>
          <w:rFonts w:asciiTheme="majorHAnsi" w:hAnsiTheme="majorHAnsi" w:cstheme="majorHAnsi"/>
        </w:rPr>
      </w:pPr>
      <w:r w:rsidRPr="00191BF5">
        <w:rPr>
          <w:rFonts w:asciiTheme="majorHAnsi" w:hAnsiTheme="majorHAnsi" w:cstheme="majorHAnsi"/>
        </w:rPr>
        <w:t>Empirical</w:t>
      </w:r>
    </w:p>
    <w:p w14:paraId="50A9A6DC" w14:textId="6A3F72ED" w:rsidR="00E31D62" w:rsidRDefault="00E31D62" w:rsidP="00E31D62">
      <w:pPr>
        <w:pStyle w:val="ListParagraph"/>
        <w:numPr>
          <w:ilvl w:val="2"/>
          <w:numId w:val="8"/>
        </w:numPr>
        <w:rPr>
          <w:rFonts w:asciiTheme="majorHAnsi" w:hAnsiTheme="majorHAnsi" w:cstheme="majorHAnsi"/>
        </w:rPr>
      </w:pPr>
      <w:r w:rsidRPr="00191BF5">
        <w:rPr>
          <w:rFonts w:asciiTheme="majorHAnsi" w:hAnsiTheme="majorHAnsi" w:cstheme="majorHAnsi"/>
        </w:rPr>
        <w:t>Pros</w:t>
      </w:r>
    </w:p>
    <w:p w14:paraId="1F28D846" w14:textId="498828A7" w:rsidR="00F11DD5" w:rsidRDefault="00F11DD5" w:rsidP="00F11DD5">
      <w:pPr>
        <w:pStyle w:val="ListParagraph"/>
        <w:numPr>
          <w:ilvl w:val="3"/>
          <w:numId w:val="8"/>
        </w:numPr>
        <w:rPr>
          <w:rFonts w:asciiTheme="majorHAnsi" w:hAnsiTheme="majorHAnsi" w:cstheme="majorHAnsi"/>
        </w:rPr>
      </w:pPr>
      <w:r>
        <w:rPr>
          <w:rFonts w:asciiTheme="majorHAnsi" w:hAnsiTheme="majorHAnsi" w:cstheme="majorHAnsi"/>
        </w:rPr>
        <w:t>Used in majority of studies currently</w:t>
      </w:r>
    </w:p>
    <w:p w14:paraId="078C6D9B" w14:textId="5133FB46" w:rsidR="00F11DD5" w:rsidRDefault="00F11DD5" w:rsidP="00F11DD5">
      <w:pPr>
        <w:pStyle w:val="ListParagraph"/>
        <w:numPr>
          <w:ilvl w:val="3"/>
          <w:numId w:val="8"/>
        </w:numPr>
        <w:rPr>
          <w:rFonts w:asciiTheme="majorHAnsi" w:hAnsiTheme="majorHAnsi" w:cstheme="majorHAnsi"/>
        </w:rPr>
      </w:pPr>
      <w:r>
        <w:rPr>
          <w:rFonts w:asciiTheme="majorHAnsi" w:hAnsiTheme="majorHAnsi" w:cstheme="majorHAnsi"/>
        </w:rPr>
        <w:t>Necessary data commonly available through routine monitoring</w:t>
      </w:r>
    </w:p>
    <w:p w14:paraId="523B7FE6" w14:textId="612764F9" w:rsidR="00F11DD5" w:rsidRDefault="00F11DD5" w:rsidP="00F11DD5">
      <w:pPr>
        <w:pStyle w:val="ListParagraph"/>
        <w:numPr>
          <w:ilvl w:val="4"/>
          <w:numId w:val="8"/>
        </w:numPr>
        <w:rPr>
          <w:rFonts w:asciiTheme="majorHAnsi" w:hAnsiTheme="majorHAnsi" w:cstheme="majorHAnsi"/>
        </w:rPr>
      </w:pPr>
      <w:r>
        <w:rPr>
          <w:rFonts w:asciiTheme="majorHAnsi" w:hAnsiTheme="majorHAnsi" w:cstheme="majorHAnsi"/>
        </w:rPr>
        <w:t>Many data sources can be used and built to different empirical models</w:t>
      </w:r>
    </w:p>
    <w:p w14:paraId="3F59809F" w14:textId="4F124755" w:rsidR="00F11DD5" w:rsidRDefault="00F11DD5" w:rsidP="00F11DD5">
      <w:pPr>
        <w:pStyle w:val="ListParagraph"/>
        <w:numPr>
          <w:ilvl w:val="3"/>
          <w:numId w:val="8"/>
        </w:numPr>
        <w:rPr>
          <w:rFonts w:asciiTheme="majorHAnsi" w:hAnsiTheme="majorHAnsi" w:cstheme="majorHAnsi"/>
        </w:rPr>
      </w:pPr>
      <w:r>
        <w:rPr>
          <w:rFonts w:asciiTheme="majorHAnsi" w:hAnsiTheme="majorHAnsi" w:cstheme="majorHAnsi"/>
        </w:rPr>
        <w:t>Relatively easy and quick to build</w:t>
      </w:r>
    </w:p>
    <w:p w14:paraId="0B4773A1" w14:textId="089D35DC" w:rsidR="00F11DD5" w:rsidRPr="00191BF5" w:rsidRDefault="00F11DD5" w:rsidP="00F11DD5">
      <w:pPr>
        <w:pStyle w:val="ListParagraph"/>
        <w:numPr>
          <w:ilvl w:val="3"/>
          <w:numId w:val="8"/>
        </w:numPr>
        <w:rPr>
          <w:rFonts w:asciiTheme="majorHAnsi" w:hAnsiTheme="majorHAnsi" w:cstheme="majorHAnsi"/>
        </w:rPr>
      </w:pPr>
      <w:r>
        <w:rPr>
          <w:rFonts w:asciiTheme="majorHAnsi" w:hAnsiTheme="majorHAnsi" w:cstheme="majorHAnsi"/>
        </w:rPr>
        <w:t xml:space="preserve">Inherently suited for a </w:t>
      </w:r>
      <w:proofErr w:type="gramStart"/>
      <w:r>
        <w:rPr>
          <w:rFonts w:asciiTheme="majorHAnsi" w:hAnsiTheme="majorHAnsi" w:cstheme="majorHAnsi"/>
        </w:rPr>
        <w:t>particular system</w:t>
      </w:r>
      <w:proofErr w:type="gramEnd"/>
      <w:r>
        <w:rPr>
          <w:rFonts w:asciiTheme="majorHAnsi" w:hAnsiTheme="majorHAnsi" w:cstheme="majorHAnsi"/>
        </w:rPr>
        <w:t>, but easily built for others</w:t>
      </w:r>
    </w:p>
    <w:p w14:paraId="21A08121" w14:textId="1695A1F7" w:rsidR="00E31D62" w:rsidRDefault="00F11DD5" w:rsidP="00F11DD5">
      <w:pPr>
        <w:pStyle w:val="ListParagraph"/>
        <w:numPr>
          <w:ilvl w:val="2"/>
          <w:numId w:val="8"/>
        </w:numPr>
        <w:rPr>
          <w:rFonts w:asciiTheme="majorHAnsi" w:hAnsiTheme="majorHAnsi" w:cstheme="majorHAnsi"/>
        </w:rPr>
      </w:pPr>
      <w:r w:rsidRPr="00191BF5">
        <w:rPr>
          <w:rFonts w:asciiTheme="majorHAnsi" w:hAnsiTheme="majorHAnsi" w:cstheme="majorHAnsi"/>
        </w:rPr>
        <w:t>C</w:t>
      </w:r>
      <w:r w:rsidR="00E31D62" w:rsidRPr="00191BF5">
        <w:rPr>
          <w:rFonts w:asciiTheme="majorHAnsi" w:hAnsiTheme="majorHAnsi" w:cstheme="majorHAnsi"/>
        </w:rPr>
        <w:t>ons</w:t>
      </w:r>
    </w:p>
    <w:p w14:paraId="23C3F2C7" w14:textId="7366E213" w:rsidR="00F11DD5" w:rsidRDefault="00F11DD5" w:rsidP="00F11DD5">
      <w:pPr>
        <w:pStyle w:val="ListParagraph"/>
        <w:numPr>
          <w:ilvl w:val="3"/>
          <w:numId w:val="8"/>
        </w:numPr>
        <w:rPr>
          <w:rFonts w:asciiTheme="majorHAnsi" w:hAnsiTheme="majorHAnsi" w:cstheme="majorHAnsi"/>
        </w:rPr>
      </w:pPr>
      <w:r>
        <w:rPr>
          <w:rFonts w:asciiTheme="majorHAnsi" w:hAnsiTheme="majorHAnsi" w:cstheme="majorHAnsi"/>
        </w:rPr>
        <w:t>Specific to a given system</w:t>
      </w:r>
    </w:p>
    <w:p w14:paraId="4CFBDE20" w14:textId="60524B29" w:rsidR="00F11DD5" w:rsidRPr="00191BF5" w:rsidRDefault="00F11DD5" w:rsidP="00F11DD5">
      <w:pPr>
        <w:pStyle w:val="ListParagraph"/>
        <w:numPr>
          <w:ilvl w:val="3"/>
          <w:numId w:val="8"/>
        </w:numPr>
        <w:rPr>
          <w:rFonts w:asciiTheme="majorHAnsi" w:hAnsiTheme="majorHAnsi" w:cstheme="majorHAnsi"/>
        </w:rPr>
      </w:pPr>
      <w:r>
        <w:rPr>
          <w:rFonts w:asciiTheme="majorHAnsi" w:hAnsiTheme="majorHAnsi" w:cstheme="majorHAnsi"/>
        </w:rPr>
        <w:t>Historical range of conditions may not cover the range of conditions expected under global change</w:t>
      </w:r>
    </w:p>
    <w:p w14:paraId="0A54164C" w14:textId="509127BC" w:rsidR="00FB7532" w:rsidRPr="00191BF5" w:rsidRDefault="00FB7532" w:rsidP="00FB7532">
      <w:pPr>
        <w:pStyle w:val="ListParagraph"/>
        <w:numPr>
          <w:ilvl w:val="1"/>
          <w:numId w:val="8"/>
        </w:numPr>
        <w:rPr>
          <w:rFonts w:asciiTheme="majorHAnsi" w:hAnsiTheme="majorHAnsi" w:cstheme="majorHAnsi"/>
        </w:rPr>
      </w:pPr>
      <w:r w:rsidRPr="00191BF5">
        <w:rPr>
          <w:rFonts w:asciiTheme="majorHAnsi" w:hAnsiTheme="majorHAnsi" w:cstheme="majorHAnsi"/>
        </w:rPr>
        <w:lastRenderedPageBreak/>
        <w:t>Process-based</w:t>
      </w:r>
    </w:p>
    <w:p w14:paraId="6BAE3DB9" w14:textId="1E74DDBC" w:rsidR="00E31D62" w:rsidRDefault="00E31D62" w:rsidP="00E31D62">
      <w:pPr>
        <w:pStyle w:val="ListParagraph"/>
        <w:numPr>
          <w:ilvl w:val="2"/>
          <w:numId w:val="8"/>
        </w:numPr>
        <w:rPr>
          <w:rFonts w:asciiTheme="majorHAnsi" w:hAnsiTheme="majorHAnsi" w:cstheme="majorHAnsi"/>
        </w:rPr>
      </w:pPr>
      <w:r w:rsidRPr="00191BF5">
        <w:rPr>
          <w:rFonts w:asciiTheme="majorHAnsi" w:hAnsiTheme="majorHAnsi" w:cstheme="majorHAnsi"/>
        </w:rPr>
        <w:t>Pros</w:t>
      </w:r>
    </w:p>
    <w:p w14:paraId="2920709B" w14:textId="77777777" w:rsidR="002B7506" w:rsidRPr="00191BF5" w:rsidRDefault="002B7506" w:rsidP="002B7506">
      <w:pPr>
        <w:pStyle w:val="ListParagraph"/>
        <w:numPr>
          <w:ilvl w:val="3"/>
          <w:numId w:val="8"/>
        </w:numPr>
        <w:rPr>
          <w:rFonts w:asciiTheme="majorHAnsi" w:hAnsiTheme="majorHAnsi" w:cstheme="majorHAnsi"/>
        </w:rPr>
      </w:pPr>
      <w:r>
        <w:rPr>
          <w:rFonts w:asciiTheme="majorHAnsi" w:hAnsiTheme="majorHAnsi" w:cstheme="majorHAnsi"/>
        </w:rPr>
        <w:t>Useful tools for simulating changes within a system</w:t>
      </w:r>
    </w:p>
    <w:p w14:paraId="046B24A8" w14:textId="6974E3EE" w:rsidR="002B7506" w:rsidRDefault="002B7506" w:rsidP="002B7506">
      <w:pPr>
        <w:pStyle w:val="ListParagraph"/>
        <w:numPr>
          <w:ilvl w:val="4"/>
          <w:numId w:val="8"/>
        </w:numPr>
        <w:rPr>
          <w:rFonts w:asciiTheme="majorHAnsi" w:hAnsiTheme="majorHAnsi" w:cstheme="majorHAnsi"/>
        </w:rPr>
      </w:pPr>
      <w:r>
        <w:rPr>
          <w:rFonts w:asciiTheme="majorHAnsi" w:hAnsiTheme="majorHAnsi" w:cstheme="majorHAnsi"/>
        </w:rPr>
        <w:t>Can be used to explain underlying mechanisms</w:t>
      </w:r>
    </w:p>
    <w:p w14:paraId="6FFA032B" w14:textId="434FEA72" w:rsidR="00E31D62" w:rsidRDefault="00E31D62">
      <w:pPr>
        <w:pStyle w:val="ListParagraph"/>
        <w:numPr>
          <w:ilvl w:val="2"/>
          <w:numId w:val="8"/>
        </w:numPr>
        <w:rPr>
          <w:rFonts w:asciiTheme="majorHAnsi" w:hAnsiTheme="majorHAnsi" w:cstheme="majorHAnsi"/>
        </w:rPr>
      </w:pPr>
      <w:r w:rsidRPr="00191BF5">
        <w:rPr>
          <w:rFonts w:asciiTheme="majorHAnsi" w:hAnsiTheme="majorHAnsi" w:cstheme="majorHAnsi"/>
        </w:rPr>
        <w:t xml:space="preserve">Cons </w:t>
      </w:r>
    </w:p>
    <w:p w14:paraId="1DC9A8F0" w14:textId="06F86D64" w:rsidR="002B7506" w:rsidRDefault="002B7506" w:rsidP="002B7506">
      <w:pPr>
        <w:pStyle w:val="ListParagraph"/>
        <w:numPr>
          <w:ilvl w:val="3"/>
          <w:numId w:val="8"/>
        </w:numPr>
        <w:rPr>
          <w:rFonts w:asciiTheme="majorHAnsi" w:hAnsiTheme="majorHAnsi" w:cstheme="majorHAnsi"/>
        </w:rPr>
      </w:pPr>
      <w:r>
        <w:rPr>
          <w:rFonts w:asciiTheme="majorHAnsi" w:hAnsiTheme="majorHAnsi" w:cstheme="majorHAnsi"/>
        </w:rPr>
        <w:t>Require a multitude of input driver data</w:t>
      </w:r>
    </w:p>
    <w:p w14:paraId="03895C37" w14:textId="57BE348E" w:rsidR="002B7506" w:rsidRDefault="002B7506" w:rsidP="002B7506">
      <w:pPr>
        <w:pStyle w:val="ListParagraph"/>
        <w:numPr>
          <w:ilvl w:val="3"/>
          <w:numId w:val="8"/>
        </w:numPr>
        <w:rPr>
          <w:rFonts w:asciiTheme="majorHAnsi" w:hAnsiTheme="majorHAnsi" w:cstheme="majorHAnsi"/>
        </w:rPr>
      </w:pPr>
      <w:r>
        <w:rPr>
          <w:rFonts w:asciiTheme="majorHAnsi" w:hAnsiTheme="majorHAnsi" w:cstheme="majorHAnsi"/>
        </w:rPr>
        <w:t>Many parameters</w:t>
      </w:r>
    </w:p>
    <w:p w14:paraId="6BE1F359" w14:textId="5C8CBA08" w:rsidR="002B7506" w:rsidRDefault="002B7506" w:rsidP="002B7506">
      <w:pPr>
        <w:pStyle w:val="ListParagraph"/>
        <w:numPr>
          <w:ilvl w:val="3"/>
          <w:numId w:val="8"/>
        </w:numPr>
        <w:rPr>
          <w:rFonts w:asciiTheme="majorHAnsi" w:hAnsiTheme="majorHAnsi" w:cstheme="majorHAnsi"/>
        </w:rPr>
      </w:pPr>
      <w:r>
        <w:rPr>
          <w:rFonts w:asciiTheme="majorHAnsi" w:hAnsiTheme="majorHAnsi" w:cstheme="majorHAnsi"/>
        </w:rPr>
        <w:t>Require a lot of time and expertise to calibrate</w:t>
      </w:r>
    </w:p>
    <w:p w14:paraId="48E18171" w14:textId="50245F9D" w:rsidR="002B7506" w:rsidRPr="00191BF5" w:rsidRDefault="002B7506" w:rsidP="002B7506">
      <w:pPr>
        <w:pStyle w:val="ListParagraph"/>
        <w:numPr>
          <w:ilvl w:val="4"/>
          <w:numId w:val="8"/>
        </w:numPr>
        <w:rPr>
          <w:rFonts w:asciiTheme="majorHAnsi" w:hAnsiTheme="majorHAnsi" w:cstheme="majorHAnsi"/>
        </w:rPr>
      </w:pPr>
      <w:r>
        <w:rPr>
          <w:rFonts w:asciiTheme="majorHAnsi" w:hAnsiTheme="majorHAnsi" w:cstheme="majorHAnsi"/>
        </w:rPr>
        <w:t>Expertise on the model, as well as the system</w:t>
      </w:r>
    </w:p>
    <w:p w14:paraId="1678C9F5" w14:textId="77777777" w:rsidR="00FB7532" w:rsidRPr="00191BF5" w:rsidRDefault="00FB7532" w:rsidP="00FB7532">
      <w:pPr>
        <w:pStyle w:val="ListParagraph"/>
        <w:numPr>
          <w:ilvl w:val="0"/>
          <w:numId w:val="8"/>
        </w:numPr>
        <w:rPr>
          <w:rFonts w:asciiTheme="majorHAnsi" w:hAnsiTheme="majorHAnsi" w:cstheme="majorHAnsi"/>
        </w:rPr>
      </w:pPr>
      <w:r w:rsidRPr="00191BF5">
        <w:rPr>
          <w:rFonts w:asciiTheme="majorHAnsi" w:hAnsiTheme="majorHAnsi" w:cstheme="majorHAnsi"/>
        </w:rPr>
        <w:t>Objectives of my work</w:t>
      </w:r>
    </w:p>
    <w:p w14:paraId="32E87B2B" w14:textId="1386AB13" w:rsidR="00FE2CD8" w:rsidRPr="00191BF5" w:rsidRDefault="00BA5D71" w:rsidP="00BA5D71">
      <w:pPr>
        <w:pStyle w:val="ListParagraph"/>
        <w:numPr>
          <w:ilvl w:val="1"/>
          <w:numId w:val="8"/>
        </w:numPr>
        <w:rPr>
          <w:rFonts w:asciiTheme="majorHAnsi" w:hAnsiTheme="majorHAnsi" w:cstheme="majorHAnsi"/>
        </w:rPr>
      </w:pPr>
      <w:r w:rsidRPr="00191BF5">
        <w:rPr>
          <w:rFonts w:asciiTheme="majorHAnsi" w:hAnsiTheme="majorHAnsi" w:cstheme="majorHAnsi"/>
        </w:rPr>
        <w:t xml:space="preserve">Question 1: How </w:t>
      </w:r>
      <w:r w:rsidR="00FE2CD8" w:rsidRPr="00191BF5">
        <w:rPr>
          <w:rFonts w:asciiTheme="majorHAnsi" w:hAnsiTheme="majorHAnsi" w:cstheme="majorHAnsi"/>
        </w:rPr>
        <w:t xml:space="preserve">well can </w:t>
      </w:r>
      <w:r w:rsidRPr="00191BF5">
        <w:rPr>
          <w:rFonts w:asciiTheme="majorHAnsi" w:hAnsiTheme="majorHAnsi" w:cstheme="majorHAnsi"/>
        </w:rPr>
        <w:t xml:space="preserve">an empirical </w:t>
      </w:r>
      <w:r w:rsidR="00FE2CD8" w:rsidRPr="00191BF5">
        <w:rPr>
          <w:rFonts w:asciiTheme="majorHAnsi" w:hAnsiTheme="majorHAnsi" w:cstheme="majorHAnsi"/>
        </w:rPr>
        <w:t xml:space="preserve">model </w:t>
      </w:r>
      <w:r w:rsidRPr="00191BF5">
        <w:rPr>
          <w:rFonts w:asciiTheme="majorHAnsi" w:hAnsiTheme="majorHAnsi" w:cstheme="majorHAnsi"/>
        </w:rPr>
        <w:t xml:space="preserve">and a process-based model </w:t>
      </w:r>
      <w:r w:rsidR="00397952">
        <w:rPr>
          <w:rFonts w:asciiTheme="majorHAnsi" w:hAnsiTheme="majorHAnsi" w:cstheme="majorHAnsi"/>
        </w:rPr>
        <w:t>hindcast</w:t>
      </w:r>
      <w:r w:rsidR="00FE2CD8" w:rsidRPr="00191BF5">
        <w:rPr>
          <w:rFonts w:asciiTheme="majorHAnsi" w:hAnsiTheme="majorHAnsi" w:cstheme="majorHAnsi"/>
        </w:rPr>
        <w:t xml:space="preserve"> observed chlorophyll dynamics over a </w:t>
      </w:r>
      <w:r w:rsidR="00397952">
        <w:rPr>
          <w:rFonts w:asciiTheme="majorHAnsi" w:hAnsiTheme="majorHAnsi" w:cstheme="majorHAnsi"/>
        </w:rPr>
        <w:t>1</w:t>
      </w:r>
      <w:r w:rsidR="00FE2CD8" w:rsidRPr="00191BF5">
        <w:rPr>
          <w:rFonts w:asciiTheme="majorHAnsi" w:hAnsiTheme="majorHAnsi" w:cstheme="majorHAnsi"/>
        </w:rPr>
        <w:t>-year period</w:t>
      </w:r>
      <w:r w:rsidR="00397952">
        <w:rPr>
          <w:rFonts w:asciiTheme="majorHAnsi" w:hAnsiTheme="majorHAnsi" w:cstheme="majorHAnsi"/>
        </w:rPr>
        <w:t xml:space="preserve"> outside of the training period</w:t>
      </w:r>
      <w:r w:rsidR="00FE2CD8" w:rsidRPr="00191BF5">
        <w:rPr>
          <w:rFonts w:asciiTheme="majorHAnsi" w:hAnsiTheme="majorHAnsi" w:cstheme="majorHAnsi"/>
        </w:rPr>
        <w:t>?</w:t>
      </w:r>
    </w:p>
    <w:p w14:paraId="1BC9FF2F" w14:textId="6112CA20" w:rsidR="00FE2CD8" w:rsidRPr="00191BF5" w:rsidRDefault="00FE2CD8" w:rsidP="00BA5D71">
      <w:pPr>
        <w:pStyle w:val="ListParagraph"/>
        <w:numPr>
          <w:ilvl w:val="1"/>
          <w:numId w:val="8"/>
        </w:numPr>
        <w:rPr>
          <w:rFonts w:asciiTheme="majorHAnsi" w:hAnsiTheme="majorHAnsi" w:cstheme="majorHAnsi"/>
        </w:rPr>
      </w:pPr>
      <w:r w:rsidRPr="00191BF5">
        <w:rPr>
          <w:rFonts w:asciiTheme="majorHAnsi" w:hAnsiTheme="majorHAnsi" w:cstheme="majorHAnsi"/>
        </w:rPr>
        <w:t xml:space="preserve">Question 2: </w:t>
      </w:r>
      <w:r w:rsidR="00B67703">
        <w:rPr>
          <w:rFonts w:asciiTheme="majorHAnsi" w:hAnsiTheme="majorHAnsi" w:cstheme="majorHAnsi"/>
        </w:rPr>
        <w:t xml:space="preserve">How well (measured through quantified uncertainties/a probabilistic forecast) can an empirical model and a process-based </w:t>
      </w:r>
      <w:r w:rsidR="00397952">
        <w:rPr>
          <w:rFonts w:asciiTheme="majorHAnsi" w:hAnsiTheme="majorHAnsi" w:cstheme="majorHAnsi"/>
        </w:rPr>
        <w:t xml:space="preserve">model </w:t>
      </w:r>
      <w:r w:rsidR="00B67703">
        <w:rPr>
          <w:rFonts w:asciiTheme="majorHAnsi" w:hAnsiTheme="majorHAnsi" w:cstheme="majorHAnsi"/>
        </w:rPr>
        <w:t>forecast near-term chlorophyll-a dynamics over a 16-day period?</w:t>
      </w:r>
      <w:r w:rsidR="00BA5D71" w:rsidRPr="00191BF5">
        <w:rPr>
          <w:rFonts w:asciiTheme="majorHAnsi" w:hAnsiTheme="majorHAnsi" w:cstheme="majorHAnsi"/>
        </w:rPr>
        <w:t xml:space="preserve"> </w:t>
      </w:r>
    </w:p>
    <w:p w14:paraId="14B160A3" w14:textId="18CCB280" w:rsidR="00BA5D71" w:rsidRPr="00F67C47" w:rsidRDefault="00FE2CD8" w:rsidP="006B06BB">
      <w:pPr>
        <w:pStyle w:val="ListParagraph"/>
        <w:numPr>
          <w:ilvl w:val="1"/>
          <w:numId w:val="8"/>
        </w:numPr>
        <w:rPr>
          <w:rFonts w:asciiTheme="majorHAnsi" w:hAnsiTheme="majorHAnsi" w:cstheme="majorHAnsi"/>
          <w:b/>
        </w:rPr>
      </w:pPr>
      <w:r w:rsidRPr="00191BF5">
        <w:rPr>
          <w:rFonts w:asciiTheme="majorHAnsi" w:hAnsiTheme="majorHAnsi" w:cstheme="majorHAnsi"/>
        </w:rPr>
        <w:t xml:space="preserve">Question 3: What information does an ensemble model approach provide for chlorophyll forecasting that cannot </w:t>
      </w:r>
      <w:r w:rsidR="00F4340F" w:rsidRPr="00191BF5">
        <w:rPr>
          <w:rFonts w:asciiTheme="majorHAnsi" w:hAnsiTheme="majorHAnsi" w:cstheme="majorHAnsi"/>
        </w:rPr>
        <w:t>be explained</w:t>
      </w:r>
      <w:r w:rsidRPr="00191BF5">
        <w:rPr>
          <w:rFonts w:asciiTheme="majorHAnsi" w:hAnsiTheme="majorHAnsi" w:cstheme="majorHAnsi"/>
        </w:rPr>
        <w:t xml:space="preserve"> from a single-model approach? </w:t>
      </w:r>
      <w:r w:rsidR="00BA5D71" w:rsidRPr="00191BF5">
        <w:rPr>
          <w:rFonts w:asciiTheme="majorHAnsi" w:hAnsiTheme="majorHAnsi" w:cstheme="majorHAnsi"/>
        </w:rPr>
        <w:t>near-term chlorophyll-a?</w:t>
      </w:r>
    </w:p>
    <w:p w14:paraId="7FE8A466" w14:textId="771B83A7" w:rsidR="00F67C47" w:rsidRPr="00F67C47" w:rsidRDefault="00F67C47" w:rsidP="006B06BB">
      <w:pPr>
        <w:pStyle w:val="ListParagraph"/>
        <w:numPr>
          <w:ilvl w:val="1"/>
          <w:numId w:val="8"/>
        </w:numPr>
        <w:rPr>
          <w:rFonts w:asciiTheme="majorHAnsi" w:hAnsiTheme="majorHAnsi" w:cstheme="majorHAnsi"/>
          <w:b/>
        </w:rPr>
      </w:pPr>
      <w:r w:rsidRPr="00F67C47">
        <w:rPr>
          <w:rFonts w:asciiTheme="majorHAnsi" w:hAnsiTheme="majorHAnsi" w:cstheme="majorHAnsi"/>
          <w:b/>
        </w:rPr>
        <w:t>MAKE PREDICTIONS??????</w:t>
      </w:r>
    </w:p>
    <w:p w14:paraId="4F2D91FA" w14:textId="3A290460" w:rsidR="00E82FAF" w:rsidRPr="00E82FAF" w:rsidRDefault="00E82FAF" w:rsidP="00E82FAF">
      <w:pPr>
        <w:pStyle w:val="ListParagraph"/>
        <w:numPr>
          <w:ilvl w:val="0"/>
          <w:numId w:val="8"/>
        </w:numPr>
        <w:rPr>
          <w:rFonts w:asciiTheme="majorHAnsi" w:hAnsiTheme="majorHAnsi" w:cstheme="majorHAnsi"/>
        </w:rPr>
      </w:pPr>
      <w:r w:rsidRPr="00191BF5">
        <w:rPr>
          <w:rFonts w:asciiTheme="majorHAnsi" w:hAnsiTheme="majorHAnsi" w:cstheme="majorHAnsi"/>
        </w:rPr>
        <w:t>This chapter 1 will thus</w:t>
      </w:r>
      <w:r w:rsidRPr="00191BF5">
        <w:rPr>
          <w:rFonts w:asciiTheme="majorHAnsi" w:hAnsiTheme="majorHAnsi" w:cstheme="majorHAnsi"/>
          <w:b/>
        </w:rPr>
        <w:t xml:space="preserve">: 1) inform managers and decision-makers about which variables are most important for routine monitoring and management of water quality in the face of land use and climate change, 2) provide essential information </w:t>
      </w:r>
      <w:r>
        <w:rPr>
          <w:rFonts w:asciiTheme="majorHAnsi" w:hAnsiTheme="majorHAnsi" w:cstheme="majorHAnsi"/>
          <w:b/>
        </w:rPr>
        <w:t xml:space="preserve">to the freshwater research community regarding modeling approaches to forecasting water quality, and 3) expand the scientific field of ecological forecasting </w:t>
      </w:r>
      <w:r w:rsidRPr="00E82FAF">
        <w:rPr>
          <w:rFonts w:asciiTheme="majorHAnsi" w:hAnsiTheme="majorHAnsi" w:cstheme="majorHAnsi"/>
          <w:b/>
        </w:rPr>
        <w:t xml:space="preserve">that will guide forecasting applications across many different ecosystems.  </w:t>
      </w:r>
    </w:p>
    <w:p w14:paraId="6EA5F380" w14:textId="77777777" w:rsidR="008E2132" w:rsidRPr="00191BF5" w:rsidRDefault="008E2132" w:rsidP="008E2132">
      <w:pPr>
        <w:spacing w:after="0" w:line="240" w:lineRule="auto"/>
        <w:rPr>
          <w:rFonts w:asciiTheme="majorHAnsi" w:hAnsiTheme="majorHAnsi" w:cstheme="majorHAnsi"/>
          <w:b/>
          <w:u w:val="single"/>
        </w:rPr>
      </w:pPr>
      <w:commentRangeStart w:id="11"/>
      <w:r w:rsidRPr="00191BF5">
        <w:rPr>
          <w:rFonts w:asciiTheme="majorHAnsi" w:hAnsiTheme="majorHAnsi" w:cstheme="majorHAnsi"/>
        </w:rPr>
        <w:t>Lakes and reservoirs provide a suite of critical ecosystem services, including recreation, food production, and drinking water</w:t>
      </w:r>
      <w:r w:rsidRPr="00191BF5">
        <w:rPr>
          <w:rFonts w:asciiTheme="majorHAnsi" w:hAnsiTheme="majorHAnsi" w:cstheme="majorHAnsi"/>
          <w:vertAlign w:val="superscript"/>
        </w:rPr>
        <w:t>1</w:t>
      </w:r>
      <w:r w:rsidRPr="00191BF5">
        <w:rPr>
          <w:rFonts w:asciiTheme="majorHAnsi" w:hAnsiTheme="majorHAnsi" w:cstheme="majorHAnsi"/>
        </w:rPr>
        <w:t>. Despite the importance of these services, fresh waters are increasingly threatened by rapidly changing land use and climate</w:t>
      </w:r>
      <w:r w:rsidRPr="00191BF5">
        <w:rPr>
          <w:rFonts w:asciiTheme="majorHAnsi" w:hAnsiTheme="majorHAnsi" w:cstheme="majorHAnsi"/>
          <w:vertAlign w:val="superscript"/>
        </w:rPr>
        <w:t>2</w:t>
      </w:r>
      <w:r w:rsidRPr="00191BF5">
        <w:rPr>
          <w:rFonts w:asciiTheme="majorHAnsi" w:hAnsiTheme="majorHAnsi" w:cstheme="majorHAnsi"/>
        </w:rPr>
        <w:t xml:space="preserve">, two factors that have led to the contamination of drinking water for millions globally by severe harmful algal blooms (HABs).  Consequently, there is a pressing need to not only understand the current state of our freshwater ecosystems, but to predict how they will respond tomorrow, next week, and next year. </w:t>
      </w:r>
      <w:commentRangeEnd w:id="11"/>
      <w:r w:rsidR="00D84741" w:rsidRPr="00191BF5">
        <w:rPr>
          <w:rStyle w:val="CommentReference"/>
          <w:rFonts w:asciiTheme="majorHAnsi" w:hAnsiTheme="majorHAnsi" w:cstheme="majorHAnsi"/>
        </w:rPr>
        <w:commentReference w:id="11"/>
      </w:r>
      <w:r w:rsidRPr="00191BF5">
        <w:rPr>
          <w:rFonts w:asciiTheme="majorHAnsi" w:hAnsiTheme="majorHAnsi" w:cstheme="majorHAnsi"/>
        </w:rPr>
        <w:t xml:space="preserve">Therefore, the ability to forecast the future state of our drinking water sources is of utmost importance to society and freshwater ecology as a discipline. </w:t>
      </w:r>
    </w:p>
    <w:p w14:paraId="6F7B673D" w14:textId="77777777" w:rsidR="008E2132" w:rsidRPr="00191BF5" w:rsidRDefault="008E2132">
      <w:pPr>
        <w:rPr>
          <w:rFonts w:asciiTheme="majorHAnsi" w:hAnsiTheme="majorHAnsi" w:cstheme="majorHAnsi"/>
        </w:rPr>
      </w:pPr>
      <w:r w:rsidRPr="00191BF5">
        <w:rPr>
          <w:rFonts w:asciiTheme="majorHAnsi" w:hAnsiTheme="majorHAnsi" w:cstheme="majorHAnsi"/>
        </w:rPr>
        <w:t>Because the field of ecological forecasting is relatively new, there is not yet a consensus as to the best approach for predicting water quality</w:t>
      </w:r>
      <w:r w:rsidRPr="00191BF5">
        <w:rPr>
          <w:rFonts w:asciiTheme="majorHAnsi" w:hAnsiTheme="majorHAnsi" w:cstheme="majorHAnsi"/>
          <w:vertAlign w:val="superscript"/>
        </w:rPr>
        <w:t>3</w:t>
      </w:r>
      <w:r w:rsidRPr="00191BF5">
        <w:rPr>
          <w:rFonts w:asciiTheme="majorHAnsi" w:hAnsiTheme="majorHAnsi" w:cstheme="majorHAnsi"/>
        </w:rPr>
        <w:t>. Ecologists commonly use time series statistical models to predict future water quality based on past and current conditions (e.g., today’s phosphorus load, water temperature)</w:t>
      </w:r>
      <w:r w:rsidRPr="00191BF5">
        <w:rPr>
          <w:rFonts w:asciiTheme="majorHAnsi" w:hAnsiTheme="majorHAnsi" w:cstheme="majorHAnsi"/>
          <w:vertAlign w:val="superscript"/>
        </w:rPr>
        <w:t>4</w:t>
      </w:r>
      <w:r w:rsidRPr="00191BF5">
        <w:rPr>
          <w:rFonts w:asciiTheme="majorHAnsi" w:hAnsiTheme="majorHAnsi" w:cstheme="majorHAnsi"/>
        </w:rPr>
        <w:t>, while another approach uses process-based models (built from coupled differential equations) such as the General Lake Model (GLM), a one-dimensional hydrodynamic model, to simulate different metrics of water quality</w:t>
      </w:r>
      <w:r w:rsidRPr="00191BF5">
        <w:rPr>
          <w:rFonts w:asciiTheme="majorHAnsi" w:hAnsiTheme="majorHAnsi" w:cstheme="majorHAnsi"/>
          <w:vertAlign w:val="superscript"/>
        </w:rPr>
        <w:t>5</w:t>
      </w:r>
      <w:r w:rsidRPr="00191BF5">
        <w:rPr>
          <w:rFonts w:asciiTheme="majorHAnsi" w:hAnsiTheme="majorHAnsi" w:cstheme="majorHAnsi"/>
        </w:rPr>
        <w:t xml:space="preserve">. A simplified time series model enables application in many waterbodies without the intensive monitoring technology or the extensive set of parameters required by GLM, yet GLM may give a more informed forecast with lower uncertainty, allowing managers to make decisions with more confidence.  However, it remains unknown as to which of these approaches is most effective for forecasting water quality at both the single and multiple waterbody scale. Further, by developing multiple models to inform forecasts of phytoplankton, we can draw from an ensemble of possible outcomes to produce a suite of forecasts with quantified uncertainty. </w:t>
      </w:r>
    </w:p>
    <w:p w14:paraId="4AEE64B5" w14:textId="77777777" w:rsidR="00A04A63" w:rsidRPr="00191BF5" w:rsidRDefault="00A04A63" w:rsidP="008E2132">
      <w:pPr>
        <w:spacing w:after="0" w:line="240" w:lineRule="auto"/>
        <w:rPr>
          <w:rFonts w:asciiTheme="majorHAnsi" w:hAnsiTheme="majorHAnsi" w:cstheme="majorHAnsi"/>
          <w:i/>
          <w:u w:val="single"/>
        </w:rPr>
      </w:pPr>
    </w:p>
    <w:p w14:paraId="369A5E9A" w14:textId="77777777" w:rsidR="00D84741" w:rsidRPr="00191BF5" w:rsidRDefault="00D84741" w:rsidP="00F43434">
      <w:pPr>
        <w:spacing w:after="0" w:line="240" w:lineRule="auto"/>
        <w:rPr>
          <w:rFonts w:asciiTheme="majorHAnsi" w:hAnsiTheme="majorHAnsi" w:cstheme="majorHAnsi"/>
          <w:b/>
        </w:rPr>
      </w:pPr>
      <w:r w:rsidRPr="00191BF5">
        <w:rPr>
          <w:rFonts w:asciiTheme="majorHAnsi" w:hAnsiTheme="majorHAnsi" w:cstheme="majorHAnsi"/>
          <w:b/>
          <w:sz w:val="24"/>
        </w:rPr>
        <w:t>Methods</w:t>
      </w:r>
    </w:p>
    <w:p w14:paraId="5B2C1488" w14:textId="77777777" w:rsidR="00FB7532" w:rsidRPr="00191BF5" w:rsidRDefault="00FB7532" w:rsidP="00FB7532">
      <w:pPr>
        <w:pStyle w:val="ListParagraph"/>
        <w:numPr>
          <w:ilvl w:val="0"/>
          <w:numId w:val="10"/>
        </w:numPr>
        <w:spacing w:after="0" w:line="240" w:lineRule="auto"/>
        <w:rPr>
          <w:rFonts w:asciiTheme="majorHAnsi" w:hAnsiTheme="majorHAnsi" w:cstheme="majorHAnsi"/>
          <w:b/>
        </w:rPr>
      </w:pPr>
      <w:r w:rsidRPr="00191BF5">
        <w:rPr>
          <w:rFonts w:asciiTheme="majorHAnsi" w:hAnsiTheme="majorHAnsi" w:cstheme="majorHAnsi"/>
          <w:b/>
        </w:rPr>
        <w:t>Study Site</w:t>
      </w:r>
    </w:p>
    <w:p w14:paraId="34B9034C" w14:textId="17A5960B" w:rsidR="005D30B3" w:rsidRDefault="00FC258B" w:rsidP="009E1152">
      <w:pPr>
        <w:pStyle w:val="ListParagraph"/>
        <w:numPr>
          <w:ilvl w:val="1"/>
          <w:numId w:val="10"/>
        </w:numPr>
        <w:spacing w:after="0" w:line="240" w:lineRule="auto"/>
        <w:rPr>
          <w:rFonts w:asciiTheme="majorHAnsi" w:hAnsiTheme="majorHAnsi" w:cstheme="majorHAnsi"/>
        </w:rPr>
      </w:pPr>
      <w:r>
        <w:rPr>
          <w:rFonts w:asciiTheme="majorHAnsi" w:hAnsiTheme="majorHAnsi" w:cstheme="majorHAnsi"/>
        </w:rPr>
        <w:t>Falling Creek Reservoir (FCR) is a small (~12 ha), shallow (maximum depth &lt; 9.3m) dimictic drinking water reservoir located in southwestern Virginia. FCR is owned and operated by the Western Virginia Water Authority (WVWA)</w:t>
      </w:r>
      <w:r w:rsidR="005D30B3">
        <w:rPr>
          <w:rFonts w:asciiTheme="majorHAnsi" w:hAnsiTheme="majorHAnsi" w:cstheme="majorHAnsi"/>
        </w:rPr>
        <w:t>, and lies within a forested watershed, although the reservoir continues to exhibit incidences of poor water quality as a result of historical eutrophication of the reservoir (Gerling et al 2016)</w:t>
      </w:r>
      <w:r>
        <w:rPr>
          <w:rFonts w:asciiTheme="majorHAnsi" w:hAnsiTheme="majorHAnsi" w:cstheme="majorHAnsi"/>
        </w:rPr>
        <w:t xml:space="preserve">. </w:t>
      </w:r>
      <w:r w:rsidR="002A2263">
        <w:rPr>
          <w:rFonts w:asciiTheme="majorHAnsi" w:hAnsiTheme="majorHAnsi" w:cstheme="majorHAnsi"/>
        </w:rPr>
        <w:t>The major water source to FCR comes from a single tributary which flows from Beaverdam Reservoir (BVR; Figure 1).</w:t>
      </w:r>
    </w:p>
    <w:p w14:paraId="42DC8F53" w14:textId="67EDEB30" w:rsidR="005D30B3" w:rsidRPr="005367DC" w:rsidRDefault="005D30B3" w:rsidP="005D30B3">
      <w:pPr>
        <w:pStyle w:val="ListParagraph"/>
        <w:numPr>
          <w:ilvl w:val="0"/>
          <w:numId w:val="10"/>
        </w:numPr>
        <w:spacing w:after="0" w:line="240" w:lineRule="auto"/>
        <w:rPr>
          <w:rFonts w:asciiTheme="majorHAnsi" w:hAnsiTheme="majorHAnsi" w:cstheme="majorHAnsi"/>
          <w:b/>
        </w:rPr>
      </w:pPr>
      <w:r w:rsidRPr="005367DC">
        <w:rPr>
          <w:rFonts w:asciiTheme="majorHAnsi" w:hAnsiTheme="majorHAnsi" w:cstheme="majorHAnsi"/>
          <w:b/>
        </w:rPr>
        <w:t>Historical</w:t>
      </w:r>
      <w:r w:rsidR="002A2263" w:rsidRPr="005367DC">
        <w:rPr>
          <w:rFonts w:asciiTheme="majorHAnsi" w:hAnsiTheme="majorHAnsi" w:cstheme="majorHAnsi"/>
          <w:b/>
        </w:rPr>
        <w:t xml:space="preserve"> and sensor dataset</w:t>
      </w:r>
    </w:p>
    <w:p w14:paraId="0F587690" w14:textId="52B2EFCE" w:rsidR="00FC258B" w:rsidRDefault="005D30B3" w:rsidP="005D30B3">
      <w:pPr>
        <w:pStyle w:val="ListParagraph"/>
        <w:numPr>
          <w:ilvl w:val="1"/>
          <w:numId w:val="10"/>
        </w:numPr>
        <w:spacing w:after="0" w:line="240" w:lineRule="auto"/>
        <w:rPr>
          <w:rFonts w:asciiTheme="majorHAnsi" w:hAnsiTheme="majorHAnsi" w:cstheme="majorHAnsi"/>
        </w:rPr>
      </w:pPr>
      <w:r>
        <w:rPr>
          <w:rFonts w:asciiTheme="majorHAnsi" w:hAnsiTheme="majorHAnsi" w:cstheme="majorHAnsi"/>
        </w:rPr>
        <w:t xml:space="preserve">An extensive, routine monitoring dataset has been cultivated </w:t>
      </w:r>
      <w:r w:rsidR="002A2263">
        <w:rPr>
          <w:rFonts w:asciiTheme="majorHAnsi" w:hAnsiTheme="majorHAnsi" w:cstheme="majorHAnsi"/>
        </w:rPr>
        <w:t xml:space="preserve">in FCR </w:t>
      </w:r>
      <w:r>
        <w:rPr>
          <w:rFonts w:asciiTheme="majorHAnsi" w:hAnsiTheme="majorHAnsi" w:cstheme="majorHAnsi"/>
        </w:rPr>
        <w:t>since 2013 in collaboration with the WVWA and Virginia Tech University</w:t>
      </w:r>
      <w:r w:rsidR="00EB2201">
        <w:rPr>
          <w:rFonts w:asciiTheme="majorHAnsi" w:hAnsiTheme="majorHAnsi" w:cstheme="majorHAnsi"/>
        </w:rPr>
        <w:t xml:space="preserve">. This dataset includes </w:t>
      </w:r>
      <w:r>
        <w:rPr>
          <w:rFonts w:asciiTheme="majorHAnsi" w:hAnsiTheme="majorHAnsi" w:cstheme="majorHAnsi"/>
        </w:rPr>
        <w:t>meteorological, physical, chemical, and biological data</w:t>
      </w:r>
      <w:r w:rsidR="00EB2201">
        <w:rPr>
          <w:rFonts w:asciiTheme="majorHAnsi" w:hAnsiTheme="majorHAnsi" w:cstheme="majorHAnsi"/>
        </w:rPr>
        <w:t xml:space="preserve"> collected both at the deep hole of the reservoir and at the major inflow to FCR</w:t>
      </w:r>
      <w:r>
        <w:rPr>
          <w:rFonts w:asciiTheme="majorHAnsi" w:hAnsiTheme="majorHAnsi" w:cstheme="majorHAnsi"/>
        </w:rPr>
        <w:t>.</w:t>
      </w:r>
      <w:r w:rsidR="00EB2201">
        <w:rPr>
          <w:rFonts w:asciiTheme="majorHAnsi" w:hAnsiTheme="majorHAnsi" w:cstheme="majorHAnsi"/>
        </w:rPr>
        <w:t xml:space="preserve"> The inflow dataset also includes discharge to the reservoir measured every 15 minutes at a weir installed at the stream site.</w:t>
      </w:r>
      <w:r w:rsidR="002A2263">
        <w:rPr>
          <w:rFonts w:asciiTheme="majorHAnsi" w:hAnsiTheme="majorHAnsi" w:cstheme="majorHAnsi"/>
        </w:rPr>
        <w:t xml:space="preserve"> </w:t>
      </w:r>
      <w:r>
        <w:rPr>
          <w:rFonts w:asciiTheme="majorHAnsi" w:hAnsiTheme="majorHAnsi" w:cstheme="majorHAnsi"/>
        </w:rPr>
        <w:t>More recently, a</w:t>
      </w:r>
      <w:r w:rsidR="00FC258B">
        <w:rPr>
          <w:rFonts w:asciiTheme="majorHAnsi" w:hAnsiTheme="majorHAnsi" w:cstheme="majorHAnsi"/>
        </w:rPr>
        <w:t>s part of the Smart and Connected Communities (SCC) project, FCR has been outfitted with numerous high-frequency sensors to capture real-time changes in water quality.</w:t>
      </w:r>
      <w:r w:rsidR="002A2263">
        <w:rPr>
          <w:rFonts w:asciiTheme="majorHAnsi" w:hAnsiTheme="majorHAnsi" w:cstheme="majorHAnsi"/>
        </w:rPr>
        <w:t xml:space="preserve"> These data are </w:t>
      </w:r>
    </w:p>
    <w:p w14:paraId="3257C0EF" w14:textId="4C68CA38" w:rsidR="005367DC" w:rsidRPr="005367DC" w:rsidRDefault="005367DC" w:rsidP="005367DC">
      <w:pPr>
        <w:pStyle w:val="ListParagraph"/>
        <w:numPr>
          <w:ilvl w:val="0"/>
          <w:numId w:val="10"/>
        </w:numPr>
        <w:spacing w:after="0" w:line="240" w:lineRule="auto"/>
        <w:rPr>
          <w:rFonts w:asciiTheme="majorHAnsi" w:hAnsiTheme="majorHAnsi" w:cstheme="majorHAnsi"/>
          <w:b/>
        </w:rPr>
      </w:pPr>
      <w:r w:rsidRPr="005367DC">
        <w:rPr>
          <w:rFonts w:asciiTheme="majorHAnsi" w:hAnsiTheme="majorHAnsi" w:cstheme="majorHAnsi"/>
          <w:b/>
        </w:rPr>
        <w:t>Model Development</w:t>
      </w:r>
      <w:r w:rsidR="002B10E7">
        <w:rPr>
          <w:rFonts w:asciiTheme="majorHAnsi" w:hAnsiTheme="majorHAnsi" w:cstheme="majorHAnsi"/>
          <w:b/>
        </w:rPr>
        <w:t xml:space="preserve"> (Question 1)</w:t>
      </w:r>
    </w:p>
    <w:p w14:paraId="69B8EA8F" w14:textId="4A42DD90" w:rsidR="00397952" w:rsidRDefault="00397952" w:rsidP="005367DC">
      <w:pPr>
        <w:pStyle w:val="ListParagraph"/>
        <w:numPr>
          <w:ilvl w:val="1"/>
          <w:numId w:val="10"/>
        </w:numPr>
        <w:spacing w:after="0" w:line="240" w:lineRule="auto"/>
        <w:rPr>
          <w:rFonts w:asciiTheme="majorHAnsi" w:hAnsiTheme="majorHAnsi" w:cstheme="majorHAnsi"/>
        </w:rPr>
      </w:pPr>
      <w:r>
        <w:rPr>
          <w:rFonts w:asciiTheme="majorHAnsi" w:hAnsiTheme="majorHAnsi" w:cstheme="majorHAnsi"/>
        </w:rPr>
        <w:t xml:space="preserve">We </w:t>
      </w:r>
      <w:r w:rsidR="007D0E56">
        <w:rPr>
          <w:rFonts w:asciiTheme="majorHAnsi" w:hAnsiTheme="majorHAnsi" w:cstheme="majorHAnsi"/>
        </w:rPr>
        <w:t>will develop</w:t>
      </w:r>
      <w:r>
        <w:rPr>
          <w:rFonts w:asciiTheme="majorHAnsi" w:hAnsiTheme="majorHAnsi" w:cstheme="majorHAnsi"/>
        </w:rPr>
        <w:t xml:space="preserve"> both an empirical and a process-based model to forecast chlorophyll-a in the surface water (1.0 m) at FCR during the summer stratified period (May-October). </w:t>
      </w:r>
      <w:r w:rsidR="00F67C47">
        <w:rPr>
          <w:rFonts w:asciiTheme="majorHAnsi" w:hAnsiTheme="majorHAnsi" w:cstheme="majorHAnsi"/>
        </w:rPr>
        <w:t xml:space="preserve">The training period for ARIMA will be 2013-2016 and for GLM will be 2013-2017. The training period is shortened for ARIMA due to a lack of input data for the model during 2017. Both models will be trained using data from 2018. </w:t>
      </w:r>
    </w:p>
    <w:p w14:paraId="6518F28B" w14:textId="17FDC98D" w:rsidR="005367DC" w:rsidRDefault="00397952" w:rsidP="005367DC">
      <w:pPr>
        <w:pStyle w:val="ListParagraph"/>
        <w:numPr>
          <w:ilvl w:val="1"/>
          <w:numId w:val="10"/>
        </w:numPr>
        <w:spacing w:after="0" w:line="240" w:lineRule="auto"/>
        <w:rPr>
          <w:rFonts w:asciiTheme="majorHAnsi" w:hAnsiTheme="majorHAnsi" w:cstheme="majorHAnsi"/>
        </w:rPr>
      </w:pPr>
      <w:r>
        <w:rPr>
          <w:rFonts w:asciiTheme="majorHAnsi" w:hAnsiTheme="majorHAnsi" w:cstheme="majorHAnsi"/>
        </w:rPr>
        <w:t xml:space="preserve">Empirical: </w:t>
      </w:r>
      <w:r w:rsidR="005367DC">
        <w:rPr>
          <w:rFonts w:asciiTheme="majorHAnsi" w:hAnsiTheme="majorHAnsi" w:cstheme="majorHAnsi"/>
        </w:rPr>
        <w:t>ARIMA</w:t>
      </w:r>
    </w:p>
    <w:p w14:paraId="53FB1E7B" w14:textId="023AC458" w:rsidR="00EB2201" w:rsidRDefault="00397952" w:rsidP="00EB2201">
      <w:pPr>
        <w:pStyle w:val="ListParagraph"/>
        <w:numPr>
          <w:ilvl w:val="2"/>
          <w:numId w:val="10"/>
        </w:numPr>
        <w:spacing w:after="0" w:line="240" w:lineRule="auto"/>
        <w:rPr>
          <w:rFonts w:asciiTheme="majorHAnsi" w:hAnsiTheme="majorHAnsi" w:cstheme="majorHAnsi"/>
        </w:rPr>
      </w:pPr>
      <w:r>
        <w:rPr>
          <w:rFonts w:asciiTheme="majorHAnsi" w:hAnsiTheme="majorHAnsi" w:cstheme="majorHAnsi"/>
        </w:rPr>
        <w:t xml:space="preserve">An autoregressive integrated moving average (ARIMA) generalized linear model was developed for our empirical approach to forecasting chlorophyll-a in FCR. </w:t>
      </w:r>
      <w:r w:rsidR="007D0E56">
        <w:rPr>
          <w:rFonts w:asciiTheme="majorHAnsi" w:hAnsiTheme="majorHAnsi" w:cstheme="majorHAnsi"/>
        </w:rPr>
        <w:t xml:space="preserve">The appropriate time step to be included as the autoregressive term will be determined by selecting the timestep with the highest Pearson’s r correlation coefficient. </w:t>
      </w:r>
      <w:r>
        <w:rPr>
          <w:rFonts w:asciiTheme="majorHAnsi" w:hAnsiTheme="majorHAnsi" w:cstheme="majorHAnsi"/>
        </w:rPr>
        <w:t xml:space="preserve">From </w:t>
      </w:r>
      <w:r w:rsidR="007D0E56">
        <w:rPr>
          <w:rFonts w:asciiTheme="majorHAnsi" w:hAnsiTheme="majorHAnsi" w:cstheme="majorHAnsi"/>
        </w:rPr>
        <w:t>a</w:t>
      </w:r>
      <w:r>
        <w:rPr>
          <w:rFonts w:asciiTheme="majorHAnsi" w:hAnsiTheme="majorHAnsi" w:cstheme="majorHAnsi"/>
        </w:rPr>
        <w:t xml:space="preserve"> pool of 53 meteorological, physical, chemical, and biological driver variables</w:t>
      </w:r>
      <w:r w:rsidR="007D0E56">
        <w:rPr>
          <w:rFonts w:asciiTheme="majorHAnsi" w:hAnsiTheme="majorHAnsi" w:cstheme="majorHAnsi"/>
        </w:rPr>
        <w:t xml:space="preserve">, we will select only driver variables which are predictable in nature (e.g., meteorological and inflow variables). From within the pool of predictable driver variables, we will further select only variables which are not correlated with each other </w:t>
      </w:r>
      <w:proofErr w:type="gramStart"/>
      <w:r w:rsidR="007D0E56">
        <w:rPr>
          <w:rFonts w:asciiTheme="majorHAnsi" w:hAnsiTheme="majorHAnsi" w:cstheme="majorHAnsi"/>
        </w:rPr>
        <w:t>through the use of</w:t>
      </w:r>
      <w:proofErr w:type="gramEnd"/>
      <w:r w:rsidR="007D0E56">
        <w:rPr>
          <w:rFonts w:asciiTheme="majorHAnsi" w:hAnsiTheme="majorHAnsi" w:cstheme="majorHAnsi"/>
        </w:rPr>
        <w:t xml:space="preserve"> a Pearson’s correlation analysis. Using these variables, we will develop all possible ARIMA model iterations, and the best model will be selected by </w:t>
      </w:r>
      <w:proofErr w:type="spellStart"/>
      <w:r w:rsidR="007D0E56">
        <w:rPr>
          <w:rFonts w:asciiTheme="majorHAnsi" w:hAnsiTheme="majorHAnsi" w:cstheme="majorHAnsi"/>
        </w:rPr>
        <w:t>AICc</w:t>
      </w:r>
      <w:proofErr w:type="spellEnd"/>
      <w:r w:rsidR="007D0E56">
        <w:rPr>
          <w:rFonts w:asciiTheme="majorHAnsi" w:hAnsiTheme="majorHAnsi" w:cstheme="majorHAnsi"/>
        </w:rPr>
        <w:t xml:space="preserve"> (Akaike’s Information Criterion) and parsimony.</w:t>
      </w:r>
    </w:p>
    <w:p w14:paraId="6C88CFD9" w14:textId="7F13B05F" w:rsidR="005367DC" w:rsidRDefault="007D0E56" w:rsidP="005367DC">
      <w:pPr>
        <w:pStyle w:val="ListParagraph"/>
        <w:numPr>
          <w:ilvl w:val="1"/>
          <w:numId w:val="10"/>
        </w:numPr>
        <w:spacing w:after="0" w:line="240" w:lineRule="auto"/>
        <w:rPr>
          <w:rFonts w:asciiTheme="majorHAnsi" w:hAnsiTheme="majorHAnsi" w:cstheme="majorHAnsi"/>
        </w:rPr>
      </w:pPr>
      <w:r>
        <w:rPr>
          <w:rFonts w:asciiTheme="majorHAnsi" w:hAnsiTheme="majorHAnsi" w:cstheme="majorHAnsi"/>
        </w:rPr>
        <w:t xml:space="preserve">Process-based: </w:t>
      </w:r>
      <w:r w:rsidR="005367DC">
        <w:rPr>
          <w:rFonts w:asciiTheme="majorHAnsi" w:hAnsiTheme="majorHAnsi" w:cstheme="majorHAnsi"/>
        </w:rPr>
        <w:t>GLM</w:t>
      </w:r>
    </w:p>
    <w:p w14:paraId="316234CF" w14:textId="3DAA7F3E" w:rsidR="00D769B4" w:rsidRDefault="00D769B4" w:rsidP="00D769B4">
      <w:pPr>
        <w:pStyle w:val="ListParagraph"/>
        <w:numPr>
          <w:ilvl w:val="2"/>
          <w:numId w:val="10"/>
        </w:numPr>
        <w:spacing w:after="0" w:line="240" w:lineRule="auto"/>
        <w:rPr>
          <w:rFonts w:asciiTheme="majorHAnsi" w:hAnsiTheme="majorHAnsi" w:cstheme="majorHAnsi"/>
        </w:rPr>
      </w:pPr>
      <w:r>
        <w:rPr>
          <w:rFonts w:asciiTheme="majorHAnsi" w:hAnsiTheme="majorHAnsi" w:cstheme="majorHAnsi"/>
        </w:rPr>
        <w:t xml:space="preserve">We used the General Lake Model, Aquatic </w:t>
      </w:r>
      <w:proofErr w:type="spellStart"/>
      <w:r>
        <w:rPr>
          <w:rFonts w:asciiTheme="majorHAnsi" w:hAnsiTheme="majorHAnsi" w:cstheme="majorHAnsi"/>
        </w:rPr>
        <w:t>Ecodynamics</w:t>
      </w:r>
      <w:proofErr w:type="spellEnd"/>
      <w:r>
        <w:rPr>
          <w:rFonts w:asciiTheme="majorHAnsi" w:hAnsiTheme="majorHAnsi" w:cstheme="majorHAnsi"/>
        </w:rPr>
        <w:t xml:space="preserve"> (GLM-AED) as our process-based model. GLM-AED is a one-dimensional hydrodynamic model, etc.</w:t>
      </w:r>
    </w:p>
    <w:p w14:paraId="17A1D93F" w14:textId="2AC92148" w:rsidR="005367DC" w:rsidRPr="005367DC" w:rsidRDefault="005367DC" w:rsidP="005367DC">
      <w:pPr>
        <w:pStyle w:val="ListParagraph"/>
        <w:numPr>
          <w:ilvl w:val="0"/>
          <w:numId w:val="10"/>
        </w:numPr>
        <w:spacing w:after="0" w:line="240" w:lineRule="auto"/>
        <w:rPr>
          <w:rFonts w:asciiTheme="majorHAnsi" w:hAnsiTheme="majorHAnsi" w:cstheme="majorHAnsi"/>
          <w:b/>
        </w:rPr>
      </w:pPr>
      <w:r w:rsidRPr="005367DC">
        <w:rPr>
          <w:rFonts w:asciiTheme="majorHAnsi" w:hAnsiTheme="majorHAnsi" w:cstheme="majorHAnsi"/>
          <w:b/>
        </w:rPr>
        <w:t>Forecasting Framework: FLARE</w:t>
      </w:r>
      <w:r w:rsidR="002B10E7">
        <w:rPr>
          <w:rFonts w:asciiTheme="majorHAnsi" w:hAnsiTheme="majorHAnsi" w:cstheme="majorHAnsi"/>
          <w:b/>
        </w:rPr>
        <w:t xml:space="preserve"> (Question 2)</w:t>
      </w:r>
    </w:p>
    <w:p w14:paraId="74E59ED3" w14:textId="1F4D39EC" w:rsidR="005367DC" w:rsidRDefault="007D0E56" w:rsidP="002B10E7">
      <w:pPr>
        <w:pStyle w:val="ListParagraph"/>
        <w:numPr>
          <w:ilvl w:val="1"/>
          <w:numId w:val="10"/>
        </w:numPr>
        <w:spacing w:after="0" w:line="240" w:lineRule="auto"/>
        <w:rPr>
          <w:rFonts w:asciiTheme="majorHAnsi" w:hAnsiTheme="majorHAnsi" w:cstheme="majorHAnsi"/>
        </w:rPr>
      </w:pPr>
      <w:r w:rsidRPr="002B10E7">
        <w:rPr>
          <w:rFonts w:asciiTheme="majorHAnsi" w:hAnsiTheme="majorHAnsi" w:cstheme="majorHAnsi"/>
        </w:rPr>
        <w:t>Both models will be integrated i</w:t>
      </w:r>
      <w:r w:rsidR="002B10E7" w:rsidRPr="002B10E7">
        <w:rPr>
          <w:rFonts w:asciiTheme="majorHAnsi" w:hAnsiTheme="majorHAnsi" w:cstheme="majorHAnsi"/>
        </w:rPr>
        <w:t>nto an existing forecasting framework</w:t>
      </w:r>
      <w:r w:rsidR="002B10E7">
        <w:rPr>
          <w:rFonts w:asciiTheme="majorHAnsi" w:hAnsiTheme="majorHAnsi" w:cstheme="majorHAnsi"/>
        </w:rPr>
        <w:t xml:space="preserve">, </w:t>
      </w:r>
      <w:r w:rsidR="005367DC" w:rsidRPr="002B10E7">
        <w:rPr>
          <w:rFonts w:asciiTheme="majorHAnsi" w:hAnsiTheme="majorHAnsi" w:cstheme="majorHAnsi"/>
        </w:rPr>
        <w:t>Forecasting Lake and Reservoir Ecosystems (FLARE)</w:t>
      </w:r>
      <w:r w:rsidR="002B10E7">
        <w:rPr>
          <w:rFonts w:asciiTheme="majorHAnsi" w:hAnsiTheme="majorHAnsi" w:cstheme="majorHAnsi"/>
        </w:rPr>
        <w:t xml:space="preserve">, to produce iterative near-term 16-day forecasts of chlorophyll-a. </w:t>
      </w:r>
    </w:p>
    <w:p w14:paraId="3DFB3DF1" w14:textId="77777777" w:rsidR="002B10E7" w:rsidRPr="00191BF5" w:rsidRDefault="002B10E7" w:rsidP="002B10E7">
      <w:pPr>
        <w:pStyle w:val="ListParagraph"/>
        <w:numPr>
          <w:ilvl w:val="2"/>
          <w:numId w:val="10"/>
        </w:numPr>
        <w:spacing w:after="0" w:line="240" w:lineRule="auto"/>
        <w:rPr>
          <w:rFonts w:asciiTheme="majorHAnsi" w:hAnsiTheme="majorHAnsi" w:cstheme="majorHAnsi"/>
        </w:rPr>
      </w:pPr>
      <w:r w:rsidRPr="00191BF5">
        <w:rPr>
          <w:rFonts w:asciiTheme="majorHAnsi" w:hAnsiTheme="majorHAnsi" w:cstheme="majorHAnsi"/>
        </w:rPr>
        <w:t>Use near-term NOAA forecasts + sensor-cloud networks to pull current data and forecasts of driver variables to go into ARIMA and GLM models</w:t>
      </w:r>
    </w:p>
    <w:p w14:paraId="6A841DFD" w14:textId="77777777" w:rsidR="002B10E7" w:rsidRPr="00191BF5" w:rsidRDefault="002B10E7" w:rsidP="002B10E7">
      <w:pPr>
        <w:pStyle w:val="ListParagraph"/>
        <w:numPr>
          <w:ilvl w:val="1"/>
          <w:numId w:val="10"/>
        </w:numPr>
        <w:spacing w:after="0" w:line="240" w:lineRule="auto"/>
        <w:rPr>
          <w:rFonts w:asciiTheme="majorHAnsi" w:hAnsiTheme="majorHAnsi" w:cstheme="majorHAnsi"/>
        </w:rPr>
      </w:pPr>
      <w:commentRangeStart w:id="12"/>
      <w:r w:rsidRPr="00191BF5">
        <w:rPr>
          <w:rFonts w:asciiTheme="majorHAnsi" w:hAnsiTheme="majorHAnsi" w:cstheme="majorHAnsi"/>
        </w:rPr>
        <w:lastRenderedPageBreak/>
        <w:t>For both models, I will sample from a distribution of parameters using Bayesian techniques to generate uncertainties for each forecast</w:t>
      </w:r>
      <w:commentRangeEnd w:id="12"/>
      <w:r w:rsidRPr="00191BF5">
        <w:rPr>
          <w:rStyle w:val="CommentReference"/>
          <w:rFonts w:asciiTheme="majorHAnsi" w:hAnsiTheme="majorHAnsi" w:cstheme="majorHAnsi"/>
        </w:rPr>
        <w:commentReference w:id="12"/>
      </w:r>
    </w:p>
    <w:p w14:paraId="70B3D4E5" w14:textId="330C3C3C" w:rsidR="002B10E7" w:rsidRDefault="002B10E7" w:rsidP="002B10E7">
      <w:pPr>
        <w:pStyle w:val="ListParagraph"/>
        <w:numPr>
          <w:ilvl w:val="1"/>
          <w:numId w:val="10"/>
        </w:numPr>
        <w:spacing w:after="0" w:line="240" w:lineRule="auto"/>
        <w:rPr>
          <w:rFonts w:asciiTheme="majorHAnsi" w:hAnsiTheme="majorHAnsi" w:cstheme="majorHAnsi"/>
        </w:rPr>
      </w:pPr>
      <w:r w:rsidRPr="00191BF5">
        <w:rPr>
          <w:rFonts w:asciiTheme="majorHAnsi" w:hAnsiTheme="majorHAnsi" w:cstheme="majorHAnsi"/>
        </w:rPr>
        <w:t>These forecasts will be direct deliverables to WVWA</w:t>
      </w:r>
    </w:p>
    <w:p w14:paraId="111093F3" w14:textId="1A8FC6DC" w:rsidR="002B10E7" w:rsidRPr="00191BF5" w:rsidRDefault="002B10E7" w:rsidP="002B10E7">
      <w:pPr>
        <w:pStyle w:val="ListParagraph"/>
        <w:numPr>
          <w:ilvl w:val="0"/>
          <w:numId w:val="10"/>
        </w:numPr>
        <w:spacing w:after="0" w:line="240" w:lineRule="auto"/>
        <w:rPr>
          <w:rFonts w:asciiTheme="majorHAnsi" w:hAnsiTheme="majorHAnsi" w:cstheme="majorHAnsi"/>
          <w:b/>
        </w:rPr>
      </w:pPr>
      <w:r>
        <w:rPr>
          <w:rFonts w:asciiTheme="majorHAnsi" w:hAnsiTheme="majorHAnsi" w:cstheme="majorHAnsi"/>
          <w:b/>
        </w:rPr>
        <w:t>Integrated Model Averaging</w:t>
      </w:r>
      <w:r w:rsidR="00F67C47">
        <w:rPr>
          <w:rFonts w:asciiTheme="majorHAnsi" w:hAnsiTheme="majorHAnsi" w:cstheme="majorHAnsi"/>
          <w:b/>
        </w:rPr>
        <w:t xml:space="preserve"> (Question 3) </w:t>
      </w:r>
    </w:p>
    <w:p w14:paraId="5646D5FF" w14:textId="77777777" w:rsidR="009C41E3" w:rsidRDefault="009C41E3" w:rsidP="009C41E3">
      <w:pPr>
        <w:pStyle w:val="ListParagraph"/>
        <w:numPr>
          <w:ilvl w:val="1"/>
          <w:numId w:val="10"/>
        </w:numPr>
        <w:rPr>
          <w:rFonts w:asciiTheme="majorHAnsi" w:hAnsiTheme="majorHAnsi" w:cstheme="majorHAnsi"/>
        </w:rPr>
      </w:pPr>
      <w:r w:rsidRPr="00191BF5">
        <w:rPr>
          <w:rFonts w:asciiTheme="majorHAnsi" w:hAnsiTheme="majorHAnsi" w:cstheme="majorHAnsi"/>
        </w:rPr>
        <w:t xml:space="preserve">Weighted model averaging </w:t>
      </w:r>
      <w:proofErr w:type="gramStart"/>
      <w:r w:rsidRPr="00191BF5">
        <w:rPr>
          <w:rFonts w:asciiTheme="majorHAnsi" w:hAnsiTheme="majorHAnsi" w:cstheme="majorHAnsi"/>
        </w:rPr>
        <w:t>as a way to</w:t>
      </w:r>
      <w:proofErr w:type="gramEnd"/>
      <w:r w:rsidRPr="00191BF5">
        <w:rPr>
          <w:rFonts w:asciiTheme="majorHAnsi" w:hAnsiTheme="majorHAnsi" w:cstheme="majorHAnsi"/>
        </w:rPr>
        <w:t xml:space="preserve"> incorporate strengths of multiple models</w:t>
      </w:r>
    </w:p>
    <w:p w14:paraId="17C406D5" w14:textId="154F672D" w:rsidR="009C41E3" w:rsidRPr="009C41E3" w:rsidRDefault="009C41E3" w:rsidP="009C41E3">
      <w:pPr>
        <w:pStyle w:val="ListParagraph"/>
        <w:numPr>
          <w:ilvl w:val="2"/>
          <w:numId w:val="10"/>
        </w:numPr>
        <w:rPr>
          <w:rFonts w:asciiTheme="majorHAnsi" w:hAnsiTheme="majorHAnsi" w:cstheme="majorHAnsi"/>
        </w:rPr>
      </w:pPr>
      <w:r w:rsidRPr="002B7506">
        <w:rPr>
          <w:rFonts w:asciiTheme="majorHAnsi" w:hAnsiTheme="majorHAnsi" w:cstheme="majorHAnsi"/>
        </w:rPr>
        <w:t>‘‘Observation and theory get on best when they</w:t>
      </w:r>
      <w:r>
        <w:rPr>
          <w:rFonts w:asciiTheme="majorHAnsi" w:hAnsiTheme="majorHAnsi" w:cstheme="majorHAnsi"/>
        </w:rPr>
        <w:t xml:space="preserve"> </w:t>
      </w:r>
      <w:r w:rsidRPr="002B7506">
        <w:rPr>
          <w:rFonts w:asciiTheme="majorHAnsi" w:hAnsiTheme="majorHAnsi" w:cstheme="majorHAnsi"/>
        </w:rPr>
        <w:t>are mixed together, both helping one another in the pursuit of truth’’ (Eddington 1935).</w:t>
      </w:r>
    </w:p>
    <w:p w14:paraId="6CE28432" w14:textId="77777777" w:rsidR="002B10E7" w:rsidRPr="00191BF5" w:rsidRDefault="002B10E7" w:rsidP="002B10E7">
      <w:pPr>
        <w:pStyle w:val="ListParagraph"/>
        <w:numPr>
          <w:ilvl w:val="0"/>
          <w:numId w:val="7"/>
        </w:numPr>
        <w:rPr>
          <w:rFonts w:asciiTheme="majorHAnsi" w:hAnsiTheme="majorHAnsi" w:cstheme="majorHAnsi"/>
          <w:b/>
        </w:rPr>
      </w:pPr>
      <w:commentRangeStart w:id="13"/>
      <w:r w:rsidRPr="00191BF5">
        <w:rPr>
          <w:rFonts w:asciiTheme="majorHAnsi" w:hAnsiTheme="majorHAnsi" w:cstheme="majorHAnsi"/>
        </w:rPr>
        <w:t>If model strengths between ARIMA and GLM are distinct, a weighted model average may be developed to capture the relative strengths of each model and cover as much of the variability in chlorophyll-a as possible</w:t>
      </w:r>
      <w:commentRangeEnd w:id="13"/>
      <w:r w:rsidRPr="00191BF5">
        <w:rPr>
          <w:rStyle w:val="CommentReference"/>
          <w:rFonts w:asciiTheme="majorHAnsi" w:hAnsiTheme="majorHAnsi" w:cstheme="majorHAnsi"/>
        </w:rPr>
        <w:commentReference w:id="13"/>
      </w:r>
    </w:p>
    <w:p w14:paraId="48F662B5" w14:textId="77777777" w:rsidR="002B10E7" w:rsidRPr="00191BF5" w:rsidRDefault="002B10E7" w:rsidP="002B10E7">
      <w:pPr>
        <w:pStyle w:val="ListParagraph"/>
        <w:numPr>
          <w:ilvl w:val="0"/>
          <w:numId w:val="7"/>
        </w:numPr>
        <w:rPr>
          <w:rFonts w:asciiTheme="majorHAnsi" w:hAnsiTheme="majorHAnsi" w:cstheme="majorHAnsi"/>
          <w:b/>
        </w:rPr>
      </w:pPr>
      <w:commentRangeStart w:id="14"/>
      <w:r w:rsidRPr="00191BF5">
        <w:rPr>
          <w:rFonts w:asciiTheme="majorHAnsi" w:hAnsiTheme="majorHAnsi" w:cstheme="majorHAnsi"/>
        </w:rPr>
        <w:t>TEXT TO BE INCORPORATED INTO THIS SECTION: Once both models are calibrated, I will assess how effective each model is at predicting near-term future states of water quality. For GLM, I will use 2-week weather predictions to run the calibrated model to predict chlorophyll-a.</w:t>
      </w:r>
      <w:commentRangeEnd w:id="14"/>
      <w:r w:rsidRPr="00191BF5">
        <w:rPr>
          <w:rStyle w:val="CommentReference"/>
          <w:rFonts w:asciiTheme="majorHAnsi" w:hAnsiTheme="majorHAnsi" w:cstheme="majorHAnsi"/>
        </w:rPr>
        <w:commentReference w:id="14"/>
      </w:r>
      <w:r w:rsidRPr="00191BF5">
        <w:rPr>
          <w:rFonts w:asciiTheme="majorHAnsi" w:hAnsiTheme="majorHAnsi" w:cstheme="majorHAnsi"/>
        </w:rPr>
        <w:t xml:space="preserve"> For the time series model, if the model indicates, for example, that the previous month’s P load is the most important driver of current chlorophyll-a, I will feed the model with current P loads to predict future chlorophyll-a. For both models, I will sample from a distribution of parameters using Bayesian techniques to generate uncertainties for each forecast. </w:t>
      </w:r>
      <w:commentRangeStart w:id="15"/>
      <w:r w:rsidRPr="00191BF5">
        <w:rPr>
          <w:rFonts w:asciiTheme="majorHAnsi" w:hAnsiTheme="majorHAnsi" w:cstheme="majorHAnsi"/>
        </w:rPr>
        <w:t xml:space="preserve">The forecast model outputs will then be compared to the observed high-frequency chlorophyll-a sensor data to determine which approach is most robust under different conditions. </w:t>
      </w:r>
      <w:commentRangeEnd w:id="15"/>
      <w:r w:rsidRPr="00191BF5">
        <w:rPr>
          <w:rStyle w:val="CommentReference"/>
          <w:rFonts w:asciiTheme="majorHAnsi" w:hAnsiTheme="majorHAnsi" w:cstheme="majorHAnsi"/>
        </w:rPr>
        <w:commentReference w:id="15"/>
      </w:r>
      <w:r w:rsidRPr="00191BF5">
        <w:rPr>
          <w:rFonts w:asciiTheme="majorHAnsi" w:hAnsiTheme="majorHAnsi" w:cstheme="majorHAnsi"/>
        </w:rPr>
        <w:t xml:space="preserve">I predict that output from the </w:t>
      </w:r>
      <w:commentRangeStart w:id="16"/>
      <w:r w:rsidRPr="00191BF5">
        <w:rPr>
          <w:rFonts w:asciiTheme="majorHAnsi" w:hAnsiTheme="majorHAnsi" w:cstheme="majorHAnsi"/>
        </w:rPr>
        <w:t>time series model will have a larger uncertainty t</w:t>
      </w:r>
      <w:commentRangeEnd w:id="16"/>
      <w:r w:rsidRPr="00191BF5">
        <w:rPr>
          <w:rStyle w:val="CommentReference"/>
          <w:rFonts w:asciiTheme="majorHAnsi" w:hAnsiTheme="majorHAnsi" w:cstheme="majorHAnsi"/>
        </w:rPr>
        <w:commentReference w:id="16"/>
      </w:r>
      <w:r w:rsidRPr="00191BF5">
        <w:rPr>
          <w:rFonts w:asciiTheme="majorHAnsi" w:hAnsiTheme="majorHAnsi" w:cstheme="majorHAnsi"/>
        </w:rPr>
        <w:t>han the GLM model, given that GLM is a process-based model driven by coupled equations, rather than statistical relationships alone.</w:t>
      </w:r>
    </w:p>
    <w:p w14:paraId="4AA77CA6" w14:textId="10834B19" w:rsidR="00E82FAF" w:rsidRDefault="00E82FAF" w:rsidP="002B10E7">
      <w:pPr>
        <w:pStyle w:val="ListParagraph"/>
        <w:spacing w:after="0" w:line="240" w:lineRule="auto"/>
        <w:rPr>
          <w:rFonts w:asciiTheme="majorHAnsi" w:hAnsiTheme="majorHAnsi" w:cstheme="majorHAnsi"/>
        </w:rPr>
      </w:pPr>
    </w:p>
    <w:p w14:paraId="17E4AFB0" w14:textId="77777777" w:rsidR="002B10E7" w:rsidRPr="002B10E7" w:rsidRDefault="002B10E7" w:rsidP="002B10E7">
      <w:pPr>
        <w:pStyle w:val="ListParagraph"/>
        <w:spacing w:after="0" w:line="240" w:lineRule="auto"/>
        <w:rPr>
          <w:rFonts w:asciiTheme="majorHAnsi" w:hAnsiTheme="majorHAnsi" w:cstheme="majorHAnsi"/>
        </w:rPr>
      </w:pPr>
    </w:p>
    <w:p w14:paraId="2FEDE2FD" w14:textId="77777777" w:rsidR="00E82FAF" w:rsidRPr="00191BF5" w:rsidRDefault="00E82FAF" w:rsidP="00E82FAF">
      <w:pPr>
        <w:pStyle w:val="ListParagraph"/>
        <w:numPr>
          <w:ilvl w:val="0"/>
          <w:numId w:val="8"/>
        </w:numPr>
        <w:rPr>
          <w:rFonts w:asciiTheme="majorHAnsi" w:hAnsiTheme="majorHAnsi" w:cstheme="majorHAnsi"/>
        </w:rPr>
      </w:pPr>
      <w:r w:rsidRPr="00191BF5">
        <w:rPr>
          <w:rFonts w:asciiTheme="majorHAnsi" w:hAnsiTheme="majorHAnsi" w:cstheme="majorHAnsi"/>
        </w:rPr>
        <w:t>Model assessment</w:t>
      </w:r>
    </w:p>
    <w:p w14:paraId="0A306AB0" w14:textId="49153ED8" w:rsidR="002B10E7" w:rsidRPr="002B10E7" w:rsidRDefault="002B10E7" w:rsidP="002B10E7">
      <w:pPr>
        <w:pStyle w:val="ListParagraph"/>
        <w:numPr>
          <w:ilvl w:val="1"/>
          <w:numId w:val="8"/>
        </w:numPr>
        <w:spacing w:after="0" w:line="240" w:lineRule="auto"/>
        <w:rPr>
          <w:rFonts w:asciiTheme="majorHAnsi" w:hAnsiTheme="majorHAnsi" w:cstheme="majorHAnsi"/>
          <w:b/>
        </w:rPr>
      </w:pPr>
      <w:commentRangeStart w:id="17"/>
      <w:r w:rsidRPr="007D0E56">
        <w:rPr>
          <w:rFonts w:asciiTheme="majorHAnsi" w:hAnsiTheme="majorHAnsi" w:cstheme="majorHAnsi"/>
          <w:b/>
        </w:rPr>
        <w:t>Model comparisons will be made using R</w:t>
      </w:r>
      <w:r w:rsidRPr="007D0E56">
        <w:rPr>
          <w:rFonts w:asciiTheme="majorHAnsi" w:hAnsiTheme="majorHAnsi" w:cstheme="majorHAnsi"/>
          <w:b/>
          <w:vertAlign w:val="superscript"/>
        </w:rPr>
        <w:t>2</w:t>
      </w:r>
      <w:r w:rsidRPr="007D0E56">
        <w:rPr>
          <w:rFonts w:asciiTheme="majorHAnsi" w:hAnsiTheme="majorHAnsi" w:cstheme="majorHAnsi"/>
          <w:b/>
        </w:rPr>
        <w:t xml:space="preserve"> and root mean squared error (RMSE) to assess model fit of chlorophyll-a to observed chlorophyll-a.</w:t>
      </w:r>
      <w:commentRangeEnd w:id="17"/>
      <w:r>
        <w:rPr>
          <w:rStyle w:val="CommentReference"/>
        </w:rPr>
        <w:commentReference w:id="17"/>
      </w:r>
    </w:p>
    <w:p w14:paraId="5429D13C" w14:textId="78FFD8E3" w:rsidR="00E82FAF" w:rsidRPr="00191BF5" w:rsidRDefault="00E82FAF" w:rsidP="00E82FAF">
      <w:pPr>
        <w:pStyle w:val="ListParagraph"/>
        <w:numPr>
          <w:ilvl w:val="1"/>
          <w:numId w:val="8"/>
        </w:numPr>
        <w:rPr>
          <w:rFonts w:asciiTheme="majorHAnsi" w:hAnsiTheme="majorHAnsi" w:cstheme="majorHAnsi"/>
        </w:rPr>
      </w:pPr>
      <w:r w:rsidRPr="00191BF5">
        <w:rPr>
          <w:rFonts w:asciiTheme="majorHAnsi" w:hAnsiTheme="majorHAnsi" w:cstheme="majorHAnsi"/>
        </w:rPr>
        <w:t>Table of OBS, ARIMA, and GLM descriptors</w:t>
      </w:r>
    </w:p>
    <w:p w14:paraId="634CD604" w14:textId="77777777" w:rsidR="00E82FAF" w:rsidRDefault="00E82FAF" w:rsidP="00E82FAF">
      <w:pPr>
        <w:pStyle w:val="ListParagraph"/>
        <w:numPr>
          <w:ilvl w:val="2"/>
          <w:numId w:val="8"/>
        </w:numPr>
        <w:rPr>
          <w:rFonts w:asciiTheme="majorHAnsi" w:hAnsiTheme="majorHAnsi" w:cstheme="majorHAnsi"/>
        </w:rPr>
      </w:pPr>
      <w:r w:rsidRPr="00191BF5">
        <w:rPr>
          <w:rFonts w:asciiTheme="majorHAnsi" w:hAnsiTheme="majorHAnsi" w:cstheme="majorHAnsi"/>
        </w:rPr>
        <w:t>Mean</w:t>
      </w:r>
    </w:p>
    <w:p w14:paraId="15BB54E3" w14:textId="77777777" w:rsidR="00E82FAF" w:rsidRPr="00191BF5" w:rsidRDefault="00E82FAF" w:rsidP="00E82FAF">
      <w:pPr>
        <w:pStyle w:val="ListParagraph"/>
        <w:numPr>
          <w:ilvl w:val="3"/>
          <w:numId w:val="8"/>
        </w:numPr>
        <w:rPr>
          <w:rFonts w:asciiTheme="majorHAnsi" w:hAnsiTheme="majorHAnsi" w:cstheme="majorHAnsi"/>
        </w:rPr>
      </w:pPr>
      <w:r w:rsidRPr="00386172">
        <w:rPr>
          <w:rFonts w:asciiTheme="majorHAnsi" w:hAnsiTheme="majorHAnsi" w:cstheme="majorHAnsi"/>
        </w:rPr>
        <w:t xml:space="preserve">Forecasts are said to be in consensus if they are insignificantly different from the sample mean (Gregory et </w:t>
      </w:r>
      <w:proofErr w:type="gramStart"/>
      <w:r w:rsidRPr="00386172">
        <w:rPr>
          <w:rFonts w:asciiTheme="majorHAnsi" w:hAnsiTheme="majorHAnsi" w:cstheme="majorHAnsi"/>
        </w:rPr>
        <w:t>al .</w:t>
      </w:r>
      <w:proofErr w:type="gramEnd"/>
      <w:r w:rsidRPr="00386172">
        <w:rPr>
          <w:rFonts w:asciiTheme="majorHAnsi" w:hAnsiTheme="majorHAnsi" w:cstheme="majorHAnsi"/>
        </w:rPr>
        <w:t>, 2001)</w:t>
      </w:r>
    </w:p>
    <w:p w14:paraId="4EB43E7D" w14:textId="77777777" w:rsidR="00E82FAF" w:rsidRDefault="00E82FAF" w:rsidP="00E82FAF">
      <w:pPr>
        <w:pStyle w:val="ListParagraph"/>
        <w:numPr>
          <w:ilvl w:val="2"/>
          <w:numId w:val="8"/>
        </w:numPr>
        <w:rPr>
          <w:rFonts w:asciiTheme="majorHAnsi" w:hAnsiTheme="majorHAnsi" w:cstheme="majorHAnsi"/>
        </w:rPr>
      </w:pPr>
      <w:r w:rsidRPr="00191BF5">
        <w:rPr>
          <w:rFonts w:asciiTheme="majorHAnsi" w:hAnsiTheme="majorHAnsi" w:cstheme="majorHAnsi"/>
        </w:rPr>
        <w:t>Measure of variance</w:t>
      </w:r>
      <w:r>
        <w:rPr>
          <w:rFonts w:asciiTheme="majorHAnsi" w:hAnsiTheme="majorHAnsi" w:cstheme="majorHAnsi"/>
        </w:rPr>
        <w:t xml:space="preserve"> (standard deviation)</w:t>
      </w:r>
    </w:p>
    <w:p w14:paraId="73CE19D3" w14:textId="17F9BC06" w:rsidR="00E82FAF" w:rsidRDefault="001D5E83" w:rsidP="00E82FAF">
      <w:pPr>
        <w:pStyle w:val="ListParagraph"/>
        <w:numPr>
          <w:ilvl w:val="2"/>
          <w:numId w:val="8"/>
        </w:numPr>
        <w:rPr>
          <w:rFonts w:asciiTheme="majorHAnsi" w:hAnsiTheme="majorHAnsi" w:cstheme="majorHAnsi"/>
        </w:rPr>
      </w:pPr>
      <w:r>
        <w:rPr>
          <w:rFonts w:asciiTheme="majorHAnsi" w:hAnsiTheme="majorHAnsi" w:cstheme="majorHAnsi"/>
        </w:rPr>
        <w:t>Q</w:t>
      </w:r>
      <w:r w:rsidR="00E82FAF">
        <w:rPr>
          <w:rFonts w:asciiTheme="majorHAnsi" w:hAnsiTheme="majorHAnsi" w:cstheme="majorHAnsi"/>
        </w:rPr>
        <w:t>uantiles</w:t>
      </w:r>
    </w:p>
    <w:p w14:paraId="62AEF876" w14:textId="77777777" w:rsidR="001D5E83" w:rsidRPr="00191BF5" w:rsidRDefault="001D5E83" w:rsidP="001D5E83">
      <w:pPr>
        <w:pStyle w:val="ListParagraph"/>
        <w:numPr>
          <w:ilvl w:val="2"/>
          <w:numId w:val="8"/>
        </w:numPr>
        <w:rPr>
          <w:rFonts w:asciiTheme="majorHAnsi" w:hAnsiTheme="majorHAnsi" w:cstheme="majorHAnsi"/>
        </w:rPr>
      </w:pPr>
      <w:r w:rsidRPr="00191BF5">
        <w:rPr>
          <w:rFonts w:asciiTheme="majorHAnsi" w:hAnsiTheme="majorHAnsi" w:cstheme="majorHAnsi"/>
        </w:rPr>
        <w:t>Kurtosis? (</w:t>
      </w:r>
      <w:proofErr w:type="spellStart"/>
      <w:r w:rsidRPr="00191BF5">
        <w:rPr>
          <w:rFonts w:asciiTheme="majorHAnsi" w:hAnsiTheme="majorHAnsi" w:cstheme="majorHAnsi"/>
        </w:rPr>
        <w:t>bennett</w:t>
      </w:r>
      <w:proofErr w:type="spellEnd"/>
      <w:r w:rsidRPr="00191BF5">
        <w:rPr>
          <w:rFonts w:asciiTheme="majorHAnsi" w:hAnsiTheme="majorHAnsi" w:cstheme="majorHAnsi"/>
        </w:rPr>
        <w:t xml:space="preserve"> et al 2013)</w:t>
      </w:r>
    </w:p>
    <w:p w14:paraId="45ADBE01" w14:textId="0A6C4C11" w:rsidR="001D5E83" w:rsidRPr="001D5E83" w:rsidRDefault="001D5E83" w:rsidP="001D5E83">
      <w:pPr>
        <w:pStyle w:val="ListParagraph"/>
        <w:numPr>
          <w:ilvl w:val="3"/>
          <w:numId w:val="8"/>
        </w:numPr>
        <w:rPr>
          <w:rFonts w:asciiTheme="majorHAnsi" w:hAnsiTheme="majorHAnsi" w:cstheme="majorHAnsi"/>
        </w:rPr>
      </w:pPr>
      <w:r w:rsidRPr="00191BF5">
        <w:rPr>
          <w:rFonts w:asciiTheme="majorHAnsi" w:hAnsiTheme="majorHAnsi" w:cstheme="majorHAnsi"/>
        </w:rPr>
        <w:t>Measure of how peaked the data is</w:t>
      </w:r>
    </w:p>
    <w:p w14:paraId="44C19A61" w14:textId="77777777" w:rsidR="00E82FAF" w:rsidRPr="00191BF5" w:rsidRDefault="00E82FAF" w:rsidP="00E82FAF">
      <w:pPr>
        <w:pStyle w:val="ListParagraph"/>
        <w:numPr>
          <w:ilvl w:val="1"/>
          <w:numId w:val="8"/>
        </w:numPr>
        <w:rPr>
          <w:rFonts w:asciiTheme="majorHAnsi" w:hAnsiTheme="majorHAnsi" w:cstheme="majorHAnsi"/>
        </w:rPr>
      </w:pPr>
      <w:r w:rsidRPr="00191BF5">
        <w:rPr>
          <w:rFonts w:asciiTheme="majorHAnsi" w:hAnsiTheme="majorHAnsi" w:cstheme="majorHAnsi"/>
        </w:rPr>
        <w:t>Table of ARIMA vs. GLM performance metrics</w:t>
      </w:r>
    </w:p>
    <w:p w14:paraId="524C5646" w14:textId="77777777" w:rsidR="00E82FAF" w:rsidRPr="00191BF5" w:rsidRDefault="00E82FAF" w:rsidP="00E82FAF">
      <w:pPr>
        <w:pStyle w:val="ListParagraph"/>
        <w:numPr>
          <w:ilvl w:val="2"/>
          <w:numId w:val="8"/>
        </w:numPr>
        <w:rPr>
          <w:rFonts w:asciiTheme="majorHAnsi" w:hAnsiTheme="majorHAnsi" w:cstheme="majorHAnsi"/>
        </w:rPr>
      </w:pPr>
      <w:r w:rsidRPr="00191BF5">
        <w:rPr>
          <w:rFonts w:asciiTheme="majorHAnsi" w:hAnsiTheme="majorHAnsi" w:cstheme="majorHAnsi"/>
        </w:rPr>
        <w:t>RMSE</w:t>
      </w:r>
    </w:p>
    <w:p w14:paraId="5596AFDE" w14:textId="77777777" w:rsidR="00E82FAF" w:rsidRPr="00191BF5" w:rsidRDefault="00E82FAF" w:rsidP="00E82FAF">
      <w:pPr>
        <w:pStyle w:val="ListParagraph"/>
        <w:numPr>
          <w:ilvl w:val="2"/>
          <w:numId w:val="8"/>
        </w:numPr>
        <w:rPr>
          <w:rFonts w:asciiTheme="majorHAnsi" w:hAnsiTheme="majorHAnsi" w:cstheme="majorHAnsi"/>
        </w:rPr>
      </w:pPr>
      <w:r w:rsidRPr="00191BF5">
        <w:rPr>
          <w:rFonts w:asciiTheme="majorHAnsi" w:hAnsiTheme="majorHAnsi" w:cstheme="majorHAnsi"/>
        </w:rPr>
        <w:t>R2 (variation from the 1:1 line)</w:t>
      </w:r>
    </w:p>
    <w:p w14:paraId="10E5BBD5" w14:textId="77777777" w:rsidR="00E82FAF" w:rsidRPr="00191BF5" w:rsidRDefault="00E82FAF" w:rsidP="00E82FAF">
      <w:pPr>
        <w:pStyle w:val="ListParagraph"/>
        <w:numPr>
          <w:ilvl w:val="2"/>
          <w:numId w:val="8"/>
        </w:numPr>
        <w:rPr>
          <w:rFonts w:asciiTheme="majorHAnsi" w:hAnsiTheme="majorHAnsi" w:cstheme="majorHAnsi"/>
        </w:rPr>
      </w:pPr>
      <w:r w:rsidRPr="00191BF5">
        <w:rPr>
          <w:rFonts w:asciiTheme="majorHAnsi" w:hAnsiTheme="majorHAnsi" w:cstheme="majorHAnsi"/>
        </w:rPr>
        <w:t xml:space="preserve">Bias </w:t>
      </w:r>
    </w:p>
    <w:p w14:paraId="5863883C" w14:textId="77777777" w:rsidR="00E82FAF" w:rsidRPr="00191BF5" w:rsidRDefault="00E82FAF" w:rsidP="00E82FAF">
      <w:pPr>
        <w:pStyle w:val="ListParagraph"/>
        <w:numPr>
          <w:ilvl w:val="3"/>
          <w:numId w:val="8"/>
        </w:numPr>
        <w:rPr>
          <w:rFonts w:asciiTheme="majorHAnsi" w:hAnsiTheme="majorHAnsi" w:cstheme="majorHAnsi"/>
        </w:rPr>
      </w:pPr>
      <w:proofErr w:type="gramStart"/>
      <w:r w:rsidRPr="00191BF5">
        <w:rPr>
          <w:rFonts w:asciiTheme="majorHAnsi" w:hAnsiTheme="majorHAnsi" w:cstheme="majorHAnsi"/>
        </w:rPr>
        <w:t>SD(</w:t>
      </w:r>
      <w:proofErr w:type="gramEnd"/>
      <w:r w:rsidRPr="00191BF5">
        <w:rPr>
          <w:rFonts w:asciiTheme="majorHAnsi" w:hAnsiTheme="majorHAnsi" w:cstheme="majorHAnsi"/>
        </w:rPr>
        <w:t>model)/SD(data)</w:t>
      </w:r>
    </w:p>
    <w:p w14:paraId="7D6E45ED" w14:textId="77777777" w:rsidR="00E82FAF" w:rsidRPr="00191BF5" w:rsidRDefault="00E82FAF" w:rsidP="00E82FAF">
      <w:pPr>
        <w:pStyle w:val="ListParagraph"/>
        <w:numPr>
          <w:ilvl w:val="3"/>
          <w:numId w:val="8"/>
        </w:numPr>
        <w:rPr>
          <w:rFonts w:asciiTheme="majorHAnsi" w:hAnsiTheme="majorHAnsi" w:cstheme="majorHAnsi"/>
        </w:rPr>
      </w:pPr>
      <w:r w:rsidRPr="00191BF5">
        <w:rPr>
          <w:rFonts w:asciiTheme="majorHAnsi" w:hAnsiTheme="majorHAnsi" w:cstheme="majorHAnsi"/>
        </w:rPr>
        <w:t xml:space="preserve">Base R bias calc </w:t>
      </w:r>
      <w:proofErr w:type="gramStart"/>
      <w:r w:rsidRPr="00191BF5">
        <w:rPr>
          <w:rFonts w:asciiTheme="majorHAnsi" w:hAnsiTheme="majorHAnsi" w:cstheme="majorHAnsi"/>
          <w:color w:val="222222"/>
          <w:shd w:val="clear" w:color="auto" w:fill="FFFFFF"/>
        </w:rPr>
        <w:t>mean(</w:t>
      </w:r>
      <w:proofErr w:type="gramEnd"/>
      <w:r w:rsidRPr="00191BF5">
        <w:rPr>
          <w:rFonts w:asciiTheme="majorHAnsi" w:hAnsiTheme="majorHAnsi" w:cstheme="majorHAnsi"/>
          <w:color w:val="222222"/>
          <w:shd w:val="clear" w:color="auto" w:fill="FFFFFF"/>
        </w:rPr>
        <w:t>observed - model)</w:t>
      </w:r>
    </w:p>
    <w:p w14:paraId="0A7D9707" w14:textId="77777777" w:rsidR="00E82FAF" w:rsidRDefault="00E82FAF" w:rsidP="00E82FAF">
      <w:pPr>
        <w:pStyle w:val="ListParagraph"/>
        <w:numPr>
          <w:ilvl w:val="2"/>
          <w:numId w:val="8"/>
        </w:numPr>
        <w:rPr>
          <w:rFonts w:asciiTheme="majorHAnsi" w:hAnsiTheme="majorHAnsi" w:cstheme="majorHAnsi"/>
        </w:rPr>
      </w:pPr>
      <w:r>
        <w:rPr>
          <w:rFonts w:asciiTheme="majorHAnsi" w:hAnsiTheme="majorHAnsi" w:cstheme="majorHAnsi"/>
        </w:rPr>
        <w:t>Slope of the regression btw model and OBS</w:t>
      </w:r>
    </w:p>
    <w:p w14:paraId="0F1799D3" w14:textId="77777777" w:rsidR="00E82FAF" w:rsidRDefault="00E82FAF" w:rsidP="00E82FAF">
      <w:pPr>
        <w:pStyle w:val="ListParagraph"/>
        <w:numPr>
          <w:ilvl w:val="2"/>
          <w:numId w:val="8"/>
        </w:numPr>
        <w:rPr>
          <w:rFonts w:asciiTheme="majorHAnsi" w:hAnsiTheme="majorHAnsi" w:cstheme="majorHAnsi"/>
        </w:rPr>
      </w:pPr>
      <w:r>
        <w:rPr>
          <w:rFonts w:asciiTheme="majorHAnsi" w:hAnsiTheme="majorHAnsi" w:cstheme="majorHAnsi"/>
        </w:rPr>
        <w:t>Pearson’s correlation btw model and OBS</w:t>
      </w:r>
    </w:p>
    <w:p w14:paraId="1774E28F" w14:textId="77777777" w:rsidR="00E82FAF" w:rsidRPr="005F735D" w:rsidRDefault="00E82FAF" w:rsidP="00E82FAF">
      <w:pPr>
        <w:pStyle w:val="ListParagraph"/>
        <w:numPr>
          <w:ilvl w:val="2"/>
          <w:numId w:val="8"/>
        </w:numPr>
        <w:rPr>
          <w:rFonts w:asciiTheme="majorHAnsi" w:hAnsiTheme="majorHAnsi" w:cstheme="majorHAnsi"/>
        </w:rPr>
      </w:pPr>
      <w:r>
        <w:rPr>
          <w:rFonts w:asciiTheme="majorHAnsi" w:hAnsiTheme="majorHAnsi" w:cstheme="majorHAnsi"/>
        </w:rPr>
        <w:lastRenderedPageBreak/>
        <w:t xml:space="preserve">Area under the curve?? (used in </w:t>
      </w:r>
      <w:r w:rsidRPr="00191BF5">
        <w:rPr>
          <w:rFonts w:asciiTheme="majorHAnsi" w:hAnsiTheme="majorHAnsi" w:cstheme="majorHAnsi"/>
        </w:rPr>
        <w:t xml:space="preserve">Araujo, </w:t>
      </w:r>
      <w:proofErr w:type="spellStart"/>
      <w:r w:rsidRPr="00191BF5">
        <w:rPr>
          <w:rFonts w:asciiTheme="majorHAnsi" w:hAnsiTheme="majorHAnsi" w:cstheme="majorHAnsi"/>
        </w:rPr>
        <w:t>Thuiller</w:t>
      </w:r>
      <w:proofErr w:type="spellEnd"/>
      <w:r w:rsidRPr="00191BF5">
        <w:rPr>
          <w:rFonts w:asciiTheme="majorHAnsi" w:hAnsiTheme="majorHAnsi" w:cstheme="majorHAnsi"/>
        </w:rPr>
        <w:t>, and Pearson 2006</w:t>
      </w:r>
      <w:r>
        <w:rPr>
          <w:rFonts w:asciiTheme="majorHAnsi" w:hAnsiTheme="majorHAnsi" w:cstheme="majorHAnsi"/>
        </w:rPr>
        <w:t xml:space="preserve">, </w:t>
      </w:r>
      <w:r>
        <w:t>Climate warming and the decline of amphibians and reptiles in Europe and probably others that I wasn’t paying attention to)</w:t>
      </w:r>
    </w:p>
    <w:p w14:paraId="7A24568C" w14:textId="77777777" w:rsidR="00E82FAF" w:rsidRPr="00F11DD5" w:rsidRDefault="00E82FAF" w:rsidP="00E82FAF">
      <w:pPr>
        <w:pStyle w:val="ListParagraph"/>
        <w:numPr>
          <w:ilvl w:val="2"/>
          <w:numId w:val="8"/>
        </w:numPr>
        <w:rPr>
          <w:rFonts w:asciiTheme="majorHAnsi" w:hAnsiTheme="majorHAnsi" w:cstheme="majorHAnsi"/>
        </w:rPr>
      </w:pPr>
      <w:r>
        <w:t>Stow et al 2003 also reports a list of metrics used to compare</w:t>
      </w:r>
    </w:p>
    <w:p w14:paraId="27623944" w14:textId="77777777" w:rsidR="00E82FAF" w:rsidRDefault="00E82FAF" w:rsidP="00E82FAF">
      <w:pPr>
        <w:pStyle w:val="ListParagraph"/>
        <w:numPr>
          <w:ilvl w:val="1"/>
          <w:numId w:val="8"/>
        </w:numPr>
        <w:rPr>
          <w:rFonts w:asciiTheme="majorHAnsi" w:hAnsiTheme="majorHAnsi" w:cstheme="majorHAnsi"/>
        </w:rPr>
      </w:pPr>
      <w:r>
        <w:rPr>
          <w:rFonts w:asciiTheme="majorHAnsi" w:hAnsiTheme="majorHAnsi" w:cstheme="majorHAnsi"/>
        </w:rPr>
        <w:t xml:space="preserve">Figures—visual assessment </w:t>
      </w:r>
    </w:p>
    <w:p w14:paraId="7E3BA10B" w14:textId="77777777" w:rsidR="00E82FAF" w:rsidRDefault="00E82FAF" w:rsidP="00E82FAF">
      <w:pPr>
        <w:pStyle w:val="ListParagraph"/>
        <w:numPr>
          <w:ilvl w:val="2"/>
          <w:numId w:val="8"/>
        </w:numPr>
        <w:rPr>
          <w:rFonts w:asciiTheme="majorHAnsi" w:hAnsiTheme="majorHAnsi" w:cstheme="majorHAnsi"/>
        </w:rPr>
      </w:pPr>
      <w:r>
        <w:rPr>
          <w:rFonts w:asciiTheme="majorHAnsi" w:hAnsiTheme="majorHAnsi" w:cstheme="majorHAnsi"/>
        </w:rPr>
        <w:t>Plot chlorophyll over time and model predictions over time on same plot</w:t>
      </w:r>
    </w:p>
    <w:p w14:paraId="509E1DCE" w14:textId="77777777" w:rsidR="00E82FAF" w:rsidRDefault="00E82FAF" w:rsidP="00E82FAF">
      <w:pPr>
        <w:pStyle w:val="ListParagraph"/>
        <w:numPr>
          <w:ilvl w:val="2"/>
          <w:numId w:val="8"/>
        </w:numPr>
        <w:rPr>
          <w:rFonts w:asciiTheme="majorHAnsi" w:hAnsiTheme="majorHAnsi" w:cstheme="majorHAnsi"/>
        </w:rPr>
      </w:pPr>
      <w:r>
        <w:rPr>
          <w:rFonts w:asciiTheme="majorHAnsi" w:hAnsiTheme="majorHAnsi" w:cstheme="majorHAnsi"/>
        </w:rPr>
        <w:t>Predicted vs. observed + 95% confidence interval</w:t>
      </w:r>
    </w:p>
    <w:p w14:paraId="5CEA3696" w14:textId="77777777" w:rsidR="00E82FAF" w:rsidRDefault="00E82FAF" w:rsidP="00E82FAF">
      <w:pPr>
        <w:pStyle w:val="ListParagraph"/>
        <w:numPr>
          <w:ilvl w:val="2"/>
          <w:numId w:val="8"/>
        </w:numPr>
        <w:rPr>
          <w:rFonts w:asciiTheme="majorHAnsi" w:hAnsiTheme="majorHAnsi" w:cstheme="majorHAnsi"/>
        </w:rPr>
      </w:pPr>
      <w:r>
        <w:rPr>
          <w:rFonts w:asciiTheme="majorHAnsi" w:hAnsiTheme="majorHAnsi" w:cstheme="majorHAnsi"/>
        </w:rPr>
        <w:t>Predicted vs. observed variables with known relationship to chlorophyll</w:t>
      </w:r>
    </w:p>
    <w:p w14:paraId="203CEEA9" w14:textId="77777777" w:rsidR="00E82FAF" w:rsidRPr="00191BF5" w:rsidRDefault="00E82FAF" w:rsidP="00E82FAF">
      <w:pPr>
        <w:pStyle w:val="ListParagraph"/>
        <w:numPr>
          <w:ilvl w:val="3"/>
          <w:numId w:val="8"/>
        </w:numPr>
        <w:rPr>
          <w:rFonts w:asciiTheme="majorHAnsi" w:hAnsiTheme="majorHAnsi" w:cstheme="majorHAnsi"/>
        </w:rPr>
      </w:pPr>
      <w:r>
        <w:rPr>
          <w:rFonts w:asciiTheme="majorHAnsi" w:hAnsiTheme="majorHAnsi" w:cstheme="majorHAnsi"/>
        </w:rPr>
        <w:t xml:space="preserve">TP? Temp? </w:t>
      </w:r>
      <w:proofErr w:type="gramStart"/>
      <w:r>
        <w:rPr>
          <w:rFonts w:asciiTheme="majorHAnsi" w:hAnsiTheme="majorHAnsi" w:cstheme="majorHAnsi"/>
        </w:rPr>
        <w:t>Turbidity?,</w:t>
      </w:r>
      <w:proofErr w:type="gramEnd"/>
      <w:r>
        <w:rPr>
          <w:rFonts w:asciiTheme="majorHAnsi" w:hAnsiTheme="majorHAnsi" w:cstheme="majorHAnsi"/>
        </w:rPr>
        <w:t xml:space="preserve"> etc. </w:t>
      </w:r>
    </w:p>
    <w:p w14:paraId="23DFF1AA" w14:textId="0583729A" w:rsidR="009C41E3" w:rsidRPr="001D5E83" w:rsidRDefault="00A04A63" w:rsidP="001D5E83">
      <w:pPr>
        <w:rPr>
          <w:rFonts w:asciiTheme="majorHAnsi" w:hAnsiTheme="majorHAnsi" w:cstheme="majorHAnsi"/>
          <w:b/>
        </w:rPr>
      </w:pPr>
      <w:r w:rsidRPr="00191BF5">
        <w:rPr>
          <w:rFonts w:asciiTheme="majorHAnsi" w:hAnsiTheme="majorHAnsi" w:cstheme="majorHAnsi"/>
          <w:b/>
        </w:rPr>
        <w:t xml:space="preserve">Preliminary </w:t>
      </w:r>
      <w:r w:rsidR="00667469" w:rsidRPr="00191BF5">
        <w:rPr>
          <w:rFonts w:asciiTheme="majorHAnsi" w:hAnsiTheme="majorHAnsi" w:cstheme="majorHAnsi"/>
          <w:b/>
        </w:rPr>
        <w:t>Results</w:t>
      </w:r>
    </w:p>
    <w:p w14:paraId="20B71A18" w14:textId="4BCBB545" w:rsidR="000E2224" w:rsidRPr="00191BF5" w:rsidRDefault="009C41E3" w:rsidP="000E2224">
      <w:pPr>
        <w:pStyle w:val="ListParagraph"/>
        <w:numPr>
          <w:ilvl w:val="0"/>
          <w:numId w:val="11"/>
        </w:numPr>
        <w:rPr>
          <w:rFonts w:asciiTheme="majorHAnsi" w:hAnsiTheme="majorHAnsi" w:cstheme="majorHAnsi"/>
        </w:rPr>
      </w:pPr>
      <w:r>
        <w:rPr>
          <w:rFonts w:asciiTheme="majorHAnsi" w:hAnsiTheme="majorHAnsi" w:cstheme="majorHAnsi"/>
        </w:rPr>
        <w:t>H</w:t>
      </w:r>
      <w:r w:rsidR="000E2224" w:rsidRPr="00191BF5">
        <w:rPr>
          <w:rFonts w:asciiTheme="majorHAnsi" w:hAnsiTheme="majorHAnsi" w:cstheme="majorHAnsi"/>
        </w:rPr>
        <w:t>indcasts of</w:t>
      </w:r>
      <w:r>
        <w:rPr>
          <w:rFonts w:asciiTheme="majorHAnsi" w:hAnsiTheme="majorHAnsi" w:cstheme="majorHAnsi"/>
        </w:rPr>
        <w:t xml:space="preserve"> chlorophyll-a during training period</w:t>
      </w:r>
    </w:p>
    <w:p w14:paraId="2B70D640" w14:textId="0A092978" w:rsidR="000E2224" w:rsidRPr="00191BF5" w:rsidRDefault="000E2224" w:rsidP="000E2224">
      <w:pPr>
        <w:pStyle w:val="ListParagraph"/>
        <w:numPr>
          <w:ilvl w:val="1"/>
          <w:numId w:val="11"/>
        </w:numPr>
        <w:rPr>
          <w:rFonts w:asciiTheme="majorHAnsi" w:hAnsiTheme="majorHAnsi" w:cstheme="majorHAnsi"/>
        </w:rPr>
      </w:pPr>
      <w:r w:rsidRPr="00191BF5">
        <w:rPr>
          <w:rFonts w:asciiTheme="majorHAnsi" w:hAnsiTheme="majorHAnsi" w:cstheme="majorHAnsi"/>
        </w:rPr>
        <w:t>ARIMA</w:t>
      </w:r>
      <w:r w:rsidR="001D5E83">
        <w:rPr>
          <w:rFonts w:asciiTheme="majorHAnsi" w:hAnsiTheme="majorHAnsi" w:cstheme="majorHAnsi"/>
        </w:rPr>
        <w:t>: summer period, 2013-2016</w:t>
      </w:r>
    </w:p>
    <w:p w14:paraId="22D80C53" w14:textId="77777777" w:rsidR="000E2224" w:rsidRPr="00191BF5" w:rsidRDefault="000E2224" w:rsidP="000E2224">
      <w:pPr>
        <w:pStyle w:val="ListParagraph"/>
        <w:numPr>
          <w:ilvl w:val="2"/>
          <w:numId w:val="11"/>
        </w:numPr>
        <w:rPr>
          <w:rFonts w:asciiTheme="majorHAnsi" w:hAnsiTheme="majorHAnsi" w:cstheme="majorHAnsi"/>
        </w:rPr>
      </w:pPr>
      <w:r w:rsidRPr="00191BF5">
        <w:rPr>
          <w:rFonts w:asciiTheme="majorHAnsi" w:hAnsiTheme="majorHAnsi" w:cstheme="majorHAnsi"/>
        </w:rPr>
        <w:t>Autoregressive model includes chlorophyll-a at the previous timestep, discharge to the reservoir, and shortwave radiation</w:t>
      </w:r>
    </w:p>
    <w:p w14:paraId="3D3663C5" w14:textId="77777777" w:rsidR="001D5E83" w:rsidRDefault="000E2224" w:rsidP="000E2224">
      <w:pPr>
        <w:pStyle w:val="ListParagraph"/>
        <w:numPr>
          <w:ilvl w:val="2"/>
          <w:numId w:val="11"/>
        </w:numPr>
        <w:rPr>
          <w:rFonts w:asciiTheme="majorHAnsi" w:hAnsiTheme="majorHAnsi" w:cstheme="majorHAnsi"/>
        </w:rPr>
      </w:pPr>
      <w:r w:rsidRPr="00191BF5">
        <w:rPr>
          <w:rFonts w:asciiTheme="majorHAnsi" w:hAnsiTheme="majorHAnsi" w:cstheme="majorHAnsi"/>
        </w:rPr>
        <w:t>R2 = 0.44</w:t>
      </w:r>
    </w:p>
    <w:p w14:paraId="555D9309" w14:textId="6C957856" w:rsidR="000E2224" w:rsidRPr="00191BF5" w:rsidRDefault="000E2224" w:rsidP="000E2224">
      <w:pPr>
        <w:pStyle w:val="ListParagraph"/>
        <w:numPr>
          <w:ilvl w:val="2"/>
          <w:numId w:val="11"/>
        </w:numPr>
        <w:rPr>
          <w:rFonts w:asciiTheme="majorHAnsi" w:hAnsiTheme="majorHAnsi" w:cstheme="majorHAnsi"/>
        </w:rPr>
      </w:pPr>
      <w:r w:rsidRPr="00191BF5">
        <w:rPr>
          <w:rFonts w:asciiTheme="majorHAnsi" w:hAnsiTheme="majorHAnsi" w:cstheme="majorHAnsi"/>
        </w:rPr>
        <w:t>RMSE = 1.71 ug/L</w:t>
      </w:r>
    </w:p>
    <w:p w14:paraId="01DE93AB" w14:textId="77777777" w:rsidR="000E2224" w:rsidRPr="00191BF5" w:rsidRDefault="000E2224" w:rsidP="000E2224">
      <w:pPr>
        <w:pStyle w:val="ListParagraph"/>
        <w:numPr>
          <w:ilvl w:val="2"/>
          <w:numId w:val="11"/>
        </w:numPr>
        <w:rPr>
          <w:rFonts w:asciiTheme="majorHAnsi" w:hAnsiTheme="majorHAnsi" w:cstheme="majorHAnsi"/>
        </w:rPr>
      </w:pPr>
      <w:r w:rsidRPr="00191BF5">
        <w:rPr>
          <w:rFonts w:asciiTheme="majorHAnsi" w:hAnsiTheme="majorHAnsi" w:cstheme="majorHAnsi"/>
        </w:rPr>
        <w:t>Captures quite detailed dynamics at lower chlorophyll-a concentrations (&lt;10 ug/L—in CTD units, maybe need to scale this for general comparison if most instruments read higher and that’s the magnitude people are used to thinking about chlorophyll?)</w:t>
      </w:r>
    </w:p>
    <w:p w14:paraId="52D3C0F7" w14:textId="77777777" w:rsidR="000E2224" w:rsidRPr="00191BF5" w:rsidRDefault="000E2224" w:rsidP="000E2224">
      <w:pPr>
        <w:pStyle w:val="ListParagraph"/>
        <w:numPr>
          <w:ilvl w:val="2"/>
          <w:numId w:val="11"/>
        </w:numPr>
        <w:rPr>
          <w:rFonts w:asciiTheme="majorHAnsi" w:hAnsiTheme="majorHAnsi" w:cstheme="majorHAnsi"/>
        </w:rPr>
      </w:pPr>
      <w:commentRangeStart w:id="18"/>
      <w:r w:rsidRPr="00191BF5">
        <w:rPr>
          <w:rFonts w:asciiTheme="majorHAnsi" w:hAnsiTheme="majorHAnsi" w:cstheme="majorHAnsi"/>
        </w:rPr>
        <w:t>Misses some larger peaks</w:t>
      </w:r>
      <w:commentRangeEnd w:id="18"/>
      <w:r w:rsidR="00F24871" w:rsidRPr="00191BF5">
        <w:rPr>
          <w:rStyle w:val="CommentReference"/>
          <w:rFonts w:asciiTheme="majorHAnsi" w:hAnsiTheme="majorHAnsi" w:cstheme="majorHAnsi"/>
        </w:rPr>
        <w:commentReference w:id="18"/>
      </w:r>
    </w:p>
    <w:p w14:paraId="015D43B7" w14:textId="50242743" w:rsidR="000E2224" w:rsidRPr="00191BF5" w:rsidRDefault="000E2224" w:rsidP="000E2224">
      <w:pPr>
        <w:pStyle w:val="ListParagraph"/>
        <w:numPr>
          <w:ilvl w:val="1"/>
          <w:numId w:val="11"/>
        </w:numPr>
        <w:rPr>
          <w:rFonts w:asciiTheme="majorHAnsi" w:hAnsiTheme="majorHAnsi" w:cstheme="majorHAnsi"/>
        </w:rPr>
      </w:pPr>
      <w:r w:rsidRPr="00191BF5">
        <w:rPr>
          <w:rFonts w:asciiTheme="majorHAnsi" w:hAnsiTheme="majorHAnsi" w:cstheme="majorHAnsi"/>
        </w:rPr>
        <w:t>GLM</w:t>
      </w:r>
      <w:r w:rsidR="001D5E83">
        <w:rPr>
          <w:rFonts w:asciiTheme="majorHAnsi" w:hAnsiTheme="majorHAnsi" w:cstheme="majorHAnsi"/>
        </w:rPr>
        <w:t>: summer period, 2013-2017</w:t>
      </w:r>
    </w:p>
    <w:p w14:paraId="71FB821E" w14:textId="73DDB48E" w:rsidR="000E2224" w:rsidRPr="00191BF5" w:rsidRDefault="000E2224" w:rsidP="000E2224">
      <w:pPr>
        <w:pStyle w:val="ListParagraph"/>
        <w:numPr>
          <w:ilvl w:val="2"/>
          <w:numId w:val="11"/>
        </w:numPr>
        <w:rPr>
          <w:rFonts w:asciiTheme="majorHAnsi" w:hAnsiTheme="majorHAnsi" w:cstheme="majorHAnsi"/>
        </w:rPr>
      </w:pPr>
      <w:r w:rsidRPr="00191BF5">
        <w:rPr>
          <w:rFonts w:asciiTheme="majorHAnsi" w:hAnsiTheme="majorHAnsi" w:cstheme="majorHAnsi"/>
        </w:rPr>
        <w:t>Calibration still in progress</w:t>
      </w:r>
      <w:r w:rsidR="001D5E83">
        <w:rPr>
          <w:rFonts w:asciiTheme="majorHAnsi" w:hAnsiTheme="majorHAnsi" w:cstheme="majorHAnsi"/>
        </w:rPr>
        <w:t xml:space="preserve"> (?)</w:t>
      </w:r>
    </w:p>
    <w:p w14:paraId="69FCBEA1" w14:textId="77777777" w:rsidR="001D5E83" w:rsidRDefault="000E2224" w:rsidP="000E2224">
      <w:pPr>
        <w:pStyle w:val="ListParagraph"/>
        <w:numPr>
          <w:ilvl w:val="2"/>
          <w:numId w:val="11"/>
        </w:numPr>
        <w:rPr>
          <w:rFonts w:asciiTheme="majorHAnsi" w:hAnsiTheme="majorHAnsi" w:cstheme="majorHAnsi"/>
        </w:rPr>
      </w:pPr>
      <w:commentRangeStart w:id="19"/>
      <w:r w:rsidRPr="00191BF5">
        <w:rPr>
          <w:rFonts w:asciiTheme="majorHAnsi" w:hAnsiTheme="majorHAnsi" w:cstheme="majorHAnsi"/>
        </w:rPr>
        <w:t>R2 = 0.001</w:t>
      </w:r>
    </w:p>
    <w:p w14:paraId="58BBB368" w14:textId="6FAD64B1" w:rsidR="000E2224" w:rsidRPr="00191BF5" w:rsidRDefault="000E2224" w:rsidP="000E2224">
      <w:pPr>
        <w:pStyle w:val="ListParagraph"/>
        <w:numPr>
          <w:ilvl w:val="2"/>
          <w:numId w:val="11"/>
        </w:numPr>
        <w:rPr>
          <w:rFonts w:asciiTheme="majorHAnsi" w:hAnsiTheme="majorHAnsi" w:cstheme="majorHAnsi"/>
        </w:rPr>
      </w:pPr>
      <w:r w:rsidRPr="00191BF5">
        <w:rPr>
          <w:rFonts w:asciiTheme="majorHAnsi" w:hAnsiTheme="majorHAnsi" w:cstheme="majorHAnsi"/>
        </w:rPr>
        <w:t>RMSE = 3.42 ug/L</w:t>
      </w:r>
      <w:commentRangeEnd w:id="19"/>
      <w:r w:rsidR="001D5E83">
        <w:rPr>
          <w:rStyle w:val="CommentReference"/>
        </w:rPr>
        <w:commentReference w:id="19"/>
      </w:r>
    </w:p>
    <w:p w14:paraId="7A1D308C" w14:textId="02088930" w:rsidR="000E2224" w:rsidRPr="00191BF5" w:rsidRDefault="001D5E83" w:rsidP="000E2224">
      <w:pPr>
        <w:pStyle w:val="ListParagraph"/>
        <w:numPr>
          <w:ilvl w:val="2"/>
          <w:numId w:val="11"/>
        </w:numPr>
        <w:rPr>
          <w:rFonts w:asciiTheme="majorHAnsi" w:hAnsiTheme="majorHAnsi" w:cstheme="majorHAnsi"/>
        </w:rPr>
      </w:pPr>
      <w:r>
        <w:rPr>
          <w:rFonts w:asciiTheme="majorHAnsi" w:hAnsiTheme="majorHAnsi" w:cstheme="majorHAnsi"/>
        </w:rPr>
        <w:t>Captures some larger peaks in chlorophyll-a that ARIMA does not</w:t>
      </w:r>
    </w:p>
    <w:p w14:paraId="40C48262" w14:textId="719225E3" w:rsidR="000E2224" w:rsidRPr="00191BF5" w:rsidRDefault="009C41E3" w:rsidP="000E2224">
      <w:pPr>
        <w:pStyle w:val="ListParagraph"/>
        <w:numPr>
          <w:ilvl w:val="0"/>
          <w:numId w:val="11"/>
        </w:numPr>
        <w:rPr>
          <w:rFonts w:asciiTheme="majorHAnsi" w:hAnsiTheme="majorHAnsi" w:cstheme="majorHAnsi"/>
        </w:rPr>
      </w:pPr>
      <w:r>
        <w:rPr>
          <w:rFonts w:asciiTheme="majorHAnsi" w:hAnsiTheme="majorHAnsi" w:cstheme="majorHAnsi"/>
        </w:rPr>
        <w:t>Validation of models on 2018 data</w:t>
      </w:r>
    </w:p>
    <w:p w14:paraId="79171C6F" w14:textId="3588C376" w:rsidR="00C71542" w:rsidRDefault="00D57358" w:rsidP="000E2224">
      <w:pPr>
        <w:pStyle w:val="ListParagraph"/>
        <w:numPr>
          <w:ilvl w:val="1"/>
          <w:numId w:val="11"/>
        </w:numPr>
        <w:rPr>
          <w:rFonts w:asciiTheme="majorHAnsi" w:hAnsiTheme="majorHAnsi" w:cstheme="majorHAnsi"/>
        </w:rPr>
      </w:pPr>
      <w:r>
        <w:rPr>
          <w:rFonts w:asciiTheme="majorHAnsi" w:hAnsiTheme="majorHAnsi" w:cstheme="majorHAnsi"/>
        </w:rPr>
        <w:t>ARIMA</w:t>
      </w:r>
    </w:p>
    <w:p w14:paraId="2C6F7091" w14:textId="77777777" w:rsidR="000E1AF5" w:rsidRDefault="000E1AF5" w:rsidP="000E1AF5">
      <w:pPr>
        <w:pStyle w:val="ListParagraph"/>
        <w:numPr>
          <w:ilvl w:val="2"/>
          <w:numId w:val="11"/>
        </w:numPr>
        <w:rPr>
          <w:rFonts w:asciiTheme="majorHAnsi" w:hAnsiTheme="majorHAnsi" w:cstheme="majorHAnsi"/>
        </w:rPr>
      </w:pPr>
      <w:r w:rsidRPr="00191BF5">
        <w:rPr>
          <w:rFonts w:asciiTheme="majorHAnsi" w:hAnsiTheme="majorHAnsi" w:cstheme="majorHAnsi"/>
        </w:rPr>
        <w:t>R2 = 0.44</w:t>
      </w:r>
    </w:p>
    <w:p w14:paraId="5ABF4927" w14:textId="6B1C016C" w:rsidR="000E1AF5" w:rsidRPr="000E1AF5" w:rsidRDefault="000E1AF5" w:rsidP="000E1AF5">
      <w:pPr>
        <w:pStyle w:val="ListParagraph"/>
        <w:numPr>
          <w:ilvl w:val="2"/>
          <w:numId w:val="11"/>
        </w:numPr>
        <w:rPr>
          <w:rFonts w:asciiTheme="majorHAnsi" w:hAnsiTheme="majorHAnsi" w:cstheme="majorHAnsi"/>
        </w:rPr>
      </w:pPr>
      <w:r w:rsidRPr="00191BF5">
        <w:rPr>
          <w:rFonts w:asciiTheme="majorHAnsi" w:hAnsiTheme="majorHAnsi" w:cstheme="majorHAnsi"/>
        </w:rPr>
        <w:t>RMSE = 1.02 ug/L</w:t>
      </w:r>
    </w:p>
    <w:p w14:paraId="3734D3CA" w14:textId="4A3E3215" w:rsidR="00D57358" w:rsidRDefault="00D57358" w:rsidP="000E2224">
      <w:pPr>
        <w:pStyle w:val="ListParagraph"/>
        <w:numPr>
          <w:ilvl w:val="1"/>
          <w:numId w:val="11"/>
        </w:numPr>
        <w:rPr>
          <w:rFonts w:asciiTheme="majorHAnsi" w:hAnsiTheme="majorHAnsi" w:cstheme="majorHAnsi"/>
        </w:rPr>
      </w:pPr>
      <w:r>
        <w:rPr>
          <w:rFonts w:asciiTheme="majorHAnsi" w:hAnsiTheme="majorHAnsi" w:cstheme="majorHAnsi"/>
        </w:rPr>
        <w:t>GLM</w:t>
      </w:r>
    </w:p>
    <w:p w14:paraId="4F142D70" w14:textId="3B4392E6" w:rsidR="000E1AF5" w:rsidRPr="00191BF5" w:rsidRDefault="000E1AF5" w:rsidP="000E1AF5">
      <w:pPr>
        <w:pStyle w:val="ListParagraph"/>
        <w:numPr>
          <w:ilvl w:val="2"/>
          <w:numId w:val="11"/>
        </w:numPr>
        <w:rPr>
          <w:rFonts w:asciiTheme="majorHAnsi" w:hAnsiTheme="majorHAnsi" w:cstheme="majorHAnsi"/>
        </w:rPr>
      </w:pPr>
      <w:r>
        <w:rPr>
          <w:rFonts w:asciiTheme="majorHAnsi" w:hAnsiTheme="majorHAnsi" w:cstheme="majorHAnsi"/>
        </w:rPr>
        <w:t>Coming soon</w:t>
      </w:r>
    </w:p>
    <w:p w14:paraId="06AAB488" w14:textId="4B6E2E68" w:rsidR="000E2224" w:rsidRPr="00191BF5" w:rsidRDefault="009C41E3" w:rsidP="000E2224">
      <w:pPr>
        <w:pStyle w:val="ListParagraph"/>
        <w:numPr>
          <w:ilvl w:val="0"/>
          <w:numId w:val="11"/>
        </w:numPr>
        <w:rPr>
          <w:rFonts w:asciiTheme="majorHAnsi" w:hAnsiTheme="majorHAnsi" w:cstheme="majorHAnsi"/>
        </w:rPr>
      </w:pPr>
      <w:r>
        <w:rPr>
          <w:rFonts w:asciiTheme="majorHAnsi" w:hAnsiTheme="majorHAnsi" w:cstheme="majorHAnsi"/>
        </w:rPr>
        <w:t>Iterative 16-day forecasts of chlorophyll-a</w:t>
      </w:r>
    </w:p>
    <w:p w14:paraId="0E3C3D13" w14:textId="27960D1A" w:rsidR="00D57358" w:rsidRDefault="00D57358" w:rsidP="000E2224">
      <w:pPr>
        <w:pStyle w:val="ListParagraph"/>
        <w:numPr>
          <w:ilvl w:val="1"/>
          <w:numId w:val="11"/>
        </w:numPr>
        <w:rPr>
          <w:rFonts w:asciiTheme="majorHAnsi" w:hAnsiTheme="majorHAnsi" w:cstheme="majorHAnsi"/>
        </w:rPr>
      </w:pPr>
      <w:r>
        <w:rPr>
          <w:rFonts w:asciiTheme="majorHAnsi" w:hAnsiTheme="majorHAnsi" w:cstheme="majorHAnsi"/>
        </w:rPr>
        <w:t>ARIMA</w:t>
      </w:r>
    </w:p>
    <w:p w14:paraId="7ACDE4B9" w14:textId="22F7C261" w:rsidR="00D57358" w:rsidRPr="00D57358" w:rsidRDefault="00D57358" w:rsidP="00D57358">
      <w:pPr>
        <w:pStyle w:val="ListParagraph"/>
        <w:numPr>
          <w:ilvl w:val="1"/>
          <w:numId w:val="11"/>
        </w:numPr>
        <w:rPr>
          <w:rFonts w:asciiTheme="majorHAnsi" w:hAnsiTheme="majorHAnsi" w:cstheme="majorHAnsi"/>
        </w:rPr>
      </w:pPr>
      <w:r>
        <w:rPr>
          <w:rFonts w:asciiTheme="majorHAnsi" w:hAnsiTheme="majorHAnsi" w:cstheme="majorHAnsi"/>
        </w:rPr>
        <w:t>GLM</w:t>
      </w:r>
    </w:p>
    <w:p w14:paraId="5DDC6F97" w14:textId="31F2B644" w:rsidR="000E2224" w:rsidRPr="00191BF5" w:rsidRDefault="00D57358" w:rsidP="00D57358">
      <w:pPr>
        <w:pStyle w:val="ListParagraph"/>
        <w:numPr>
          <w:ilvl w:val="0"/>
          <w:numId w:val="11"/>
        </w:numPr>
        <w:rPr>
          <w:rFonts w:asciiTheme="majorHAnsi" w:hAnsiTheme="majorHAnsi" w:cstheme="majorHAnsi"/>
        </w:rPr>
      </w:pPr>
      <w:r>
        <w:rPr>
          <w:rFonts w:asciiTheme="majorHAnsi" w:hAnsiTheme="majorHAnsi" w:cstheme="majorHAnsi"/>
        </w:rPr>
        <w:t>Weighted model averaging</w:t>
      </w:r>
    </w:p>
    <w:p w14:paraId="6CB1D7CF" w14:textId="77777777" w:rsidR="000E2224" w:rsidRPr="00191BF5" w:rsidRDefault="000E2224" w:rsidP="00A04A63">
      <w:pPr>
        <w:rPr>
          <w:rFonts w:asciiTheme="majorHAnsi" w:hAnsiTheme="majorHAnsi" w:cstheme="majorHAnsi"/>
        </w:rPr>
      </w:pPr>
    </w:p>
    <w:p w14:paraId="7DB105E0" w14:textId="77777777" w:rsidR="009A24B3" w:rsidRPr="00191BF5" w:rsidRDefault="00284411">
      <w:pPr>
        <w:rPr>
          <w:rFonts w:asciiTheme="majorHAnsi" w:hAnsiTheme="majorHAnsi" w:cstheme="majorHAnsi"/>
        </w:rPr>
      </w:pPr>
      <w:commentRangeStart w:id="20"/>
      <w:commentRangeStart w:id="21"/>
      <w:r w:rsidRPr="00191BF5">
        <w:rPr>
          <w:rFonts w:asciiTheme="majorHAnsi" w:hAnsiTheme="majorHAnsi" w:cstheme="majorHAnsi"/>
          <w:u w:val="single"/>
        </w:rPr>
        <w:t>Chapter 2</w:t>
      </w:r>
      <w:r w:rsidR="00667469" w:rsidRPr="00191BF5">
        <w:rPr>
          <w:rFonts w:asciiTheme="majorHAnsi" w:hAnsiTheme="majorHAnsi" w:cstheme="majorHAnsi"/>
        </w:rPr>
        <w:t xml:space="preserve"> </w:t>
      </w:r>
      <w:r w:rsidR="009A24B3" w:rsidRPr="00191BF5">
        <w:rPr>
          <w:rFonts w:asciiTheme="majorHAnsi" w:hAnsiTheme="majorHAnsi" w:cstheme="majorHAnsi"/>
        </w:rPr>
        <w:t>Assessing the dynamics of stream-reservoir linkages across reservoirs</w:t>
      </w:r>
      <w:commentRangeEnd w:id="20"/>
      <w:r w:rsidR="000E2224" w:rsidRPr="00191BF5">
        <w:rPr>
          <w:rStyle w:val="CommentReference"/>
          <w:rFonts w:asciiTheme="majorHAnsi" w:hAnsiTheme="majorHAnsi" w:cstheme="majorHAnsi"/>
        </w:rPr>
        <w:commentReference w:id="20"/>
      </w:r>
    </w:p>
    <w:p w14:paraId="0B3B4EF3" w14:textId="42E024C3" w:rsidR="00284411" w:rsidRDefault="009A24B3">
      <w:pPr>
        <w:rPr>
          <w:rFonts w:asciiTheme="majorHAnsi" w:hAnsiTheme="majorHAnsi" w:cstheme="majorHAnsi"/>
          <w:i/>
        </w:rPr>
      </w:pPr>
      <w:r w:rsidRPr="00191BF5">
        <w:rPr>
          <w:rFonts w:asciiTheme="majorHAnsi" w:hAnsiTheme="majorHAnsi" w:cstheme="majorHAnsi"/>
          <w:i/>
        </w:rPr>
        <w:t xml:space="preserve">Question 1: </w:t>
      </w:r>
      <w:r w:rsidR="00284411" w:rsidRPr="00191BF5">
        <w:rPr>
          <w:rFonts w:asciiTheme="majorHAnsi" w:hAnsiTheme="majorHAnsi" w:cstheme="majorHAnsi"/>
          <w:i/>
        </w:rPr>
        <w:t xml:space="preserve">How do </w:t>
      </w:r>
      <w:del w:id="22" w:author="Cayelan C. Carey" w:date="2019-03-07T12:13:00Z">
        <w:r w:rsidR="00284411" w:rsidRPr="00191BF5" w:rsidDel="00DD273C">
          <w:rPr>
            <w:rFonts w:asciiTheme="majorHAnsi" w:hAnsiTheme="majorHAnsi" w:cstheme="majorHAnsi"/>
            <w:i/>
          </w:rPr>
          <w:delText>in-</w:delText>
        </w:r>
      </w:del>
      <w:r w:rsidR="00284411" w:rsidRPr="00191BF5">
        <w:rPr>
          <w:rFonts w:asciiTheme="majorHAnsi" w:hAnsiTheme="majorHAnsi" w:cstheme="majorHAnsi"/>
          <w:i/>
        </w:rPr>
        <w:t xml:space="preserve">stream nutrient </w:t>
      </w:r>
      <w:del w:id="23" w:author="Cayelan C. Carey" w:date="2019-03-07T12:14:00Z">
        <w:r w:rsidR="00284411" w:rsidRPr="00191BF5" w:rsidDel="00DD273C">
          <w:rPr>
            <w:rFonts w:asciiTheme="majorHAnsi" w:hAnsiTheme="majorHAnsi" w:cstheme="majorHAnsi"/>
            <w:i/>
          </w:rPr>
          <w:delText xml:space="preserve">dynamics </w:delText>
        </w:r>
      </w:del>
      <w:ins w:id="24" w:author="Cayelan C. Carey" w:date="2019-03-07T12:14:00Z">
        <w:r w:rsidR="00DD273C" w:rsidRPr="00191BF5">
          <w:rPr>
            <w:rFonts w:asciiTheme="majorHAnsi" w:hAnsiTheme="majorHAnsi" w:cstheme="majorHAnsi"/>
            <w:i/>
          </w:rPr>
          <w:t xml:space="preserve">and water loads affect  </w:t>
        </w:r>
      </w:ins>
      <w:del w:id="25" w:author="Cayelan C. Carey" w:date="2019-03-07T12:14:00Z">
        <w:r w:rsidR="00A04A63" w:rsidRPr="00191BF5" w:rsidDel="00DD273C">
          <w:rPr>
            <w:rFonts w:asciiTheme="majorHAnsi" w:hAnsiTheme="majorHAnsi" w:cstheme="majorHAnsi"/>
            <w:i/>
          </w:rPr>
          <w:delText>influence</w:delText>
        </w:r>
        <w:r w:rsidR="00284411" w:rsidRPr="00191BF5" w:rsidDel="00DD273C">
          <w:rPr>
            <w:rFonts w:asciiTheme="majorHAnsi" w:hAnsiTheme="majorHAnsi" w:cstheme="majorHAnsi"/>
            <w:i/>
          </w:rPr>
          <w:delText xml:space="preserve"> within-</w:delText>
        </w:r>
      </w:del>
      <w:r w:rsidR="00284411" w:rsidRPr="00191BF5">
        <w:rPr>
          <w:rFonts w:asciiTheme="majorHAnsi" w:hAnsiTheme="majorHAnsi" w:cstheme="majorHAnsi"/>
          <w:i/>
        </w:rPr>
        <w:t xml:space="preserve">reservoir </w:t>
      </w:r>
      <w:del w:id="26" w:author="Cayelan C. Carey" w:date="2019-03-07T12:14:00Z">
        <w:r w:rsidR="00284411" w:rsidRPr="00191BF5" w:rsidDel="00DD273C">
          <w:rPr>
            <w:rFonts w:asciiTheme="majorHAnsi" w:hAnsiTheme="majorHAnsi" w:cstheme="majorHAnsi"/>
            <w:i/>
          </w:rPr>
          <w:delText>ecosystem response</w:delText>
        </w:r>
      </w:del>
      <w:proofErr w:type="spellStart"/>
      <w:ins w:id="27" w:author="Cayelan C. Carey" w:date="2019-03-07T12:14:00Z">
        <w:r w:rsidR="00DD273C" w:rsidRPr="00191BF5">
          <w:rPr>
            <w:rFonts w:asciiTheme="majorHAnsi" w:hAnsiTheme="majorHAnsi" w:cstheme="majorHAnsi"/>
            <w:i/>
          </w:rPr>
          <w:t>chla</w:t>
        </w:r>
      </w:ins>
      <w:proofErr w:type="spellEnd"/>
      <w:r w:rsidR="00284411" w:rsidRPr="00191BF5">
        <w:rPr>
          <w:rFonts w:asciiTheme="majorHAnsi" w:hAnsiTheme="majorHAnsi" w:cstheme="majorHAnsi"/>
          <w:i/>
        </w:rPr>
        <w:t xml:space="preserve">? </w:t>
      </w:r>
    </w:p>
    <w:p w14:paraId="2BEF2841" w14:textId="09421BC2" w:rsidR="00915D94" w:rsidRPr="00191BF5" w:rsidRDefault="00915D94">
      <w:pPr>
        <w:rPr>
          <w:rFonts w:asciiTheme="majorHAnsi" w:hAnsiTheme="majorHAnsi" w:cstheme="majorHAnsi"/>
          <w:i/>
        </w:rPr>
      </w:pPr>
      <w:r>
        <w:rPr>
          <w:rFonts w:asciiTheme="majorHAnsi" w:hAnsiTheme="majorHAnsi" w:cstheme="majorHAnsi"/>
          <w:i/>
        </w:rPr>
        <w:lastRenderedPageBreak/>
        <w:tab/>
        <w:t>Hypothesis: something about the inflow which has the small reservoir upstream will have higher nutrient loads (</w:t>
      </w:r>
      <w:proofErr w:type="spellStart"/>
      <w:r>
        <w:rPr>
          <w:rFonts w:asciiTheme="majorHAnsi" w:hAnsiTheme="majorHAnsi" w:cstheme="majorHAnsi"/>
          <w:i/>
        </w:rPr>
        <w:t>Wurtsbaugh</w:t>
      </w:r>
      <w:proofErr w:type="spellEnd"/>
      <w:r>
        <w:rPr>
          <w:rFonts w:asciiTheme="majorHAnsi" w:hAnsiTheme="majorHAnsi" w:cstheme="majorHAnsi"/>
          <w:i/>
        </w:rPr>
        <w:t xml:space="preserve"> et al 2009 &amp; 2005), or streams with lower discharge will have higher nutrient export</w:t>
      </w:r>
    </w:p>
    <w:p w14:paraId="7D507B64" w14:textId="77777777" w:rsidR="00E13CC0" w:rsidRPr="00191BF5" w:rsidRDefault="00E13CC0">
      <w:pPr>
        <w:rPr>
          <w:rFonts w:asciiTheme="majorHAnsi" w:hAnsiTheme="majorHAnsi" w:cstheme="majorHAnsi"/>
          <w:i/>
        </w:rPr>
      </w:pPr>
      <w:r w:rsidRPr="00191BF5">
        <w:rPr>
          <w:rFonts w:asciiTheme="majorHAnsi" w:hAnsiTheme="majorHAnsi" w:cstheme="majorHAnsi"/>
          <w:i/>
        </w:rPr>
        <w:t>Question 2: How do major storm events influence these dynamics?</w:t>
      </w:r>
    </w:p>
    <w:p w14:paraId="139AB799" w14:textId="77777777" w:rsidR="00255A95" w:rsidRPr="00191BF5" w:rsidRDefault="00255A95">
      <w:pPr>
        <w:rPr>
          <w:rFonts w:asciiTheme="majorHAnsi" w:hAnsiTheme="majorHAnsi" w:cstheme="majorHAnsi"/>
          <w:b/>
          <w:i/>
          <w:rPrChange w:id="28" w:author="Whitney Woelmer" w:date="2019-03-06T09:48:00Z">
            <w:rPr>
              <w:rFonts w:asciiTheme="majorHAnsi" w:hAnsiTheme="majorHAnsi" w:cstheme="majorHAnsi"/>
              <w:i/>
            </w:rPr>
          </w:rPrChange>
        </w:rPr>
      </w:pPr>
      <w:r w:rsidRPr="00191BF5">
        <w:rPr>
          <w:rFonts w:asciiTheme="majorHAnsi" w:hAnsiTheme="majorHAnsi" w:cstheme="majorHAnsi"/>
          <w:b/>
          <w:i/>
          <w:rPrChange w:id="29" w:author="Whitney Woelmer" w:date="2019-03-06T09:48:00Z">
            <w:rPr>
              <w:rFonts w:asciiTheme="majorHAnsi" w:hAnsiTheme="majorHAnsi" w:cstheme="majorHAnsi"/>
              <w:i/>
            </w:rPr>
          </w:rPrChange>
        </w:rPr>
        <w:t xml:space="preserve">Question 4: How does within-reservoir nutrient processing </w:t>
      </w:r>
      <w:r w:rsidR="00112652" w:rsidRPr="00191BF5">
        <w:rPr>
          <w:rFonts w:asciiTheme="majorHAnsi" w:hAnsiTheme="majorHAnsi" w:cstheme="majorHAnsi"/>
          <w:b/>
          <w:i/>
          <w:rPrChange w:id="30" w:author="Whitney Woelmer" w:date="2019-03-06T09:48:00Z">
            <w:rPr>
              <w:rFonts w:asciiTheme="majorHAnsi" w:hAnsiTheme="majorHAnsi" w:cstheme="majorHAnsi"/>
              <w:i/>
            </w:rPr>
          </w:rPrChange>
        </w:rPr>
        <w:t>change</w:t>
      </w:r>
      <w:r w:rsidRPr="00191BF5">
        <w:rPr>
          <w:rFonts w:asciiTheme="majorHAnsi" w:hAnsiTheme="majorHAnsi" w:cstheme="majorHAnsi"/>
          <w:b/>
          <w:i/>
          <w:rPrChange w:id="31" w:author="Whitney Woelmer" w:date="2019-03-06T09:48:00Z">
            <w:rPr>
              <w:rFonts w:asciiTheme="majorHAnsi" w:hAnsiTheme="majorHAnsi" w:cstheme="majorHAnsi"/>
              <w:i/>
            </w:rPr>
          </w:rPrChange>
        </w:rPr>
        <w:t xml:space="preserve"> along </w:t>
      </w:r>
      <w:del w:id="32" w:author="Cayelan C. Carey" w:date="2019-03-07T12:10:00Z">
        <w:r w:rsidRPr="00191BF5" w:rsidDel="00931231">
          <w:rPr>
            <w:rFonts w:asciiTheme="majorHAnsi" w:hAnsiTheme="majorHAnsi" w:cstheme="majorHAnsi"/>
            <w:b/>
            <w:i/>
            <w:rPrChange w:id="33" w:author="Whitney Woelmer" w:date="2019-03-06T09:48:00Z">
              <w:rPr>
                <w:rFonts w:asciiTheme="majorHAnsi" w:hAnsiTheme="majorHAnsi" w:cstheme="majorHAnsi"/>
                <w:i/>
              </w:rPr>
            </w:rPrChange>
          </w:rPr>
          <w:delText xml:space="preserve">the </w:delText>
        </w:r>
      </w:del>
      <w:ins w:id="34" w:author="Cayelan C. Carey" w:date="2019-03-07T12:10:00Z">
        <w:r w:rsidR="00931231" w:rsidRPr="00191BF5">
          <w:rPr>
            <w:rFonts w:asciiTheme="majorHAnsi" w:hAnsiTheme="majorHAnsi" w:cstheme="majorHAnsi"/>
            <w:b/>
            <w:i/>
          </w:rPr>
          <w:t>a</w:t>
        </w:r>
        <w:r w:rsidR="00931231" w:rsidRPr="00191BF5">
          <w:rPr>
            <w:rFonts w:asciiTheme="majorHAnsi" w:hAnsiTheme="majorHAnsi" w:cstheme="majorHAnsi"/>
            <w:b/>
            <w:i/>
            <w:rPrChange w:id="35" w:author="Whitney Woelmer" w:date="2019-03-06T09:48:00Z">
              <w:rPr>
                <w:rFonts w:asciiTheme="majorHAnsi" w:hAnsiTheme="majorHAnsi" w:cstheme="majorHAnsi"/>
                <w:i/>
              </w:rPr>
            </w:rPrChange>
          </w:rPr>
          <w:t xml:space="preserve"> </w:t>
        </w:r>
        <w:r w:rsidR="00931231" w:rsidRPr="00191BF5">
          <w:rPr>
            <w:rFonts w:asciiTheme="majorHAnsi" w:hAnsiTheme="majorHAnsi" w:cstheme="majorHAnsi"/>
            <w:b/>
            <w:i/>
          </w:rPr>
          <w:t xml:space="preserve">double </w:t>
        </w:r>
      </w:ins>
      <w:del w:id="36" w:author="Cayelan C. Carey" w:date="2019-03-07T12:10:00Z">
        <w:r w:rsidRPr="00191BF5" w:rsidDel="00931231">
          <w:rPr>
            <w:rFonts w:asciiTheme="majorHAnsi" w:hAnsiTheme="majorHAnsi" w:cstheme="majorHAnsi"/>
            <w:b/>
            <w:i/>
            <w:rPrChange w:id="37" w:author="Whitney Woelmer" w:date="2019-03-06T09:48:00Z">
              <w:rPr>
                <w:rFonts w:asciiTheme="majorHAnsi" w:hAnsiTheme="majorHAnsi" w:cstheme="majorHAnsi"/>
                <w:i/>
              </w:rPr>
            </w:rPrChange>
          </w:rPr>
          <w:delText>reservoir flow gradient</w:delText>
        </w:r>
      </w:del>
      <w:ins w:id="38" w:author="Cayelan C. Carey" w:date="2019-03-07T12:10:00Z">
        <w:r w:rsidR="00931231" w:rsidRPr="00191BF5">
          <w:rPr>
            <w:rFonts w:asciiTheme="majorHAnsi" w:hAnsiTheme="majorHAnsi" w:cstheme="majorHAnsi"/>
            <w:b/>
            <w:i/>
          </w:rPr>
          <w:t>reservoir continuum</w:t>
        </w:r>
      </w:ins>
      <w:r w:rsidRPr="00191BF5">
        <w:rPr>
          <w:rFonts w:asciiTheme="majorHAnsi" w:hAnsiTheme="majorHAnsi" w:cstheme="majorHAnsi"/>
          <w:b/>
          <w:i/>
          <w:rPrChange w:id="39" w:author="Whitney Woelmer" w:date="2019-03-06T09:48:00Z">
            <w:rPr>
              <w:rFonts w:asciiTheme="majorHAnsi" w:hAnsiTheme="majorHAnsi" w:cstheme="majorHAnsi"/>
              <w:i/>
            </w:rPr>
          </w:rPrChange>
        </w:rPr>
        <w:t>?</w:t>
      </w:r>
    </w:p>
    <w:p w14:paraId="31821D42" w14:textId="77777777" w:rsidR="009A24B3" w:rsidRPr="00191BF5" w:rsidRDefault="009A24B3">
      <w:pPr>
        <w:rPr>
          <w:ins w:id="40" w:author="Cayelan C. Carey" w:date="2019-03-07T12:15:00Z"/>
          <w:rFonts w:asciiTheme="majorHAnsi" w:hAnsiTheme="majorHAnsi" w:cstheme="majorHAnsi"/>
          <w:b/>
          <w:i/>
        </w:rPr>
      </w:pPr>
      <w:r w:rsidRPr="00191BF5">
        <w:rPr>
          <w:rFonts w:asciiTheme="majorHAnsi" w:hAnsiTheme="majorHAnsi" w:cstheme="majorHAnsi"/>
          <w:b/>
          <w:i/>
          <w:rPrChange w:id="41" w:author="Whitney Woelmer" w:date="2019-03-06T09:48:00Z">
            <w:rPr>
              <w:rFonts w:asciiTheme="majorHAnsi" w:hAnsiTheme="majorHAnsi" w:cstheme="majorHAnsi"/>
              <w:i/>
            </w:rPr>
          </w:rPrChange>
        </w:rPr>
        <w:t xml:space="preserve">Question </w:t>
      </w:r>
      <w:r w:rsidR="00E13CC0" w:rsidRPr="00191BF5">
        <w:rPr>
          <w:rFonts w:asciiTheme="majorHAnsi" w:hAnsiTheme="majorHAnsi" w:cstheme="majorHAnsi"/>
          <w:b/>
          <w:i/>
          <w:rPrChange w:id="42" w:author="Whitney Woelmer" w:date="2019-03-06T09:48:00Z">
            <w:rPr>
              <w:rFonts w:asciiTheme="majorHAnsi" w:hAnsiTheme="majorHAnsi" w:cstheme="majorHAnsi"/>
              <w:i/>
            </w:rPr>
          </w:rPrChange>
        </w:rPr>
        <w:t>3</w:t>
      </w:r>
      <w:r w:rsidRPr="00191BF5">
        <w:rPr>
          <w:rFonts w:asciiTheme="majorHAnsi" w:hAnsiTheme="majorHAnsi" w:cstheme="majorHAnsi"/>
          <w:b/>
          <w:i/>
          <w:rPrChange w:id="43" w:author="Whitney Woelmer" w:date="2019-03-06T09:48:00Z">
            <w:rPr>
              <w:rFonts w:asciiTheme="majorHAnsi" w:hAnsiTheme="majorHAnsi" w:cstheme="majorHAnsi"/>
              <w:i/>
            </w:rPr>
          </w:rPrChange>
        </w:rPr>
        <w:t>: How do stream dynamics differ between neighboring watersheds?</w:t>
      </w:r>
      <w:commentRangeEnd w:id="21"/>
      <w:r w:rsidR="00834C31" w:rsidRPr="00191BF5">
        <w:rPr>
          <w:rStyle w:val="CommentReference"/>
          <w:rFonts w:asciiTheme="majorHAnsi" w:hAnsiTheme="majorHAnsi" w:cstheme="majorHAnsi"/>
          <w:b/>
          <w:rPrChange w:id="44" w:author="Whitney Woelmer" w:date="2019-03-06T09:48:00Z">
            <w:rPr>
              <w:rStyle w:val="CommentReference"/>
            </w:rPr>
          </w:rPrChange>
        </w:rPr>
        <w:commentReference w:id="21"/>
      </w:r>
    </w:p>
    <w:p w14:paraId="67A93B0D" w14:textId="77777777" w:rsidR="00DD273C" w:rsidRPr="00191BF5" w:rsidRDefault="00DD273C">
      <w:pPr>
        <w:rPr>
          <w:ins w:id="45" w:author="Cayelan C. Carey" w:date="2019-03-07T12:15:00Z"/>
          <w:rFonts w:asciiTheme="majorHAnsi" w:hAnsiTheme="majorHAnsi" w:cstheme="majorHAnsi"/>
          <w:b/>
          <w:i/>
        </w:rPr>
      </w:pPr>
      <w:ins w:id="46" w:author="Cayelan C. Carey" w:date="2019-03-07T12:15:00Z">
        <w:r w:rsidRPr="00191BF5">
          <w:rPr>
            <w:rFonts w:asciiTheme="majorHAnsi" w:hAnsiTheme="majorHAnsi" w:cstheme="majorHAnsi"/>
            <w:b/>
            <w:i/>
          </w:rPr>
          <w:t>How do upstream reservoir dynamics affect downstream reservoir dynamics?</w:t>
        </w:r>
      </w:ins>
    </w:p>
    <w:p w14:paraId="624B45E6" w14:textId="77777777" w:rsidR="00B0705D" w:rsidRPr="00191BF5" w:rsidRDefault="00B0705D">
      <w:pPr>
        <w:rPr>
          <w:rFonts w:asciiTheme="majorHAnsi" w:hAnsiTheme="majorHAnsi" w:cstheme="majorHAnsi"/>
          <w:b/>
          <w:i/>
          <w:rPrChange w:id="47" w:author="Whitney Woelmer" w:date="2019-03-06T09:48:00Z">
            <w:rPr>
              <w:rFonts w:asciiTheme="majorHAnsi" w:hAnsiTheme="majorHAnsi" w:cstheme="majorHAnsi"/>
              <w:i/>
            </w:rPr>
          </w:rPrChange>
        </w:rPr>
      </w:pPr>
      <w:ins w:id="48" w:author="Cayelan C. Carey" w:date="2019-03-07T12:15:00Z">
        <w:r w:rsidRPr="00191BF5">
          <w:rPr>
            <w:rFonts w:asciiTheme="majorHAnsi" w:hAnsiTheme="majorHAnsi" w:cstheme="majorHAnsi"/>
            <w:b/>
            <w:i/>
          </w:rPr>
          <w:t>What is the long-term effect of mgmt. on FW ecosystem functioning?</w:t>
        </w:r>
      </w:ins>
    </w:p>
    <w:p w14:paraId="7CC58322" w14:textId="35C653C1" w:rsidR="00255A95" w:rsidRDefault="00255A95">
      <w:pPr>
        <w:rPr>
          <w:rFonts w:asciiTheme="majorHAnsi" w:hAnsiTheme="majorHAnsi" w:cstheme="majorHAnsi"/>
          <w:b/>
        </w:rPr>
      </w:pPr>
    </w:p>
    <w:p w14:paraId="1487E683" w14:textId="3CA2E96F" w:rsidR="00E2472E" w:rsidRDefault="00E2472E">
      <w:pPr>
        <w:rPr>
          <w:rFonts w:asciiTheme="majorHAnsi" w:hAnsiTheme="majorHAnsi" w:cstheme="majorHAnsi"/>
          <w:b/>
        </w:rPr>
      </w:pPr>
    </w:p>
    <w:p w14:paraId="50E229DB" w14:textId="16F410DE" w:rsidR="00E2472E" w:rsidRPr="00191BF5" w:rsidRDefault="00E2472E">
      <w:pPr>
        <w:rPr>
          <w:rFonts w:asciiTheme="majorHAnsi" w:hAnsiTheme="majorHAnsi" w:cstheme="majorHAnsi"/>
          <w:b/>
          <w:rPrChange w:id="49" w:author="Whitney Woelmer" w:date="2019-03-06T09:48:00Z">
            <w:rPr>
              <w:rFonts w:asciiTheme="majorHAnsi" w:hAnsiTheme="majorHAnsi" w:cstheme="majorHAnsi"/>
            </w:rPr>
          </w:rPrChange>
        </w:rPr>
      </w:pPr>
      <w:r>
        <w:rPr>
          <w:rFonts w:asciiTheme="majorHAnsi" w:hAnsiTheme="majorHAnsi" w:cstheme="majorHAnsi"/>
          <w:b/>
        </w:rPr>
        <w:t>We will have data from 4 inflow streams (pre-lake), the deep hole of BVR (within lake), and the BVR outflow (post-lake), and deep hole of FCR (lake #2)</w:t>
      </w:r>
    </w:p>
    <w:p w14:paraId="4044B5D9" w14:textId="77777777" w:rsidR="00A04A63" w:rsidRPr="00191BF5" w:rsidRDefault="00A04A63">
      <w:pPr>
        <w:rPr>
          <w:rFonts w:asciiTheme="majorHAnsi" w:hAnsiTheme="majorHAnsi" w:cstheme="majorHAnsi"/>
          <w:b/>
        </w:rPr>
      </w:pPr>
      <w:r w:rsidRPr="00191BF5">
        <w:rPr>
          <w:rFonts w:asciiTheme="majorHAnsi" w:hAnsiTheme="majorHAnsi" w:cstheme="majorHAnsi"/>
          <w:b/>
        </w:rPr>
        <w:t>Background</w:t>
      </w:r>
    </w:p>
    <w:p w14:paraId="27012179" w14:textId="77777777" w:rsidR="00A04A63" w:rsidRPr="00191BF5" w:rsidRDefault="00E13CC0" w:rsidP="00A04A63">
      <w:pPr>
        <w:pStyle w:val="ListParagraph"/>
        <w:numPr>
          <w:ilvl w:val="0"/>
          <w:numId w:val="5"/>
        </w:numPr>
        <w:rPr>
          <w:rFonts w:asciiTheme="majorHAnsi" w:hAnsiTheme="majorHAnsi" w:cstheme="majorHAnsi"/>
        </w:rPr>
      </w:pPr>
      <w:r w:rsidRPr="00191BF5">
        <w:rPr>
          <w:rFonts w:asciiTheme="majorHAnsi" w:hAnsiTheme="majorHAnsi" w:cstheme="majorHAnsi"/>
        </w:rPr>
        <w:t>Importance of watershed characteristics on waterbody condition</w:t>
      </w:r>
    </w:p>
    <w:p w14:paraId="716DD80D" w14:textId="77777777" w:rsidR="00E13CC0" w:rsidRPr="00191BF5" w:rsidRDefault="00E13CC0" w:rsidP="00E13CC0">
      <w:pPr>
        <w:pStyle w:val="ListParagraph"/>
        <w:numPr>
          <w:ilvl w:val="1"/>
          <w:numId w:val="5"/>
        </w:numPr>
        <w:rPr>
          <w:rFonts w:asciiTheme="majorHAnsi" w:hAnsiTheme="majorHAnsi" w:cstheme="majorHAnsi"/>
        </w:rPr>
      </w:pPr>
      <w:r w:rsidRPr="00191BF5">
        <w:rPr>
          <w:rFonts w:asciiTheme="majorHAnsi" w:hAnsiTheme="majorHAnsi" w:cstheme="majorHAnsi"/>
        </w:rPr>
        <w:t>Terrestrial-aquatic linkages</w:t>
      </w:r>
    </w:p>
    <w:p w14:paraId="75ED59BB" w14:textId="0D7ADEAD" w:rsidR="009F3ACF" w:rsidRDefault="00E13CC0" w:rsidP="00536010">
      <w:pPr>
        <w:pStyle w:val="ListParagraph"/>
        <w:numPr>
          <w:ilvl w:val="1"/>
          <w:numId w:val="5"/>
        </w:numPr>
        <w:rPr>
          <w:rFonts w:asciiTheme="majorHAnsi" w:hAnsiTheme="majorHAnsi" w:cstheme="majorHAnsi"/>
        </w:rPr>
      </w:pPr>
      <w:r w:rsidRPr="00191BF5">
        <w:rPr>
          <w:rFonts w:asciiTheme="majorHAnsi" w:hAnsiTheme="majorHAnsi" w:cstheme="majorHAnsi"/>
        </w:rPr>
        <w:t>Stream-lake linkages</w:t>
      </w:r>
      <w:r w:rsidR="00A04A63" w:rsidRPr="00191BF5">
        <w:rPr>
          <w:rFonts w:asciiTheme="majorHAnsi" w:hAnsiTheme="majorHAnsi" w:cstheme="majorHAnsi"/>
        </w:rPr>
        <w:t xml:space="preserve"> </w:t>
      </w:r>
    </w:p>
    <w:p w14:paraId="77E370B0" w14:textId="7DD38D87" w:rsidR="00915D94" w:rsidRDefault="003800DF" w:rsidP="00E13CC0">
      <w:pPr>
        <w:pStyle w:val="ListParagraph"/>
        <w:numPr>
          <w:ilvl w:val="2"/>
          <w:numId w:val="5"/>
        </w:numPr>
        <w:rPr>
          <w:rFonts w:asciiTheme="majorHAnsi" w:hAnsiTheme="majorHAnsi" w:cstheme="majorHAnsi"/>
        </w:rPr>
      </w:pPr>
      <w:r>
        <w:rPr>
          <w:rFonts w:asciiTheme="majorHAnsi" w:hAnsiTheme="majorHAnsi" w:cstheme="majorHAnsi"/>
        </w:rPr>
        <w:t xml:space="preserve">Marcarelli &amp; </w:t>
      </w:r>
      <w:proofErr w:type="spellStart"/>
      <w:r w:rsidR="00A04A63" w:rsidRPr="00191BF5">
        <w:rPr>
          <w:rFonts w:asciiTheme="majorHAnsi" w:hAnsiTheme="majorHAnsi" w:cstheme="majorHAnsi"/>
        </w:rPr>
        <w:t>Wurtsbaugh</w:t>
      </w:r>
      <w:proofErr w:type="spellEnd"/>
      <w:r w:rsidR="00A04A63" w:rsidRPr="00191BF5">
        <w:rPr>
          <w:rFonts w:asciiTheme="majorHAnsi" w:hAnsiTheme="majorHAnsi" w:cstheme="majorHAnsi"/>
        </w:rPr>
        <w:t xml:space="preserve"> 200</w:t>
      </w:r>
      <w:r w:rsidR="00915D94">
        <w:rPr>
          <w:rFonts w:asciiTheme="majorHAnsi" w:hAnsiTheme="majorHAnsi" w:cstheme="majorHAnsi"/>
        </w:rPr>
        <w:t>9</w:t>
      </w:r>
    </w:p>
    <w:p w14:paraId="75D43485" w14:textId="6B049A5B" w:rsidR="00915D94" w:rsidRDefault="00915D94" w:rsidP="00915D94">
      <w:pPr>
        <w:pStyle w:val="ListParagraph"/>
        <w:numPr>
          <w:ilvl w:val="3"/>
          <w:numId w:val="5"/>
        </w:numPr>
        <w:rPr>
          <w:rFonts w:asciiTheme="majorHAnsi" w:hAnsiTheme="majorHAnsi" w:cstheme="majorHAnsi"/>
        </w:rPr>
      </w:pPr>
      <w:r>
        <w:rPr>
          <w:rFonts w:asciiTheme="majorHAnsi" w:hAnsiTheme="majorHAnsi" w:cstheme="majorHAnsi"/>
        </w:rPr>
        <w:t>Seasonality in nitrogen fixation, temporal variability in nitrogen fixation. Higher amount of fixation in lakes due to larger surface area, but higher rates in streams</w:t>
      </w:r>
      <w:r w:rsidR="00A04A63" w:rsidRPr="00191BF5">
        <w:rPr>
          <w:rFonts w:asciiTheme="majorHAnsi" w:hAnsiTheme="majorHAnsi" w:cstheme="majorHAnsi"/>
        </w:rPr>
        <w:t xml:space="preserve"> </w:t>
      </w:r>
    </w:p>
    <w:p w14:paraId="68383F00" w14:textId="77777777" w:rsidR="00915D94" w:rsidRDefault="00A04A63" w:rsidP="00E13CC0">
      <w:pPr>
        <w:pStyle w:val="ListParagraph"/>
        <w:numPr>
          <w:ilvl w:val="2"/>
          <w:numId w:val="5"/>
        </w:numPr>
        <w:rPr>
          <w:rFonts w:asciiTheme="majorHAnsi" w:hAnsiTheme="majorHAnsi" w:cstheme="majorHAnsi"/>
        </w:rPr>
      </w:pPr>
      <w:r w:rsidRPr="00191BF5">
        <w:rPr>
          <w:rFonts w:asciiTheme="majorHAnsi" w:hAnsiTheme="majorHAnsi" w:cstheme="majorHAnsi"/>
        </w:rPr>
        <w:t>Robinson et al 2007</w:t>
      </w:r>
    </w:p>
    <w:p w14:paraId="4F52D957" w14:textId="4499F2AA" w:rsidR="00915D94" w:rsidRDefault="00A04A63" w:rsidP="00915D94">
      <w:pPr>
        <w:pStyle w:val="ListParagraph"/>
        <w:numPr>
          <w:ilvl w:val="3"/>
          <w:numId w:val="5"/>
        </w:numPr>
        <w:rPr>
          <w:rFonts w:asciiTheme="majorHAnsi" w:hAnsiTheme="majorHAnsi" w:cstheme="majorHAnsi"/>
        </w:rPr>
      </w:pPr>
      <w:r w:rsidRPr="00191BF5">
        <w:rPr>
          <w:rFonts w:asciiTheme="majorHAnsi" w:hAnsiTheme="majorHAnsi" w:cstheme="majorHAnsi"/>
        </w:rPr>
        <w:t xml:space="preserve"> </w:t>
      </w:r>
      <w:r w:rsidR="00915D94">
        <w:rPr>
          <w:rFonts w:asciiTheme="majorHAnsi" w:hAnsiTheme="majorHAnsi" w:cstheme="majorHAnsi"/>
        </w:rPr>
        <w:t>Seasonality in nutrient availability due to weather patterns (nutrients coming from glacier melt are reduced in autumn-on)</w:t>
      </w:r>
    </w:p>
    <w:p w14:paraId="5F2F546A" w14:textId="2C37C0EF" w:rsidR="00E2472E" w:rsidRDefault="00A04A63" w:rsidP="00E13CC0">
      <w:pPr>
        <w:pStyle w:val="ListParagraph"/>
        <w:numPr>
          <w:ilvl w:val="2"/>
          <w:numId w:val="5"/>
        </w:numPr>
        <w:rPr>
          <w:rFonts w:asciiTheme="majorHAnsi" w:hAnsiTheme="majorHAnsi" w:cstheme="majorHAnsi"/>
        </w:rPr>
      </w:pPr>
      <w:r w:rsidRPr="00191BF5">
        <w:rPr>
          <w:rFonts w:asciiTheme="majorHAnsi" w:hAnsiTheme="majorHAnsi" w:cstheme="majorHAnsi"/>
        </w:rPr>
        <w:t>Goodman et al 2011</w:t>
      </w:r>
    </w:p>
    <w:p w14:paraId="71F151B6" w14:textId="1AB05985" w:rsidR="00E2472E" w:rsidRDefault="00E2472E" w:rsidP="00E2472E">
      <w:pPr>
        <w:pStyle w:val="ListParagraph"/>
        <w:numPr>
          <w:ilvl w:val="3"/>
          <w:numId w:val="5"/>
        </w:numPr>
        <w:rPr>
          <w:rFonts w:asciiTheme="majorHAnsi" w:hAnsiTheme="majorHAnsi" w:cstheme="majorHAnsi"/>
        </w:rPr>
      </w:pPr>
      <w:r>
        <w:rPr>
          <w:rFonts w:asciiTheme="majorHAnsi" w:hAnsiTheme="majorHAnsi" w:cstheme="majorHAnsi"/>
        </w:rPr>
        <w:t xml:space="preserve">Lakes act as sinks during high flow </w:t>
      </w:r>
      <w:r w:rsidR="00806D35">
        <w:rPr>
          <w:rFonts w:asciiTheme="majorHAnsi" w:hAnsiTheme="majorHAnsi" w:cstheme="majorHAnsi"/>
        </w:rPr>
        <w:t>conditions and sources during low flow conditions</w:t>
      </w:r>
    </w:p>
    <w:p w14:paraId="3D009AE9" w14:textId="5B439F68" w:rsidR="00536010" w:rsidRDefault="00A04A63" w:rsidP="00E13CC0">
      <w:pPr>
        <w:pStyle w:val="ListParagraph"/>
        <w:numPr>
          <w:ilvl w:val="2"/>
          <w:numId w:val="5"/>
        </w:numPr>
        <w:rPr>
          <w:rFonts w:asciiTheme="majorHAnsi" w:hAnsiTheme="majorHAnsi" w:cstheme="majorHAnsi"/>
        </w:rPr>
      </w:pPr>
      <w:r w:rsidRPr="00191BF5">
        <w:rPr>
          <w:rFonts w:asciiTheme="majorHAnsi" w:hAnsiTheme="majorHAnsi" w:cstheme="majorHAnsi"/>
        </w:rPr>
        <w:t>Xu &amp; Xu 2018</w:t>
      </w:r>
    </w:p>
    <w:p w14:paraId="4C472C8D" w14:textId="601F1092" w:rsidR="00536010" w:rsidRDefault="00536010" w:rsidP="00536010">
      <w:pPr>
        <w:pStyle w:val="ListParagraph"/>
        <w:numPr>
          <w:ilvl w:val="3"/>
          <w:numId w:val="5"/>
        </w:numPr>
        <w:rPr>
          <w:rFonts w:asciiTheme="majorHAnsi" w:hAnsiTheme="majorHAnsi" w:cstheme="majorHAnsi"/>
        </w:rPr>
      </w:pPr>
      <w:r>
        <w:rPr>
          <w:rFonts w:asciiTheme="majorHAnsi" w:hAnsiTheme="majorHAnsi" w:cstheme="majorHAnsi"/>
        </w:rPr>
        <w:t>DIC significantly decreased after passing through lake</w:t>
      </w:r>
    </w:p>
    <w:p w14:paraId="22CB9FB6" w14:textId="517FD307" w:rsidR="00536010" w:rsidRDefault="00536010" w:rsidP="00536010">
      <w:pPr>
        <w:pStyle w:val="ListParagraph"/>
        <w:numPr>
          <w:ilvl w:val="3"/>
          <w:numId w:val="5"/>
        </w:numPr>
        <w:rPr>
          <w:rFonts w:asciiTheme="majorHAnsi" w:hAnsiTheme="majorHAnsi" w:cstheme="majorHAnsi"/>
        </w:rPr>
      </w:pPr>
      <w:r>
        <w:rPr>
          <w:rFonts w:asciiTheme="majorHAnsi" w:hAnsiTheme="majorHAnsi" w:cstheme="majorHAnsi"/>
        </w:rPr>
        <w:t>Propose that CO2 outgassing is mechanism for sink behavior of lake</w:t>
      </w:r>
    </w:p>
    <w:p w14:paraId="2FCF98C6" w14:textId="2244CBB7" w:rsidR="00536010" w:rsidRDefault="00536010" w:rsidP="00536010">
      <w:pPr>
        <w:pStyle w:val="ListParagraph"/>
        <w:numPr>
          <w:ilvl w:val="3"/>
          <w:numId w:val="5"/>
        </w:numPr>
        <w:rPr>
          <w:rFonts w:asciiTheme="majorHAnsi" w:hAnsiTheme="majorHAnsi" w:cstheme="majorHAnsi"/>
        </w:rPr>
      </w:pPr>
      <w:r>
        <w:rPr>
          <w:rFonts w:asciiTheme="majorHAnsi" w:hAnsiTheme="majorHAnsi" w:cstheme="majorHAnsi"/>
        </w:rPr>
        <w:t xml:space="preserve">Lake functions as sink during high flow and source during low flow, consistent with other studies </w:t>
      </w:r>
    </w:p>
    <w:p w14:paraId="66B06E8C" w14:textId="198DCC20" w:rsidR="003C4CA7" w:rsidRDefault="00A04A63" w:rsidP="00E13CC0">
      <w:pPr>
        <w:pStyle w:val="ListParagraph"/>
        <w:numPr>
          <w:ilvl w:val="2"/>
          <w:numId w:val="5"/>
        </w:numPr>
        <w:rPr>
          <w:rFonts w:asciiTheme="majorHAnsi" w:hAnsiTheme="majorHAnsi" w:cstheme="majorHAnsi"/>
        </w:rPr>
      </w:pPr>
      <w:proofErr w:type="spellStart"/>
      <w:r w:rsidRPr="00191BF5">
        <w:rPr>
          <w:rFonts w:asciiTheme="majorHAnsi" w:hAnsiTheme="majorHAnsi" w:cstheme="majorHAnsi"/>
        </w:rPr>
        <w:t>Stachelek</w:t>
      </w:r>
      <w:proofErr w:type="spellEnd"/>
      <w:r w:rsidRPr="00191BF5">
        <w:rPr>
          <w:rFonts w:asciiTheme="majorHAnsi" w:hAnsiTheme="majorHAnsi" w:cstheme="majorHAnsi"/>
        </w:rPr>
        <w:t xml:space="preserve"> &amp; </w:t>
      </w:r>
      <w:proofErr w:type="spellStart"/>
      <w:r w:rsidRPr="00191BF5">
        <w:rPr>
          <w:rFonts w:asciiTheme="majorHAnsi" w:hAnsiTheme="majorHAnsi" w:cstheme="majorHAnsi"/>
        </w:rPr>
        <w:t>So</w:t>
      </w:r>
      <w:r w:rsidR="00E22927" w:rsidRPr="00191BF5">
        <w:rPr>
          <w:rFonts w:asciiTheme="majorHAnsi" w:hAnsiTheme="majorHAnsi" w:cstheme="majorHAnsi"/>
        </w:rPr>
        <w:t>r</w:t>
      </w:r>
      <w:r w:rsidRPr="00191BF5">
        <w:rPr>
          <w:rFonts w:asciiTheme="majorHAnsi" w:hAnsiTheme="majorHAnsi" w:cstheme="majorHAnsi"/>
        </w:rPr>
        <w:t>an</w:t>
      </w:r>
      <w:r w:rsidR="00E22927" w:rsidRPr="00191BF5">
        <w:rPr>
          <w:rFonts w:asciiTheme="majorHAnsi" w:hAnsiTheme="majorHAnsi" w:cstheme="majorHAnsi"/>
        </w:rPr>
        <w:t>n</w:t>
      </w:r>
      <w:r w:rsidRPr="00191BF5">
        <w:rPr>
          <w:rFonts w:asciiTheme="majorHAnsi" w:hAnsiTheme="majorHAnsi" w:cstheme="majorHAnsi"/>
        </w:rPr>
        <w:t>o</w:t>
      </w:r>
      <w:proofErr w:type="spellEnd"/>
      <w:r w:rsidRPr="00191BF5">
        <w:rPr>
          <w:rFonts w:asciiTheme="majorHAnsi" w:hAnsiTheme="majorHAnsi" w:cstheme="majorHAnsi"/>
        </w:rPr>
        <w:t xml:space="preserve"> 2019</w:t>
      </w:r>
    </w:p>
    <w:p w14:paraId="6FDCA43D" w14:textId="483FF345" w:rsidR="003C4CA7" w:rsidRDefault="003800DF" w:rsidP="003C4CA7">
      <w:pPr>
        <w:pStyle w:val="ListParagraph"/>
        <w:numPr>
          <w:ilvl w:val="3"/>
          <w:numId w:val="5"/>
        </w:numPr>
        <w:rPr>
          <w:rFonts w:asciiTheme="majorHAnsi" w:hAnsiTheme="majorHAnsi" w:cstheme="majorHAnsi"/>
        </w:rPr>
      </w:pPr>
      <w:r>
        <w:rPr>
          <w:rFonts w:asciiTheme="majorHAnsi" w:hAnsiTheme="majorHAnsi" w:cstheme="majorHAnsi"/>
        </w:rPr>
        <w:t xml:space="preserve">P retention in lakes influenced by hydrologic connectivity within the whole lake watershed, but not as strongly within </w:t>
      </w:r>
      <w:proofErr w:type="spellStart"/>
      <w:r>
        <w:rPr>
          <w:rFonts w:asciiTheme="majorHAnsi" w:hAnsiTheme="majorHAnsi" w:cstheme="majorHAnsi"/>
        </w:rPr>
        <w:t>subwatersheds</w:t>
      </w:r>
      <w:proofErr w:type="spellEnd"/>
    </w:p>
    <w:p w14:paraId="1A6721B0" w14:textId="01841D28" w:rsidR="003800DF" w:rsidRDefault="00A04A63" w:rsidP="00E13CC0">
      <w:pPr>
        <w:pStyle w:val="ListParagraph"/>
        <w:numPr>
          <w:ilvl w:val="2"/>
          <w:numId w:val="5"/>
        </w:numPr>
        <w:rPr>
          <w:rFonts w:asciiTheme="majorHAnsi" w:hAnsiTheme="majorHAnsi" w:cstheme="majorHAnsi"/>
        </w:rPr>
      </w:pPr>
      <w:proofErr w:type="spellStart"/>
      <w:r w:rsidRPr="00191BF5">
        <w:rPr>
          <w:rFonts w:asciiTheme="majorHAnsi" w:hAnsiTheme="majorHAnsi" w:cstheme="majorHAnsi"/>
        </w:rPr>
        <w:t>Wurtsbaugh</w:t>
      </w:r>
      <w:proofErr w:type="spellEnd"/>
      <w:r w:rsidRPr="00191BF5">
        <w:rPr>
          <w:rFonts w:asciiTheme="majorHAnsi" w:hAnsiTheme="majorHAnsi" w:cstheme="majorHAnsi"/>
        </w:rPr>
        <w:t xml:space="preserve"> 200</w:t>
      </w:r>
      <w:r w:rsidR="003800DF">
        <w:rPr>
          <w:rFonts w:asciiTheme="majorHAnsi" w:hAnsiTheme="majorHAnsi" w:cstheme="majorHAnsi"/>
        </w:rPr>
        <w:t>5</w:t>
      </w:r>
    </w:p>
    <w:p w14:paraId="445F2E32" w14:textId="2A40A20E" w:rsidR="003800DF" w:rsidRDefault="003800DF" w:rsidP="003800DF">
      <w:pPr>
        <w:pStyle w:val="ListParagraph"/>
        <w:numPr>
          <w:ilvl w:val="3"/>
          <w:numId w:val="5"/>
        </w:numPr>
        <w:rPr>
          <w:rFonts w:asciiTheme="majorHAnsi" w:hAnsiTheme="majorHAnsi" w:cstheme="majorHAnsi"/>
        </w:rPr>
      </w:pPr>
      <w:r>
        <w:rPr>
          <w:rFonts w:asciiTheme="majorHAnsi" w:hAnsiTheme="majorHAnsi" w:cstheme="majorHAnsi"/>
        </w:rPr>
        <w:t>Can’t get access to…</w:t>
      </w:r>
    </w:p>
    <w:p w14:paraId="2EB24E47" w14:textId="0971B8E3" w:rsidR="003800DF" w:rsidRDefault="00A04A63" w:rsidP="00E13CC0">
      <w:pPr>
        <w:pStyle w:val="ListParagraph"/>
        <w:numPr>
          <w:ilvl w:val="2"/>
          <w:numId w:val="5"/>
        </w:numPr>
        <w:rPr>
          <w:rFonts w:asciiTheme="majorHAnsi" w:hAnsiTheme="majorHAnsi" w:cstheme="majorHAnsi"/>
        </w:rPr>
      </w:pPr>
      <w:proofErr w:type="spellStart"/>
      <w:r w:rsidRPr="00191BF5">
        <w:rPr>
          <w:rFonts w:asciiTheme="majorHAnsi" w:hAnsiTheme="majorHAnsi" w:cstheme="majorHAnsi"/>
        </w:rPr>
        <w:t>Sadro</w:t>
      </w:r>
      <w:proofErr w:type="spellEnd"/>
      <w:r w:rsidRPr="00191BF5">
        <w:rPr>
          <w:rFonts w:asciiTheme="majorHAnsi" w:hAnsiTheme="majorHAnsi" w:cstheme="majorHAnsi"/>
        </w:rPr>
        <w:t xml:space="preserve"> et al 2012</w:t>
      </w:r>
    </w:p>
    <w:p w14:paraId="6ACE8DB1" w14:textId="52461D4D" w:rsidR="003800DF" w:rsidRDefault="00E43974" w:rsidP="003800DF">
      <w:pPr>
        <w:pStyle w:val="ListParagraph"/>
        <w:numPr>
          <w:ilvl w:val="3"/>
          <w:numId w:val="5"/>
        </w:numPr>
        <w:rPr>
          <w:rFonts w:asciiTheme="majorHAnsi" w:hAnsiTheme="majorHAnsi" w:cstheme="majorHAnsi"/>
        </w:rPr>
      </w:pPr>
      <w:r>
        <w:rPr>
          <w:rFonts w:asciiTheme="majorHAnsi" w:hAnsiTheme="majorHAnsi" w:cstheme="majorHAnsi"/>
        </w:rPr>
        <w:lastRenderedPageBreak/>
        <w:t xml:space="preserve">Shows importance of </w:t>
      </w:r>
      <w:proofErr w:type="spellStart"/>
      <w:r>
        <w:rPr>
          <w:rFonts w:asciiTheme="majorHAnsi" w:hAnsiTheme="majorHAnsi" w:cstheme="majorHAnsi"/>
        </w:rPr>
        <w:t>landsape</w:t>
      </w:r>
      <w:proofErr w:type="spellEnd"/>
      <w:r>
        <w:rPr>
          <w:rFonts w:asciiTheme="majorHAnsi" w:hAnsiTheme="majorHAnsi" w:cstheme="majorHAnsi"/>
        </w:rPr>
        <w:t xml:space="preserve"> connectivity in </w:t>
      </w:r>
      <w:r w:rsidR="00992902">
        <w:rPr>
          <w:rFonts w:asciiTheme="majorHAnsi" w:hAnsiTheme="majorHAnsi" w:cstheme="majorHAnsi"/>
        </w:rPr>
        <w:t xml:space="preserve">explaining biogeochemical responses within </w:t>
      </w:r>
      <w:r>
        <w:rPr>
          <w:rFonts w:asciiTheme="majorHAnsi" w:hAnsiTheme="majorHAnsi" w:cstheme="majorHAnsi"/>
        </w:rPr>
        <w:t>snowmelt dominated landscape</w:t>
      </w:r>
      <w:bookmarkStart w:id="50" w:name="_GoBack"/>
      <w:bookmarkEnd w:id="50"/>
    </w:p>
    <w:p w14:paraId="73DCBEE6" w14:textId="38ABB7AE" w:rsidR="00A04A63" w:rsidRPr="00191BF5" w:rsidRDefault="00A04A63" w:rsidP="00E13CC0">
      <w:pPr>
        <w:pStyle w:val="ListParagraph"/>
        <w:numPr>
          <w:ilvl w:val="2"/>
          <w:numId w:val="5"/>
        </w:numPr>
        <w:rPr>
          <w:rFonts w:asciiTheme="majorHAnsi" w:hAnsiTheme="majorHAnsi" w:cstheme="majorHAnsi"/>
        </w:rPr>
      </w:pPr>
      <w:proofErr w:type="spellStart"/>
      <w:r w:rsidRPr="00191BF5">
        <w:rPr>
          <w:rFonts w:asciiTheme="majorHAnsi" w:hAnsiTheme="majorHAnsi" w:cstheme="majorHAnsi"/>
        </w:rPr>
        <w:t>Schmadel</w:t>
      </w:r>
      <w:proofErr w:type="spellEnd"/>
      <w:r w:rsidRPr="00191BF5">
        <w:rPr>
          <w:rFonts w:asciiTheme="majorHAnsi" w:hAnsiTheme="majorHAnsi" w:cstheme="majorHAnsi"/>
        </w:rPr>
        <w:t xml:space="preserve"> et al 2018, Jones 2010, Hotchkiss et al 2018.</w:t>
      </w:r>
      <w:r w:rsidR="009A24B3" w:rsidRPr="00191BF5">
        <w:rPr>
          <w:rFonts w:asciiTheme="majorHAnsi" w:hAnsiTheme="majorHAnsi" w:cstheme="majorHAnsi"/>
        </w:rPr>
        <w:t>, ETC</w:t>
      </w:r>
    </w:p>
    <w:p w14:paraId="76946ED8" w14:textId="77777777" w:rsidR="00E13CC0" w:rsidRPr="00191BF5" w:rsidRDefault="00E13CC0" w:rsidP="00E13CC0">
      <w:pPr>
        <w:pStyle w:val="ListParagraph"/>
        <w:numPr>
          <w:ilvl w:val="0"/>
          <w:numId w:val="5"/>
        </w:numPr>
        <w:rPr>
          <w:rFonts w:asciiTheme="majorHAnsi" w:hAnsiTheme="majorHAnsi" w:cstheme="majorHAnsi"/>
        </w:rPr>
      </w:pPr>
      <w:r w:rsidRPr="00191BF5">
        <w:rPr>
          <w:rFonts w:asciiTheme="majorHAnsi" w:hAnsiTheme="majorHAnsi" w:cstheme="majorHAnsi"/>
        </w:rPr>
        <w:t>Importance of storm events in stream dynamics</w:t>
      </w:r>
    </w:p>
    <w:p w14:paraId="376D46E3" w14:textId="77777777" w:rsidR="00E13CC0" w:rsidRPr="00191BF5" w:rsidRDefault="00E13CC0" w:rsidP="00E13CC0">
      <w:pPr>
        <w:pStyle w:val="ListParagraph"/>
        <w:numPr>
          <w:ilvl w:val="0"/>
          <w:numId w:val="5"/>
        </w:numPr>
        <w:rPr>
          <w:rFonts w:asciiTheme="majorHAnsi" w:hAnsiTheme="majorHAnsi" w:cstheme="majorHAnsi"/>
        </w:rPr>
      </w:pPr>
      <w:r w:rsidRPr="00191BF5">
        <w:rPr>
          <w:rFonts w:asciiTheme="majorHAnsi" w:hAnsiTheme="majorHAnsi" w:cstheme="majorHAnsi"/>
        </w:rPr>
        <w:t>In the new age of data availability, can we relate stream dynamics of a highly monitored stream to neighboring streams lacking data availability?</w:t>
      </w:r>
    </w:p>
    <w:p w14:paraId="76453406" w14:textId="77777777" w:rsidR="00667469" w:rsidRPr="00191BF5" w:rsidRDefault="00667469">
      <w:pPr>
        <w:rPr>
          <w:rFonts w:asciiTheme="majorHAnsi" w:hAnsiTheme="majorHAnsi" w:cstheme="majorHAnsi"/>
          <w:b/>
        </w:rPr>
      </w:pPr>
      <w:r w:rsidRPr="00191BF5">
        <w:rPr>
          <w:rFonts w:asciiTheme="majorHAnsi" w:hAnsiTheme="majorHAnsi" w:cstheme="majorHAnsi"/>
          <w:b/>
        </w:rPr>
        <w:t>Methods</w:t>
      </w:r>
    </w:p>
    <w:p w14:paraId="57E9C7E9" w14:textId="77777777" w:rsidR="00E13CC0" w:rsidRPr="00191BF5" w:rsidRDefault="00E13CC0" w:rsidP="00E13CC0">
      <w:pPr>
        <w:pStyle w:val="ListParagraph"/>
        <w:numPr>
          <w:ilvl w:val="0"/>
          <w:numId w:val="12"/>
        </w:numPr>
        <w:rPr>
          <w:rFonts w:asciiTheme="majorHAnsi" w:hAnsiTheme="majorHAnsi" w:cstheme="majorHAnsi"/>
        </w:rPr>
      </w:pPr>
      <w:r w:rsidRPr="00191BF5">
        <w:rPr>
          <w:rFonts w:asciiTheme="majorHAnsi" w:hAnsiTheme="majorHAnsi" w:cstheme="majorHAnsi"/>
        </w:rPr>
        <w:t>Study site</w:t>
      </w:r>
    </w:p>
    <w:p w14:paraId="3EA707B1" w14:textId="77777777" w:rsidR="00255A95" w:rsidRPr="00191BF5" w:rsidRDefault="00E13CC0" w:rsidP="00E13CC0">
      <w:pPr>
        <w:pStyle w:val="ListParagraph"/>
        <w:numPr>
          <w:ilvl w:val="1"/>
          <w:numId w:val="12"/>
        </w:numPr>
        <w:rPr>
          <w:rFonts w:asciiTheme="majorHAnsi" w:hAnsiTheme="majorHAnsi" w:cstheme="majorHAnsi"/>
        </w:rPr>
      </w:pPr>
      <w:r w:rsidRPr="00191BF5">
        <w:rPr>
          <w:rFonts w:asciiTheme="majorHAnsi" w:hAnsiTheme="majorHAnsi" w:cstheme="majorHAnsi"/>
        </w:rPr>
        <w:t xml:space="preserve">Introduce BVR </w:t>
      </w:r>
    </w:p>
    <w:p w14:paraId="28DEE72C" w14:textId="77777777" w:rsidR="00255A95" w:rsidRPr="00191BF5" w:rsidRDefault="00DD27A5" w:rsidP="00255A95">
      <w:pPr>
        <w:pStyle w:val="ListParagraph"/>
        <w:numPr>
          <w:ilvl w:val="2"/>
          <w:numId w:val="12"/>
        </w:numPr>
        <w:rPr>
          <w:rFonts w:asciiTheme="majorHAnsi" w:hAnsiTheme="majorHAnsi" w:cstheme="majorHAnsi"/>
        </w:rPr>
      </w:pPr>
      <w:r w:rsidRPr="00191BF5">
        <w:rPr>
          <w:rFonts w:asciiTheme="majorHAnsi" w:hAnsiTheme="majorHAnsi" w:cstheme="majorHAnsi"/>
        </w:rPr>
        <w:t>4 s</w:t>
      </w:r>
      <w:r w:rsidR="00255A95" w:rsidRPr="00191BF5">
        <w:rPr>
          <w:rFonts w:asciiTheme="majorHAnsi" w:hAnsiTheme="majorHAnsi" w:cstheme="majorHAnsi"/>
        </w:rPr>
        <w:t xml:space="preserve">elected inflows </w:t>
      </w:r>
      <w:r w:rsidR="006A1933" w:rsidRPr="00191BF5">
        <w:rPr>
          <w:rFonts w:asciiTheme="majorHAnsi" w:hAnsiTheme="majorHAnsi" w:cstheme="majorHAnsi"/>
        </w:rPr>
        <w:t xml:space="preserve">(see Figure 1) </w:t>
      </w:r>
    </w:p>
    <w:p w14:paraId="0A573C9C" w14:textId="77777777" w:rsidR="00E13CC0" w:rsidRPr="00191BF5" w:rsidRDefault="00255A95" w:rsidP="00255A95">
      <w:pPr>
        <w:pStyle w:val="ListParagraph"/>
        <w:numPr>
          <w:ilvl w:val="2"/>
          <w:numId w:val="12"/>
        </w:numPr>
        <w:rPr>
          <w:rFonts w:asciiTheme="majorHAnsi" w:hAnsiTheme="majorHAnsi" w:cstheme="majorHAnsi"/>
        </w:rPr>
      </w:pPr>
      <w:r w:rsidRPr="00191BF5">
        <w:rPr>
          <w:rFonts w:asciiTheme="majorHAnsi" w:hAnsiTheme="majorHAnsi" w:cstheme="majorHAnsi"/>
        </w:rPr>
        <w:t>R</w:t>
      </w:r>
      <w:r w:rsidR="00E13CC0" w:rsidRPr="00191BF5">
        <w:rPr>
          <w:rFonts w:asciiTheme="majorHAnsi" w:hAnsiTheme="majorHAnsi" w:cstheme="majorHAnsi"/>
        </w:rPr>
        <w:t>elationship to FCR</w:t>
      </w:r>
    </w:p>
    <w:p w14:paraId="4FBCD3EF" w14:textId="77777777" w:rsidR="00255A95" w:rsidRPr="00191BF5" w:rsidRDefault="00255A95" w:rsidP="00255A95">
      <w:pPr>
        <w:pStyle w:val="ListParagraph"/>
        <w:numPr>
          <w:ilvl w:val="3"/>
          <w:numId w:val="12"/>
        </w:numPr>
        <w:rPr>
          <w:rFonts w:asciiTheme="majorHAnsi" w:hAnsiTheme="majorHAnsi" w:cstheme="majorHAnsi"/>
        </w:rPr>
      </w:pPr>
      <w:r w:rsidRPr="00191BF5">
        <w:rPr>
          <w:rFonts w:asciiTheme="majorHAnsi" w:hAnsiTheme="majorHAnsi" w:cstheme="majorHAnsi"/>
        </w:rPr>
        <w:t>Watershed history</w:t>
      </w:r>
    </w:p>
    <w:p w14:paraId="1A1B588F" w14:textId="77777777" w:rsidR="00255A95" w:rsidRPr="00191BF5" w:rsidRDefault="00255A95" w:rsidP="00255A95">
      <w:pPr>
        <w:pStyle w:val="ListParagraph"/>
        <w:numPr>
          <w:ilvl w:val="3"/>
          <w:numId w:val="12"/>
        </w:numPr>
        <w:rPr>
          <w:rFonts w:asciiTheme="majorHAnsi" w:hAnsiTheme="majorHAnsi" w:cstheme="majorHAnsi"/>
        </w:rPr>
      </w:pPr>
      <w:r w:rsidRPr="00191BF5">
        <w:rPr>
          <w:rFonts w:asciiTheme="majorHAnsi" w:hAnsiTheme="majorHAnsi" w:cstheme="majorHAnsi"/>
        </w:rPr>
        <w:t>Geographical similarity</w:t>
      </w:r>
    </w:p>
    <w:p w14:paraId="26212C89" w14:textId="77777777" w:rsidR="00255A95" w:rsidRPr="00191BF5" w:rsidRDefault="00255A95" w:rsidP="00255A95">
      <w:pPr>
        <w:pStyle w:val="ListParagraph"/>
        <w:numPr>
          <w:ilvl w:val="3"/>
          <w:numId w:val="12"/>
        </w:numPr>
        <w:rPr>
          <w:rFonts w:asciiTheme="majorHAnsi" w:hAnsiTheme="majorHAnsi" w:cstheme="majorHAnsi"/>
        </w:rPr>
      </w:pPr>
      <w:r w:rsidRPr="00191BF5">
        <w:rPr>
          <w:rFonts w:asciiTheme="majorHAnsi" w:hAnsiTheme="majorHAnsi" w:cstheme="majorHAnsi"/>
        </w:rPr>
        <w:t>Outflow to FCR</w:t>
      </w:r>
    </w:p>
    <w:p w14:paraId="61B63B4A" w14:textId="77777777" w:rsidR="00E13CC0" w:rsidRPr="00191BF5" w:rsidRDefault="00255A95" w:rsidP="00E13CC0">
      <w:pPr>
        <w:pStyle w:val="ListParagraph"/>
        <w:numPr>
          <w:ilvl w:val="0"/>
          <w:numId w:val="12"/>
        </w:numPr>
        <w:rPr>
          <w:rFonts w:asciiTheme="majorHAnsi" w:hAnsiTheme="majorHAnsi" w:cstheme="majorHAnsi"/>
        </w:rPr>
      </w:pPr>
      <w:r w:rsidRPr="00191BF5">
        <w:rPr>
          <w:rFonts w:asciiTheme="majorHAnsi" w:hAnsiTheme="majorHAnsi" w:cstheme="majorHAnsi"/>
        </w:rPr>
        <w:t>Field sampling</w:t>
      </w:r>
      <w:r w:rsidR="00E90FD1" w:rsidRPr="00191BF5">
        <w:rPr>
          <w:rFonts w:asciiTheme="majorHAnsi" w:hAnsiTheme="majorHAnsi" w:cstheme="majorHAnsi"/>
        </w:rPr>
        <w:t>, summer 2019</w:t>
      </w:r>
    </w:p>
    <w:p w14:paraId="270D7694" w14:textId="77777777" w:rsidR="00255A95" w:rsidRPr="00191BF5" w:rsidRDefault="00255A95" w:rsidP="00255A95">
      <w:pPr>
        <w:pStyle w:val="ListParagraph"/>
        <w:numPr>
          <w:ilvl w:val="1"/>
          <w:numId w:val="12"/>
        </w:numPr>
        <w:rPr>
          <w:rFonts w:asciiTheme="majorHAnsi" w:hAnsiTheme="majorHAnsi" w:cstheme="majorHAnsi"/>
        </w:rPr>
      </w:pPr>
      <w:r w:rsidRPr="00191BF5">
        <w:rPr>
          <w:rFonts w:asciiTheme="majorHAnsi" w:hAnsiTheme="majorHAnsi" w:cstheme="majorHAnsi"/>
        </w:rPr>
        <w:t>Weekly (bi-monthly?) sampling of 4 major inflows to develop baseline</w:t>
      </w:r>
    </w:p>
    <w:p w14:paraId="4A8AC66F" w14:textId="77777777" w:rsidR="00255A95" w:rsidRPr="00191BF5" w:rsidRDefault="00255A95" w:rsidP="00255A95">
      <w:pPr>
        <w:pStyle w:val="ListParagraph"/>
        <w:numPr>
          <w:ilvl w:val="2"/>
          <w:numId w:val="12"/>
        </w:numPr>
        <w:rPr>
          <w:rFonts w:asciiTheme="majorHAnsi" w:hAnsiTheme="majorHAnsi" w:cstheme="majorHAnsi"/>
        </w:rPr>
      </w:pPr>
      <w:r w:rsidRPr="00191BF5">
        <w:rPr>
          <w:rFonts w:asciiTheme="majorHAnsi" w:hAnsiTheme="majorHAnsi" w:cstheme="majorHAnsi"/>
        </w:rPr>
        <w:t>Nutrient chemistry (total and soluble nitrogen, phosphorus, and carbon)</w:t>
      </w:r>
    </w:p>
    <w:p w14:paraId="48EB72C8" w14:textId="77777777" w:rsidR="00255A95" w:rsidRPr="00191BF5" w:rsidRDefault="00255A95" w:rsidP="00255A95">
      <w:pPr>
        <w:pStyle w:val="ListParagraph"/>
        <w:numPr>
          <w:ilvl w:val="2"/>
          <w:numId w:val="12"/>
        </w:numPr>
        <w:rPr>
          <w:rFonts w:asciiTheme="majorHAnsi" w:hAnsiTheme="majorHAnsi" w:cstheme="majorHAnsi"/>
        </w:rPr>
      </w:pPr>
      <w:r w:rsidRPr="00191BF5">
        <w:rPr>
          <w:rFonts w:asciiTheme="majorHAnsi" w:hAnsiTheme="majorHAnsi" w:cstheme="majorHAnsi"/>
        </w:rPr>
        <w:t>Discharge</w:t>
      </w:r>
      <w:r w:rsidR="006A1933" w:rsidRPr="00191BF5">
        <w:rPr>
          <w:rFonts w:asciiTheme="majorHAnsi" w:hAnsiTheme="majorHAnsi" w:cstheme="majorHAnsi"/>
        </w:rPr>
        <w:t xml:space="preserve"> (using a flowmeter)</w:t>
      </w:r>
    </w:p>
    <w:p w14:paraId="0B9F3010" w14:textId="77777777" w:rsidR="00255A95" w:rsidRPr="00191BF5" w:rsidRDefault="00255A95" w:rsidP="00255A95">
      <w:pPr>
        <w:pStyle w:val="ListParagraph"/>
        <w:numPr>
          <w:ilvl w:val="2"/>
          <w:numId w:val="12"/>
        </w:numPr>
        <w:rPr>
          <w:rFonts w:asciiTheme="majorHAnsi" w:hAnsiTheme="majorHAnsi" w:cstheme="majorHAnsi"/>
        </w:rPr>
      </w:pPr>
      <w:r w:rsidRPr="00191BF5">
        <w:rPr>
          <w:rFonts w:asciiTheme="majorHAnsi" w:hAnsiTheme="majorHAnsi" w:cstheme="majorHAnsi"/>
        </w:rPr>
        <w:t>Physical characteristics (dissolved oxygen, conductivity, temperature)</w:t>
      </w:r>
    </w:p>
    <w:p w14:paraId="75037B46" w14:textId="77777777" w:rsidR="00255A95" w:rsidRPr="00191BF5" w:rsidRDefault="00255A95" w:rsidP="00255A95">
      <w:pPr>
        <w:pStyle w:val="ListParagraph"/>
        <w:numPr>
          <w:ilvl w:val="1"/>
          <w:numId w:val="12"/>
        </w:numPr>
        <w:rPr>
          <w:rFonts w:asciiTheme="majorHAnsi" w:hAnsiTheme="majorHAnsi" w:cstheme="majorHAnsi"/>
        </w:rPr>
      </w:pPr>
      <w:r w:rsidRPr="00191BF5">
        <w:rPr>
          <w:rFonts w:asciiTheme="majorHAnsi" w:hAnsiTheme="majorHAnsi" w:cstheme="majorHAnsi"/>
        </w:rPr>
        <w:t>Periodic event-based sampling</w:t>
      </w:r>
    </w:p>
    <w:p w14:paraId="219D25BE" w14:textId="77777777" w:rsidR="00255A95" w:rsidRPr="00191BF5" w:rsidRDefault="00255A95" w:rsidP="00255A95">
      <w:pPr>
        <w:pStyle w:val="ListParagraph"/>
        <w:numPr>
          <w:ilvl w:val="2"/>
          <w:numId w:val="12"/>
        </w:numPr>
        <w:rPr>
          <w:rFonts w:asciiTheme="majorHAnsi" w:hAnsiTheme="majorHAnsi" w:cstheme="majorHAnsi"/>
        </w:rPr>
      </w:pPr>
      <w:r w:rsidRPr="00191BF5">
        <w:rPr>
          <w:rFonts w:asciiTheme="majorHAnsi" w:hAnsiTheme="majorHAnsi" w:cstheme="majorHAnsi"/>
        </w:rPr>
        <w:t>ISCO sampler to capture high-frequency dynamics during major flow events</w:t>
      </w:r>
    </w:p>
    <w:p w14:paraId="24BDA080" w14:textId="77777777" w:rsidR="00255A95" w:rsidRPr="00191BF5" w:rsidRDefault="00255A95" w:rsidP="00255A95">
      <w:pPr>
        <w:pStyle w:val="ListParagraph"/>
        <w:numPr>
          <w:ilvl w:val="1"/>
          <w:numId w:val="12"/>
        </w:numPr>
        <w:rPr>
          <w:rFonts w:asciiTheme="majorHAnsi" w:hAnsiTheme="majorHAnsi" w:cstheme="majorHAnsi"/>
        </w:rPr>
      </w:pPr>
      <w:r w:rsidRPr="00191BF5">
        <w:rPr>
          <w:rFonts w:asciiTheme="majorHAnsi" w:hAnsiTheme="majorHAnsi" w:cstheme="majorHAnsi"/>
        </w:rPr>
        <w:t>Weekly sampling at deep-hole of BVR</w:t>
      </w:r>
    </w:p>
    <w:p w14:paraId="19C30400" w14:textId="77777777" w:rsidR="00255A95" w:rsidRPr="00191BF5" w:rsidRDefault="00255A95" w:rsidP="00255A95">
      <w:pPr>
        <w:pStyle w:val="ListParagraph"/>
        <w:numPr>
          <w:ilvl w:val="2"/>
          <w:numId w:val="12"/>
        </w:numPr>
        <w:rPr>
          <w:rFonts w:asciiTheme="majorHAnsi" w:hAnsiTheme="majorHAnsi" w:cstheme="majorHAnsi"/>
        </w:rPr>
      </w:pPr>
      <w:r w:rsidRPr="00191BF5">
        <w:rPr>
          <w:rFonts w:asciiTheme="majorHAnsi" w:hAnsiTheme="majorHAnsi" w:cstheme="majorHAnsi"/>
        </w:rPr>
        <w:t>Biological, physical, and chemical sampling</w:t>
      </w:r>
    </w:p>
    <w:p w14:paraId="697D4200" w14:textId="77777777" w:rsidR="00255A95" w:rsidRPr="00191BF5" w:rsidRDefault="00255A95" w:rsidP="00255A95">
      <w:pPr>
        <w:pStyle w:val="ListParagraph"/>
        <w:numPr>
          <w:ilvl w:val="1"/>
          <w:numId w:val="12"/>
        </w:numPr>
        <w:rPr>
          <w:rFonts w:asciiTheme="majorHAnsi" w:hAnsiTheme="majorHAnsi" w:cstheme="majorHAnsi"/>
        </w:rPr>
      </w:pPr>
      <w:commentRangeStart w:id="51"/>
      <w:r w:rsidRPr="00191BF5">
        <w:rPr>
          <w:rFonts w:asciiTheme="majorHAnsi" w:hAnsiTheme="majorHAnsi" w:cstheme="majorHAnsi"/>
        </w:rPr>
        <w:t xml:space="preserve">Grab samples at strategically chosen sites along the reservoir gradient (?) </w:t>
      </w:r>
      <w:commentRangeEnd w:id="51"/>
      <w:r w:rsidR="00246BFA" w:rsidRPr="00191BF5">
        <w:rPr>
          <w:rStyle w:val="CommentReference"/>
          <w:rFonts w:asciiTheme="majorHAnsi" w:hAnsiTheme="majorHAnsi" w:cstheme="majorHAnsi"/>
        </w:rPr>
        <w:commentReference w:id="51"/>
      </w:r>
      <w:r w:rsidRPr="00191BF5">
        <w:rPr>
          <w:rFonts w:asciiTheme="majorHAnsi" w:hAnsiTheme="majorHAnsi" w:cstheme="majorHAnsi"/>
        </w:rPr>
        <w:t xml:space="preserve">(see red arrows on </w:t>
      </w:r>
      <w:r w:rsidR="00246BFA" w:rsidRPr="00191BF5">
        <w:rPr>
          <w:rFonts w:asciiTheme="majorHAnsi" w:hAnsiTheme="majorHAnsi" w:cstheme="majorHAnsi"/>
        </w:rPr>
        <w:t>F</w:t>
      </w:r>
      <w:r w:rsidRPr="00191BF5">
        <w:rPr>
          <w:rFonts w:asciiTheme="majorHAnsi" w:hAnsiTheme="majorHAnsi" w:cstheme="majorHAnsi"/>
        </w:rPr>
        <w:t>igure</w:t>
      </w:r>
      <w:r w:rsidR="00246BFA" w:rsidRPr="00191BF5">
        <w:rPr>
          <w:rFonts w:asciiTheme="majorHAnsi" w:hAnsiTheme="majorHAnsi" w:cstheme="majorHAnsi"/>
        </w:rPr>
        <w:t xml:space="preserve"> 1</w:t>
      </w:r>
      <w:r w:rsidRPr="00191BF5">
        <w:rPr>
          <w:rFonts w:asciiTheme="majorHAnsi" w:hAnsiTheme="majorHAnsi" w:cstheme="majorHAnsi"/>
        </w:rPr>
        <w:t>)</w:t>
      </w:r>
    </w:p>
    <w:p w14:paraId="0559D737" w14:textId="77777777" w:rsidR="00246BFA" w:rsidRPr="00191BF5" w:rsidRDefault="00255A95" w:rsidP="00246BFA">
      <w:pPr>
        <w:pStyle w:val="ListParagraph"/>
        <w:numPr>
          <w:ilvl w:val="2"/>
          <w:numId w:val="12"/>
        </w:numPr>
        <w:rPr>
          <w:rFonts w:asciiTheme="majorHAnsi" w:hAnsiTheme="majorHAnsi" w:cstheme="majorHAnsi"/>
        </w:rPr>
      </w:pPr>
      <w:r w:rsidRPr="00191BF5">
        <w:rPr>
          <w:rFonts w:asciiTheme="majorHAnsi" w:hAnsiTheme="majorHAnsi" w:cstheme="majorHAnsi"/>
        </w:rPr>
        <w:t>CTD + nutrient grab samples</w:t>
      </w:r>
    </w:p>
    <w:p w14:paraId="62A20AF5" w14:textId="77777777" w:rsidR="00255A95" w:rsidRPr="00191BF5" w:rsidRDefault="00255A95" w:rsidP="00255A95">
      <w:pPr>
        <w:rPr>
          <w:rFonts w:asciiTheme="majorHAnsi" w:hAnsiTheme="majorHAnsi" w:cstheme="majorHAnsi"/>
        </w:rPr>
      </w:pPr>
      <w:r w:rsidRPr="00191BF5">
        <w:rPr>
          <w:rFonts w:asciiTheme="majorHAnsi" w:hAnsiTheme="majorHAnsi" w:cstheme="majorHAnsi"/>
          <w:noProof/>
        </w:rPr>
        <w:lastRenderedPageBreak/>
        <w:drawing>
          <wp:inline distT="0" distB="0" distL="0" distR="0" wp14:anchorId="21569916" wp14:editId="123B9CCA">
            <wp:extent cx="5943600" cy="5198745"/>
            <wp:effectExtent l="0" t="0" r="0" b="1905"/>
            <wp:docPr id="6" name="Picture 5">
              <a:extLst xmlns:a="http://schemas.openxmlformats.org/drawingml/2006/main">
                <a:ext uri="{FF2B5EF4-FFF2-40B4-BE49-F238E27FC236}">
                  <a16:creationId xmlns:a16="http://schemas.microsoft.com/office/drawing/2014/main" id="{EEF4C9E0-BD1B-47B3-A700-4EE010ABDF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EF4C9E0-BD1B-47B3-A700-4EE010ABDF39}"/>
                        </a:ext>
                      </a:extLst>
                    </pic:cNvPr>
                    <pic:cNvPicPr>
                      <a:picLocks noChangeAspect="1"/>
                    </pic:cNvPicPr>
                  </pic:nvPicPr>
                  <pic:blipFill>
                    <a:blip r:embed="rId10"/>
                    <a:stretch>
                      <a:fillRect/>
                    </a:stretch>
                  </pic:blipFill>
                  <pic:spPr>
                    <a:xfrm>
                      <a:off x="0" y="0"/>
                      <a:ext cx="5943600" cy="5198745"/>
                    </a:xfrm>
                    <a:prstGeom prst="rect">
                      <a:avLst/>
                    </a:prstGeom>
                  </pic:spPr>
                </pic:pic>
              </a:graphicData>
            </a:graphic>
          </wp:inline>
        </w:drawing>
      </w:r>
      <w:r w:rsidRPr="00191BF5">
        <w:rPr>
          <w:rFonts w:asciiTheme="majorHAnsi" w:hAnsiTheme="majorHAnsi" w:cstheme="majorHAnsi"/>
        </w:rPr>
        <w:t xml:space="preserve"> </w:t>
      </w:r>
    </w:p>
    <w:p w14:paraId="7D8B38C2" w14:textId="77777777" w:rsidR="00246BFA" w:rsidRPr="00191BF5" w:rsidRDefault="00246BFA" w:rsidP="00255A95">
      <w:pPr>
        <w:rPr>
          <w:rFonts w:asciiTheme="majorHAnsi" w:hAnsiTheme="majorHAnsi" w:cstheme="majorHAnsi"/>
        </w:rPr>
      </w:pPr>
      <w:r w:rsidRPr="00191BF5">
        <w:rPr>
          <w:rFonts w:asciiTheme="majorHAnsi" w:hAnsiTheme="majorHAnsi" w:cstheme="majorHAnsi"/>
        </w:rPr>
        <w:t>Figure 1. Map of Falling Creek Reservoir and Beaverdam Reservoir, along with watershed boundaries and proposed sampling sites</w:t>
      </w:r>
    </w:p>
    <w:p w14:paraId="610D6FEC" w14:textId="77777777" w:rsidR="00246BFA" w:rsidRPr="00191BF5" w:rsidRDefault="00246BFA" w:rsidP="00255A95">
      <w:pPr>
        <w:rPr>
          <w:rFonts w:asciiTheme="majorHAnsi" w:hAnsiTheme="majorHAnsi" w:cstheme="majorHAnsi"/>
        </w:rPr>
      </w:pPr>
    </w:p>
    <w:p w14:paraId="5B8B9DE7" w14:textId="77777777" w:rsidR="00246BFA" w:rsidRPr="00191BF5" w:rsidRDefault="00246BFA" w:rsidP="00246BFA">
      <w:pPr>
        <w:pStyle w:val="ListParagraph"/>
        <w:numPr>
          <w:ilvl w:val="0"/>
          <w:numId w:val="13"/>
        </w:numPr>
        <w:rPr>
          <w:rFonts w:asciiTheme="majorHAnsi" w:hAnsiTheme="majorHAnsi" w:cstheme="majorHAnsi"/>
        </w:rPr>
      </w:pPr>
      <w:r w:rsidRPr="00191BF5">
        <w:rPr>
          <w:rFonts w:asciiTheme="majorHAnsi" w:hAnsiTheme="majorHAnsi" w:cstheme="majorHAnsi"/>
        </w:rPr>
        <w:t>Data analysis</w:t>
      </w:r>
    </w:p>
    <w:p w14:paraId="163599B6" w14:textId="234E9636" w:rsidR="00246BFA" w:rsidRDefault="00246BFA" w:rsidP="00246BFA">
      <w:pPr>
        <w:pStyle w:val="ListParagraph"/>
        <w:numPr>
          <w:ilvl w:val="1"/>
          <w:numId w:val="13"/>
        </w:numPr>
        <w:rPr>
          <w:rFonts w:asciiTheme="majorHAnsi" w:hAnsiTheme="majorHAnsi" w:cstheme="majorHAnsi"/>
        </w:rPr>
      </w:pPr>
      <w:r w:rsidRPr="00191BF5">
        <w:rPr>
          <w:rFonts w:asciiTheme="majorHAnsi" w:hAnsiTheme="majorHAnsi" w:cstheme="majorHAnsi"/>
        </w:rPr>
        <w:t xml:space="preserve">Generalized linear models to </w:t>
      </w:r>
      <w:r w:rsidR="00A539DE" w:rsidRPr="00191BF5">
        <w:rPr>
          <w:rFonts w:asciiTheme="majorHAnsi" w:hAnsiTheme="majorHAnsi" w:cstheme="majorHAnsi"/>
        </w:rPr>
        <w:t xml:space="preserve">analyze drivers of </w:t>
      </w:r>
      <w:r w:rsidR="009D35A4" w:rsidRPr="00191BF5">
        <w:rPr>
          <w:rFonts w:asciiTheme="majorHAnsi" w:hAnsiTheme="majorHAnsi" w:cstheme="majorHAnsi"/>
        </w:rPr>
        <w:t>nutrient and phytoplankton dynamics</w:t>
      </w:r>
      <w:r w:rsidRPr="00191BF5">
        <w:rPr>
          <w:rFonts w:asciiTheme="majorHAnsi" w:hAnsiTheme="majorHAnsi" w:cstheme="majorHAnsi"/>
        </w:rPr>
        <w:t xml:space="preserve"> along a stream-reservoir gradient</w:t>
      </w:r>
    </w:p>
    <w:p w14:paraId="18E56173" w14:textId="3B263884" w:rsidR="005D30B3" w:rsidRDefault="005D30B3" w:rsidP="005D30B3">
      <w:pPr>
        <w:rPr>
          <w:rFonts w:asciiTheme="majorHAnsi" w:hAnsiTheme="majorHAnsi" w:cstheme="majorHAnsi"/>
        </w:rPr>
      </w:pPr>
      <w:r>
        <w:rPr>
          <w:rFonts w:asciiTheme="majorHAnsi" w:hAnsiTheme="majorHAnsi" w:cstheme="majorHAnsi"/>
        </w:rPr>
        <w:t>References</w:t>
      </w:r>
    </w:p>
    <w:p w14:paraId="03559426" w14:textId="77777777" w:rsidR="005D30B3" w:rsidRDefault="005D30B3" w:rsidP="005D30B3">
      <w:pPr>
        <w:pStyle w:val="NormalWeb"/>
        <w:ind w:left="480" w:hanging="480"/>
      </w:pPr>
      <w:r>
        <w:t xml:space="preserve">Gerling, A. B., Munger, Z. W., </w:t>
      </w:r>
      <w:proofErr w:type="spellStart"/>
      <w:r>
        <w:t>Doubek</w:t>
      </w:r>
      <w:proofErr w:type="spellEnd"/>
      <w:r>
        <w:t xml:space="preserve">, J. P., Hamre, K. D., </w:t>
      </w:r>
      <w:proofErr w:type="spellStart"/>
      <w:r>
        <w:t>Gantzer</w:t>
      </w:r>
      <w:proofErr w:type="spellEnd"/>
      <w:r>
        <w:t xml:space="preserve">, P. A., Little, J. C., &amp; Carey, C. C. (2016). Whole-Catchment Manipulations of Internal and External Loading Reveal the Sensitivity of a Century- Old Reservoir to Hypoxia. </w:t>
      </w:r>
      <w:r>
        <w:rPr>
          <w:i/>
          <w:iCs/>
        </w:rPr>
        <w:t>Ecosystems</w:t>
      </w:r>
      <w:r>
        <w:t xml:space="preserve">, </w:t>
      </w:r>
      <w:r>
        <w:rPr>
          <w:i/>
          <w:iCs/>
        </w:rPr>
        <w:t>19</w:t>
      </w:r>
      <w:r>
        <w:t>(3), 555–571. https://doi.org/10.1007/s10021-015-9951-0</w:t>
      </w:r>
    </w:p>
    <w:p w14:paraId="4452F9F1" w14:textId="77777777" w:rsidR="005D30B3" w:rsidRPr="005D30B3" w:rsidRDefault="005D30B3" w:rsidP="005D30B3">
      <w:pPr>
        <w:rPr>
          <w:rFonts w:asciiTheme="majorHAnsi" w:hAnsiTheme="majorHAnsi" w:cstheme="majorHAnsi"/>
        </w:rPr>
      </w:pPr>
    </w:p>
    <w:sectPr w:rsidR="005D30B3" w:rsidRPr="005D30B3">
      <w:footerReference w:type="even" r:id="rId11"/>
      <w:footerReference w:type="default" r:id="rId1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Cayelan C. Carey" w:date="2019-03-05T11:41:00Z" w:initials="CCC">
    <w:p w14:paraId="13FAA2EA" w14:textId="77777777" w:rsidR="00605F86" w:rsidRDefault="00605F86">
      <w:pPr>
        <w:pStyle w:val="CommentText"/>
      </w:pPr>
      <w:r>
        <w:rPr>
          <w:rStyle w:val="CommentReference"/>
        </w:rPr>
        <w:annotationRef/>
      </w:r>
      <w:r>
        <w:t>Can you articulate this very clearly? Maybe start more high level (outside of freshwaters, for all ecosystems- to answer the question, why forecasting??)</w:t>
      </w:r>
      <w:r w:rsidR="00744C7A">
        <w:t xml:space="preserve"> then work down into phytoplankton second. </w:t>
      </w:r>
    </w:p>
  </w:comment>
  <w:comment w:id="11" w:author="Whitney Woelmer" w:date="2019-03-02T14:58:00Z" w:initials="WW">
    <w:p w14:paraId="27A30331" w14:textId="500A983C" w:rsidR="00D84741" w:rsidRDefault="00D84741">
      <w:pPr>
        <w:pStyle w:val="CommentText"/>
      </w:pPr>
      <w:r>
        <w:rPr>
          <w:rStyle w:val="CommentReference"/>
        </w:rPr>
        <w:annotationRef/>
      </w:r>
      <w:r w:rsidR="00E82FAF">
        <w:rPr>
          <w:rStyle w:val="CommentReference"/>
        </w:rPr>
        <w:t>Text to be incorporated into the intro section</w:t>
      </w:r>
    </w:p>
  </w:comment>
  <w:comment w:id="12" w:author="Cayelan C. Carey" w:date="2019-03-05T11:59:00Z" w:initials="CCC">
    <w:p w14:paraId="1CF1F711" w14:textId="77777777" w:rsidR="002B10E7" w:rsidRDefault="002B10E7" w:rsidP="002B10E7">
      <w:pPr>
        <w:pStyle w:val="CommentText"/>
      </w:pPr>
      <w:r>
        <w:rPr>
          <w:rStyle w:val="CommentReference"/>
        </w:rPr>
        <w:annotationRef/>
      </w:r>
      <w:r>
        <w:t>Can you give a bit more detail here as to how you will do this?</w:t>
      </w:r>
    </w:p>
  </w:comment>
  <w:comment w:id="13" w:author="Cayelan C. Carey" w:date="2019-03-05T13:42:00Z" w:initials="CCC">
    <w:p w14:paraId="346F0B46" w14:textId="77777777" w:rsidR="002B10E7" w:rsidRDefault="002B10E7" w:rsidP="002B10E7">
      <w:pPr>
        <w:pStyle w:val="CommentText"/>
      </w:pPr>
      <w:r>
        <w:rPr>
          <w:rStyle w:val="CommentReference"/>
        </w:rPr>
        <w:annotationRef/>
      </w:r>
      <w:r>
        <w:t>I like this a lot!! Could you flesh this out more? (</w:t>
      </w:r>
      <w:proofErr w:type="spellStart"/>
      <w:r>
        <w:t>eg</w:t>
      </w:r>
      <w:proofErr w:type="spellEnd"/>
      <w:r>
        <w:t xml:space="preserve"> for Erin who may not know what this means?)</w:t>
      </w:r>
    </w:p>
  </w:comment>
  <w:comment w:id="14" w:author="Cayelan C. Carey" w:date="2019-03-05T13:42:00Z" w:initials="CCC">
    <w:p w14:paraId="231040D7" w14:textId="77777777" w:rsidR="002B10E7" w:rsidRDefault="002B10E7" w:rsidP="002B10E7">
      <w:pPr>
        <w:pStyle w:val="CommentText"/>
      </w:pPr>
      <w:r>
        <w:rPr>
          <w:rStyle w:val="CommentReference"/>
        </w:rPr>
        <w:annotationRef/>
      </w:r>
      <w:r>
        <w:t>Based on the literature, how long would you need to run the forecasts in parallel to be able to assess them? A summer? It would be great if you could identify how long the two parallel approaches need to be run in concert</w:t>
      </w:r>
    </w:p>
  </w:comment>
  <w:comment w:id="15" w:author="Cayelan C. Carey" w:date="2019-03-05T15:05:00Z" w:initials="CCC">
    <w:p w14:paraId="41944BBA" w14:textId="77777777" w:rsidR="002B10E7" w:rsidRDefault="002B10E7" w:rsidP="002B10E7">
      <w:pPr>
        <w:pStyle w:val="CommentText"/>
      </w:pPr>
      <w:r>
        <w:rPr>
          <w:rStyle w:val="CommentReference"/>
        </w:rPr>
        <w:annotationRef/>
      </w:r>
      <w:r>
        <w:t>I think that this will be super cool! e.g., can you identify which conditions you want to test- winter, summer stratified period, fall mixed period, storms, etc.?</w:t>
      </w:r>
    </w:p>
  </w:comment>
  <w:comment w:id="16" w:author="Cayelan C. Carey" w:date="2019-03-05T15:08:00Z" w:initials="CCC">
    <w:p w14:paraId="7129ED51" w14:textId="77777777" w:rsidR="002B10E7" w:rsidRDefault="002B10E7" w:rsidP="002B10E7">
      <w:pPr>
        <w:pStyle w:val="CommentText"/>
      </w:pPr>
      <w:r>
        <w:rPr>
          <w:rStyle w:val="CommentReference"/>
        </w:rPr>
        <w:annotationRef/>
      </w:r>
      <w:r>
        <w:t xml:space="preserve">What type of uncertainty? Do you want to make predictions about capturing mean </w:t>
      </w:r>
      <w:proofErr w:type="spellStart"/>
      <w:r>
        <w:t>chla</w:t>
      </w:r>
      <w:proofErr w:type="spellEnd"/>
      <w:r>
        <w:t xml:space="preserve"> vs max (blooms?)</w:t>
      </w:r>
    </w:p>
    <w:p w14:paraId="708238F4" w14:textId="77777777" w:rsidR="002B10E7" w:rsidRDefault="002B10E7" w:rsidP="002B10E7">
      <w:pPr>
        <w:pStyle w:val="CommentText"/>
      </w:pPr>
    </w:p>
    <w:p w14:paraId="4ECFE4A5" w14:textId="77777777" w:rsidR="002B10E7" w:rsidRDefault="002B10E7" w:rsidP="002B10E7">
      <w:pPr>
        <w:pStyle w:val="CommentText"/>
      </w:pPr>
      <w:r>
        <w:t>Also, do you want to make predictions about the hindcasting vs forecasting skill?</w:t>
      </w:r>
    </w:p>
  </w:comment>
  <w:comment w:id="17" w:author="Whitney Woelmer" w:date="2019-03-12T13:17:00Z" w:initials="WW">
    <w:p w14:paraId="06317C52" w14:textId="1D232C80" w:rsidR="002B10E7" w:rsidRDefault="002B10E7" w:rsidP="002B10E7">
      <w:pPr>
        <w:pStyle w:val="CommentText"/>
      </w:pPr>
      <w:r>
        <w:rPr>
          <w:rStyle w:val="CommentReference"/>
        </w:rPr>
        <w:annotationRef/>
      </w:r>
      <w:r>
        <w:t xml:space="preserve">Not sure where to best fit dialogue about model </w:t>
      </w:r>
      <w:r w:rsidR="009C41E3">
        <w:t>assessment</w:t>
      </w:r>
      <w:r>
        <w:t>—should this wait for the results, within the table or established as the way forward within the methods?</w:t>
      </w:r>
    </w:p>
  </w:comment>
  <w:comment w:id="18" w:author="Cayelan C. Carey" w:date="2019-03-05T15:09:00Z" w:initials="CCC">
    <w:p w14:paraId="6511D1D0" w14:textId="77777777" w:rsidR="00F24871" w:rsidRDefault="00F24871">
      <w:pPr>
        <w:pStyle w:val="CommentText"/>
      </w:pPr>
      <w:r>
        <w:rPr>
          <w:rStyle w:val="CommentReference"/>
        </w:rPr>
        <w:annotationRef/>
      </w:r>
      <w:r>
        <w:t>This is so interesting- is there a time of year when this is happening, or all the time?</w:t>
      </w:r>
    </w:p>
  </w:comment>
  <w:comment w:id="19" w:author="Whitney Woelmer" w:date="2019-03-12T13:37:00Z" w:initials="WW">
    <w:p w14:paraId="202A1443" w14:textId="66D4826B" w:rsidR="001D5E83" w:rsidRDefault="001D5E83">
      <w:pPr>
        <w:pStyle w:val="CommentText"/>
      </w:pPr>
      <w:r>
        <w:rPr>
          <w:rStyle w:val="CommentReference"/>
        </w:rPr>
        <w:annotationRef/>
      </w:r>
      <w:r>
        <w:t>Need to re-do these numbers with the newest calibration AND with only the summer data</w:t>
      </w:r>
    </w:p>
  </w:comment>
  <w:comment w:id="20" w:author="Whitney Woelmer" w:date="2019-03-03T10:55:00Z" w:initials="WW">
    <w:p w14:paraId="77AB0894" w14:textId="77777777" w:rsidR="000E2224" w:rsidRDefault="000E2224">
      <w:pPr>
        <w:pStyle w:val="CommentText"/>
      </w:pPr>
      <w:r>
        <w:rPr>
          <w:rStyle w:val="CommentReference"/>
        </w:rPr>
        <w:annotationRef/>
      </w:r>
      <w:r>
        <w:t xml:space="preserve">I had a great conversation with Erin about possible directions for this chapter but </w:t>
      </w:r>
      <w:proofErr w:type="gramStart"/>
      <w:r>
        <w:t>really still</w:t>
      </w:r>
      <w:proofErr w:type="gramEnd"/>
      <w:r>
        <w:t xml:space="preserve"> feel pretty nebulous about it. I would love to discuss more with you in person but put some questions together as a starting point</w:t>
      </w:r>
    </w:p>
  </w:comment>
  <w:comment w:id="21" w:author="Cayelan C. Carey" w:date="2019-03-05T16:23:00Z" w:initials="CCC">
    <w:p w14:paraId="777504CE" w14:textId="77777777" w:rsidR="003F5EE5" w:rsidRDefault="00834C31">
      <w:pPr>
        <w:pStyle w:val="CommentText"/>
      </w:pPr>
      <w:r>
        <w:rPr>
          <w:rStyle w:val="CommentReference"/>
        </w:rPr>
        <w:annotationRef/>
      </w:r>
      <w:r w:rsidR="007E2387">
        <w:t>W</w:t>
      </w:r>
      <w:r>
        <w:t xml:space="preserve">ow! My take-home for this is that any of these questions </w:t>
      </w:r>
      <w:r w:rsidR="003F5EE5">
        <w:t>could be</w:t>
      </w:r>
      <w:r>
        <w:t xml:space="preserve"> a standalone chapter; I think that you could probably combine 2 into one chapter but probably not 4 </w:t>
      </w:r>
      <w:r>
        <w:sym w:font="Wingdings" w:char="F04A"/>
      </w:r>
      <w:r w:rsidR="006F2D2F">
        <w:t xml:space="preserve"> Let’s talk after </w:t>
      </w:r>
      <w:r w:rsidR="007E2387">
        <w:t>we meet on Thursday?</w:t>
      </w:r>
      <w:r w:rsidR="0016750F">
        <w:t xml:space="preserve"> Starting with these questions </w:t>
      </w:r>
      <w:r w:rsidR="003F5EE5">
        <w:t xml:space="preserve">here </w:t>
      </w:r>
      <w:r w:rsidR="0016750F">
        <w:t xml:space="preserve">is really helpful. </w:t>
      </w:r>
    </w:p>
    <w:p w14:paraId="5F465A88" w14:textId="77777777" w:rsidR="003F5EE5" w:rsidRDefault="003F5EE5">
      <w:pPr>
        <w:pStyle w:val="CommentText"/>
      </w:pPr>
    </w:p>
    <w:p w14:paraId="290BEB73" w14:textId="77777777" w:rsidR="00834C31" w:rsidRDefault="0016750F">
      <w:pPr>
        <w:pStyle w:val="CommentText"/>
      </w:pPr>
      <w:r>
        <w:t xml:space="preserve">If there were 2 </w:t>
      </w:r>
      <w:r w:rsidR="003F5EE5">
        <w:t xml:space="preserve">Qs </w:t>
      </w:r>
      <w:r>
        <w:t xml:space="preserve">that you were </w:t>
      </w:r>
      <w:r w:rsidRPr="003F5EE5">
        <w:rPr>
          <w:b/>
        </w:rPr>
        <w:t>most</w:t>
      </w:r>
      <w:r>
        <w:t xml:space="preserve"> excited about, </w:t>
      </w:r>
      <w:r w:rsidR="003F5EE5">
        <w:t>which</w:t>
      </w:r>
      <w:r>
        <w:t xml:space="preserve"> would they be?</w:t>
      </w:r>
    </w:p>
    <w:p w14:paraId="49545EAA" w14:textId="77777777" w:rsidR="0016750F" w:rsidRDefault="0016750F">
      <w:pPr>
        <w:pStyle w:val="CommentText"/>
      </w:pPr>
    </w:p>
    <w:p w14:paraId="44C068F6" w14:textId="77777777" w:rsidR="0016750F" w:rsidRDefault="0016750F">
      <w:pPr>
        <w:pStyle w:val="CommentText"/>
      </w:pPr>
      <w:r>
        <w:t xml:space="preserve">I think that given that the </w:t>
      </w:r>
      <w:r w:rsidR="009C2B8A">
        <w:t>Qs will guide the sampling, I’m going to hold off on giving detailed feedback on the text below until you we can meet.</w:t>
      </w:r>
      <w:r w:rsidR="003F5EE5">
        <w:t xml:space="preserve"> My goal is to help you figure out which Qs are most tractable given your MS timeline and what’s doable during one field season; some of these Qs would likely need multiple summers of data to answer so my suggestion would be to think of Qs that you can answer &amp; hypotheses you can test in model space using supporting field data. </w:t>
      </w:r>
    </w:p>
  </w:comment>
  <w:comment w:id="51" w:author="Whitney Woelmer" w:date="2019-03-03T11:24:00Z" w:initials="WW">
    <w:p w14:paraId="248790F7" w14:textId="77777777" w:rsidR="00246BFA" w:rsidRDefault="00246BFA">
      <w:pPr>
        <w:pStyle w:val="CommentText"/>
      </w:pPr>
      <w:r>
        <w:rPr>
          <w:rStyle w:val="CommentReference"/>
        </w:rPr>
        <w:annotationRef/>
      </w:r>
      <w:r>
        <w:t>Throwing this out there, super preliminary—if we are already boating up to the inflows, could we establish transects within the reservoir to see how nutrient processing/</w:t>
      </w:r>
      <w:proofErr w:type="spellStart"/>
      <w:r>
        <w:t>phytos</w:t>
      </w:r>
      <w:proofErr w:type="spellEnd"/>
      <w:r>
        <w:t xml:space="preserve"> change within the reservoir?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3FAA2EA" w15:done="0"/>
  <w15:commentEx w15:paraId="27A30331" w15:done="0"/>
  <w15:commentEx w15:paraId="1CF1F711" w15:done="0"/>
  <w15:commentEx w15:paraId="346F0B46" w15:done="0"/>
  <w15:commentEx w15:paraId="231040D7" w15:done="0"/>
  <w15:commentEx w15:paraId="41944BBA" w15:done="0"/>
  <w15:commentEx w15:paraId="4ECFE4A5" w15:done="0"/>
  <w15:commentEx w15:paraId="06317C52" w15:done="0"/>
  <w15:commentEx w15:paraId="6511D1D0" w15:done="0"/>
  <w15:commentEx w15:paraId="202A1443" w15:done="0"/>
  <w15:commentEx w15:paraId="77AB0894" w15:done="0"/>
  <w15:commentEx w15:paraId="44C068F6" w15:done="0"/>
  <w15:commentEx w15:paraId="248790F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3FAA2EA" w16cid:durableId="202B906E"/>
  <w16cid:commentId w16cid:paraId="27A30331" w16cid:durableId="202B9074"/>
  <w16cid:commentId w16cid:paraId="1CF1F711" w16cid:durableId="202B907D"/>
  <w16cid:commentId w16cid:paraId="346F0B46" w16cid:durableId="202B907F"/>
  <w16cid:commentId w16cid:paraId="231040D7" w16cid:durableId="202B9080"/>
  <w16cid:commentId w16cid:paraId="41944BBA" w16cid:durableId="202B9081"/>
  <w16cid:commentId w16cid:paraId="4ECFE4A5" w16cid:durableId="202B9082"/>
  <w16cid:commentId w16cid:paraId="06317C52" w16cid:durableId="20322FE7"/>
  <w16cid:commentId w16cid:paraId="6511D1D0" w16cid:durableId="202B9083"/>
  <w16cid:commentId w16cid:paraId="202A1443" w16cid:durableId="203234A3"/>
  <w16cid:commentId w16cid:paraId="77AB0894" w16cid:durableId="202B9084"/>
  <w16cid:commentId w16cid:paraId="44C068F6" w16cid:durableId="202B9085"/>
  <w16cid:commentId w16cid:paraId="248790F7" w16cid:durableId="202B908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782737" w14:textId="77777777" w:rsidR="00CE5067" w:rsidRDefault="00CE5067" w:rsidP="00F24871">
      <w:pPr>
        <w:spacing w:after="0" w:line="240" w:lineRule="auto"/>
      </w:pPr>
      <w:r>
        <w:separator/>
      </w:r>
    </w:p>
  </w:endnote>
  <w:endnote w:type="continuationSeparator" w:id="0">
    <w:p w14:paraId="3A22B4D9" w14:textId="77777777" w:rsidR="00CE5067" w:rsidRDefault="00CE5067" w:rsidP="00F248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ustomXmlInsRangeStart w:id="52" w:author="Cayelan C. Carey" w:date="2019-03-05T15:09:00Z"/>
  <w:sdt>
    <w:sdtPr>
      <w:rPr>
        <w:rStyle w:val="PageNumber"/>
      </w:rPr>
      <w:id w:val="-453641363"/>
      <w:docPartObj>
        <w:docPartGallery w:val="Page Numbers (Bottom of Page)"/>
        <w:docPartUnique/>
      </w:docPartObj>
    </w:sdtPr>
    <w:sdtEndPr>
      <w:rPr>
        <w:rStyle w:val="PageNumber"/>
      </w:rPr>
    </w:sdtEndPr>
    <w:sdtContent>
      <w:customXmlInsRangeEnd w:id="52"/>
      <w:p w14:paraId="411686F4" w14:textId="77777777" w:rsidR="00F24871" w:rsidRDefault="00F24871" w:rsidP="00AB2A18">
        <w:pPr>
          <w:pStyle w:val="Footer"/>
          <w:framePr w:wrap="none" w:vAnchor="text" w:hAnchor="margin" w:xAlign="right" w:y="1"/>
          <w:rPr>
            <w:ins w:id="53" w:author="Cayelan C. Carey" w:date="2019-03-05T15:09:00Z"/>
            <w:rStyle w:val="PageNumber"/>
          </w:rPr>
        </w:pPr>
        <w:ins w:id="54" w:author="Cayelan C. Carey" w:date="2019-03-05T15:09:00Z">
          <w:r>
            <w:rPr>
              <w:rStyle w:val="PageNumber"/>
            </w:rPr>
            <w:fldChar w:fldCharType="begin"/>
          </w:r>
          <w:r>
            <w:rPr>
              <w:rStyle w:val="PageNumber"/>
            </w:rPr>
            <w:instrText xml:space="preserve"> PAGE </w:instrText>
          </w:r>
          <w:r>
            <w:rPr>
              <w:rStyle w:val="PageNumber"/>
            </w:rPr>
            <w:fldChar w:fldCharType="end"/>
          </w:r>
        </w:ins>
      </w:p>
      <w:customXmlInsRangeStart w:id="55" w:author="Cayelan C. Carey" w:date="2019-03-05T15:09:00Z"/>
    </w:sdtContent>
  </w:sdt>
  <w:customXmlInsRangeEnd w:id="55"/>
  <w:p w14:paraId="184408AC" w14:textId="77777777" w:rsidR="00F24871" w:rsidRDefault="00F24871">
    <w:pPr>
      <w:pStyle w:val="Footer"/>
      <w:ind w:right="360"/>
      <w:pPrChange w:id="56" w:author="Cayelan C. Carey" w:date="2019-03-05T15:09:00Z">
        <w:pPr>
          <w:pStyle w:val="Footer"/>
        </w:pPr>
      </w:pPrChan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ustomXmlInsRangeStart w:id="57" w:author="Cayelan C. Carey" w:date="2019-03-05T15:09:00Z"/>
  <w:sdt>
    <w:sdtPr>
      <w:rPr>
        <w:rStyle w:val="PageNumber"/>
      </w:rPr>
      <w:id w:val="1301884939"/>
      <w:docPartObj>
        <w:docPartGallery w:val="Page Numbers (Bottom of Page)"/>
        <w:docPartUnique/>
      </w:docPartObj>
    </w:sdtPr>
    <w:sdtEndPr>
      <w:rPr>
        <w:rStyle w:val="PageNumber"/>
      </w:rPr>
    </w:sdtEndPr>
    <w:sdtContent>
      <w:customXmlInsRangeEnd w:id="57"/>
      <w:p w14:paraId="701A4D84" w14:textId="77777777" w:rsidR="00F24871" w:rsidRDefault="00F24871" w:rsidP="00AB2A18">
        <w:pPr>
          <w:pStyle w:val="Footer"/>
          <w:framePr w:wrap="none" w:vAnchor="text" w:hAnchor="margin" w:xAlign="right" w:y="1"/>
          <w:rPr>
            <w:ins w:id="58" w:author="Cayelan C. Carey" w:date="2019-03-05T15:09:00Z"/>
            <w:rStyle w:val="PageNumber"/>
          </w:rPr>
        </w:pPr>
        <w:ins w:id="59" w:author="Cayelan C. Carey" w:date="2019-03-05T15:09:00Z">
          <w:r>
            <w:rPr>
              <w:rStyle w:val="PageNumber"/>
            </w:rPr>
            <w:fldChar w:fldCharType="begin"/>
          </w:r>
          <w:r>
            <w:rPr>
              <w:rStyle w:val="PageNumber"/>
            </w:rPr>
            <w:instrText xml:space="preserve"> PAGE </w:instrText>
          </w:r>
        </w:ins>
        <w:r>
          <w:rPr>
            <w:rStyle w:val="PageNumber"/>
          </w:rPr>
          <w:fldChar w:fldCharType="separate"/>
        </w:r>
        <w:r>
          <w:rPr>
            <w:rStyle w:val="PageNumber"/>
            <w:noProof/>
          </w:rPr>
          <w:t>1</w:t>
        </w:r>
        <w:ins w:id="60" w:author="Cayelan C. Carey" w:date="2019-03-05T15:09:00Z">
          <w:r>
            <w:rPr>
              <w:rStyle w:val="PageNumber"/>
            </w:rPr>
            <w:fldChar w:fldCharType="end"/>
          </w:r>
        </w:ins>
      </w:p>
      <w:customXmlInsRangeStart w:id="61" w:author="Cayelan C. Carey" w:date="2019-03-05T15:09:00Z"/>
    </w:sdtContent>
  </w:sdt>
  <w:customXmlInsRangeEnd w:id="61"/>
  <w:p w14:paraId="3C1CB338" w14:textId="77777777" w:rsidR="00F24871" w:rsidRDefault="00F24871">
    <w:pPr>
      <w:pStyle w:val="Footer"/>
      <w:ind w:right="360"/>
      <w:pPrChange w:id="62" w:author="Cayelan C. Carey" w:date="2019-03-05T15:09:00Z">
        <w:pPr>
          <w:pStyle w:val="Footer"/>
        </w:pPr>
      </w:pPrChan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087529" w14:textId="77777777" w:rsidR="00CE5067" w:rsidRDefault="00CE5067" w:rsidP="00F24871">
      <w:pPr>
        <w:spacing w:after="0" w:line="240" w:lineRule="auto"/>
      </w:pPr>
      <w:r>
        <w:separator/>
      </w:r>
    </w:p>
  </w:footnote>
  <w:footnote w:type="continuationSeparator" w:id="0">
    <w:p w14:paraId="57B9ED20" w14:textId="77777777" w:rsidR="00CE5067" w:rsidRDefault="00CE5067" w:rsidP="00F248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97AA4"/>
    <w:multiLevelType w:val="hybridMultilevel"/>
    <w:tmpl w:val="54FA79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900C83"/>
    <w:multiLevelType w:val="hybridMultilevel"/>
    <w:tmpl w:val="67DA78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94137A"/>
    <w:multiLevelType w:val="hybridMultilevel"/>
    <w:tmpl w:val="CABE5C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2A154C"/>
    <w:multiLevelType w:val="hybridMultilevel"/>
    <w:tmpl w:val="51B89A4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E62DA8"/>
    <w:multiLevelType w:val="hybridMultilevel"/>
    <w:tmpl w:val="76368E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6F296C"/>
    <w:multiLevelType w:val="hybridMultilevel"/>
    <w:tmpl w:val="AF001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1307A9"/>
    <w:multiLevelType w:val="hybridMultilevel"/>
    <w:tmpl w:val="EBA0DE8E"/>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4C5CD5"/>
    <w:multiLevelType w:val="hybridMultilevel"/>
    <w:tmpl w:val="61F08E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554FCE"/>
    <w:multiLevelType w:val="hybridMultilevel"/>
    <w:tmpl w:val="A8B0D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E06F84"/>
    <w:multiLevelType w:val="hybridMultilevel"/>
    <w:tmpl w:val="F37A4D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3466D2"/>
    <w:multiLevelType w:val="hybridMultilevel"/>
    <w:tmpl w:val="BD420F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822FD1"/>
    <w:multiLevelType w:val="hybridMultilevel"/>
    <w:tmpl w:val="29CCE7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24F3C8D"/>
    <w:multiLevelType w:val="hybridMultilevel"/>
    <w:tmpl w:val="61C896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76F2A9E"/>
    <w:multiLevelType w:val="hybridMultilevel"/>
    <w:tmpl w:val="6674FE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9A17A33"/>
    <w:multiLevelType w:val="hybridMultilevel"/>
    <w:tmpl w:val="A7AAB42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D4167AC"/>
    <w:multiLevelType w:val="hybridMultilevel"/>
    <w:tmpl w:val="D7627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5"/>
  </w:num>
  <w:num w:numId="3">
    <w:abstractNumId w:val="5"/>
  </w:num>
  <w:num w:numId="4">
    <w:abstractNumId w:val="0"/>
  </w:num>
  <w:num w:numId="5">
    <w:abstractNumId w:val="2"/>
  </w:num>
  <w:num w:numId="6">
    <w:abstractNumId w:val="14"/>
  </w:num>
  <w:num w:numId="7">
    <w:abstractNumId w:val="13"/>
  </w:num>
  <w:num w:numId="8">
    <w:abstractNumId w:val="3"/>
  </w:num>
  <w:num w:numId="9">
    <w:abstractNumId w:val="8"/>
  </w:num>
  <w:num w:numId="10">
    <w:abstractNumId w:val="4"/>
  </w:num>
  <w:num w:numId="11">
    <w:abstractNumId w:val="11"/>
  </w:num>
  <w:num w:numId="12">
    <w:abstractNumId w:val="10"/>
  </w:num>
  <w:num w:numId="13">
    <w:abstractNumId w:val="12"/>
  </w:num>
  <w:num w:numId="14">
    <w:abstractNumId w:val="7"/>
  </w:num>
  <w:num w:numId="15">
    <w:abstractNumId w:val="1"/>
  </w:num>
  <w:num w:numId="16">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ayelan C. Carey">
    <w15:presenceInfo w15:providerId="None" w15:userId="Cayelan C. Carey"/>
  </w15:person>
  <w15:person w15:author="Whitney Woelmer">
    <w15:presenceInfo w15:providerId="Windows Live" w15:userId="9a37888df65430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4411"/>
    <w:rsid w:val="00006D80"/>
    <w:rsid w:val="00030F99"/>
    <w:rsid w:val="000445A9"/>
    <w:rsid w:val="00093A6F"/>
    <w:rsid w:val="000D2E7B"/>
    <w:rsid w:val="000E1AF5"/>
    <w:rsid w:val="000E2224"/>
    <w:rsid w:val="000E6E72"/>
    <w:rsid w:val="00112372"/>
    <w:rsid w:val="00112652"/>
    <w:rsid w:val="00113103"/>
    <w:rsid w:val="00117E66"/>
    <w:rsid w:val="001444BD"/>
    <w:rsid w:val="0016750F"/>
    <w:rsid w:val="00191BF5"/>
    <w:rsid w:val="00194DF2"/>
    <w:rsid w:val="001D5E83"/>
    <w:rsid w:val="002221A8"/>
    <w:rsid w:val="00223202"/>
    <w:rsid w:val="00246BFA"/>
    <w:rsid w:val="00255A95"/>
    <w:rsid w:val="00284411"/>
    <w:rsid w:val="002A1449"/>
    <w:rsid w:val="002A2263"/>
    <w:rsid w:val="002B10E7"/>
    <w:rsid w:val="002B7506"/>
    <w:rsid w:val="002F12C7"/>
    <w:rsid w:val="00320827"/>
    <w:rsid w:val="0036543E"/>
    <w:rsid w:val="003800DF"/>
    <w:rsid w:val="00386172"/>
    <w:rsid w:val="00397952"/>
    <w:rsid w:val="003C4CA7"/>
    <w:rsid w:val="003F5EE5"/>
    <w:rsid w:val="0045461B"/>
    <w:rsid w:val="00462381"/>
    <w:rsid w:val="00483E4E"/>
    <w:rsid w:val="00491707"/>
    <w:rsid w:val="004A3CB8"/>
    <w:rsid w:val="004C463C"/>
    <w:rsid w:val="004C5A57"/>
    <w:rsid w:val="004D43A9"/>
    <w:rsid w:val="005058DB"/>
    <w:rsid w:val="00524714"/>
    <w:rsid w:val="00536010"/>
    <w:rsid w:val="005367DC"/>
    <w:rsid w:val="005B292A"/>
    <w:rsid w:val="005D085F"/>
    <w:rsid w:val="005D30B3"/>
    <w:rsid w:val="005E320C"/>
    <w:rsid w:val="005F735D"/>
    <w:rsid w:val="00605F86"/>
    <w:rsid w:val="006102E1"/>
    <w:rsid w:val="00667469"/>
    <w:rsid w:val="00691826"/>
    <w:rsid w:val="006A1933"/>
    <w:rsid w:val="006A3761"/>
    <w:rsid w:val="006A5BAA"/>
    <w:rsid w:val="006B06BB"/>
    <w:rsid w:val="006C387A"/>
    <w:rsid w:val="006E40FB"/>
    <w:rsid w:val="006F01B7"/>
    <w:rsid w:val="006F2D2F"/>
    <w:rsid w:val="00744C7A"/>
    <w:rsid w:val="00793A87"/>
    <w:rsid w:val="007A4C69"/>
    <w:rsid w:val="007C4409"/>
    <w:rsid w:val="007D0E56"/>
    <w:rsid w:val="007D510C"/>
    <w:rsid w:val="007E2387"/>
    <w:rsid w:val="007F6A38"/>
    <w:rsid w:val="00806D35"/>
    <w:rsid w:val="00834C31"/>
    <w:rsid w:val="008572AD"/>
    <w:rsid w:val="00864C7D"/>
    <w:rsid w:val="008A409D"/>
    <w:rsid w:val="008D4878"/>
    <w:rsid w:val="008E2132"/>
    <w:rsid w:val="00915BE0"/>
    <w:rsid w:val="00915D94"/>
    <w:rsid w:val="00931231"/>
    <w:rsid w:val="00992902"/>
    <w:rsid w:val="009A24B3"/>
    <w:rsid w:val="009A5DB2"/>
    <w:rsid w:val="009C08D7"/>
    <w:rsid w:val="009C2B8A"/>
    <w:rsid w:val="009C41E3"/>
    <w:rsid w:val="009D35A4"/>
    <w:rsid w:val="009E1152"/>
    <w:rsid w:val="009F3ACF"/>
    <w:rsid w:val="00A04A63"/>
    <w:rsid w:val="00A539DE"/>
    <w:rsid w:val="00A92EA0"/>
    <w:rsid w:val="00B00AD5"/>
    <w:rsid w:val="00B0705D"/>
    <w:rsid w:val="00B14301"/>
    <w:rsid w:val="00B629F5"/>
    <w:rsid w:val="00B67703"/>
    <w:rsid w:val="00B67A29"/>
    <w:rsid w:val="00B85A3A"/>
    <w:rsid w:val="00B900BF"/>
    <w:rsid w:val="00BA5D71"/>
    <w:rsid w:val="00BB073C"/>
    <w:rsid w:val="00BD2144"/>
    <w:rsid w:val="00C549FA"/>
    <w:rsid w:val="00C65ED5"/>
    <w:rsid w:val="00C71542"/>
    <w:rsid w:val="00CE466C"/>
    <w:rsid w:val="00CE5067"/>
    <w:rsid w:val="00D57358"/>
    <w:rsid w:val="00D70698"/>
    <w:rsid w:val="00D72676"/>
    <w:rsid w:val="00D76467"/>
    <w:rsid w:val="00D769B4"/>
    <w:rsid w:val="00D84741"/>
    <w:rsid w:val="00D90E96"/>
    <w:rsid w:val="00D94C90"/>
    <w:rsid w:val="00DD273C"/>
    <w:rsid w:val="00DD27A5"/>
    <w:rsid w:val="00DE4822"/>
    <w:rsid w:val="00E107B8"/>
    <w:rsid w:val="00E13CC0"/>
    <w:rsid w:val="00E22927"/>
    <w:rsid w:val="00E2472E"/>
    <w:rsid w:val="00E31D62"/>
    <w:rsid w:val="00E32CF7"/>
    <w:rsid w:val="00E33697"/>
    <w:rsid w:val="00E415F7"/>
    <w:rsid w:val="00E43974"/>
    <w:rsid w:val="00E442FE"/>
    <w:rsid w:val="00E4448C"/>
    <w:rsid w:val="00E52FFB"/>
    <w:rsid w:val="00E82FAF"/>
    <w:rsid w:val="00E90FD1"/>
    <w:rsid w:val="00EA7D48"/>
    <w:rsid w:val="00EB2201"/>
    <w:rsid w:val="00EC71CE"/>
    <w:rsid w:val="00ED4567"/>
    <w:rsid w:val="00F11DD5"/>
    <w:rsid w:val="00F24871"/>
    <w:rsid w:val="00F33448"/>
    <w:rsid w:val="00F4340F"/>
    <w:rsid w:val="00F43434"/>
    <w:rsid w:val="00F50B95"/>
    <w:rsid w:val="00F5259C"/>
    <w:rsid w:val="00F67C47"/>
    <w:rsid w:val="00F8456B"/>
    <w:rsid w:val="00FB7532"/>
    <w:rsid w:val="00FC00C5"/>
    <w:rsid w:val="00FC258B"/>
    <w:rsid w:val="00FC2E7E"/>
    <w:rsid w:val="00FD0E00"/>
    <w:rsid w:val="00FE2793"/>
    <w:rsid w:val="00FE2C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F4EDEC"/>
  <w15:chartTrackingRefBased/>
  <w15:docId w15:val="{FE041F0A-6D3A-4B7F-A83C-F76F47613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00BF"/>
    <w:pPr>
      <w:ind w:left="720"/>
      <w:contextualSpacing/>
    </w:pPr>
  </w:style>
  <w:style w:type="character" w:styleId="CommentReference">
    <w:name w:val="annotation reference"/>
    <w:basedOn w:val="DefaultParagraphFont"/>
    <w:uiPriority w:val="99"/>
    <w:semiHidden/>
    <w:unhideWhenUsed/>
    <w:rsid w:val="00D84741"/>
    <w:rPr>
      <w:sz w:val="16"/>
      <w:szCs w:val="16"/>
    </w:rPr>
  </w:style>
  <w:style w:type="paragraph" w:styleId="CommentText">
    <w:name w:val="annotation text"/>
    <w:basedOn w:val="Normal"/>
    <w:link w:val="CommentTextChar"/>
    <w:uiPriority w:val="99"/>
    <w:semiHidden/>
    <w:unhideWhenUsed/>
    <w:rsid w:val="00D84741"/>
    <w:pPr>
      <w:spacing w:line="240" w:lineRule="auto"/>
    </w:pPr>
    <w:rPr>
      <w:sz w:val="20"/>
      <w:szCs w:val="20"/>
    </w:rPr>
  </w:style>
  <w:style w:type="character" w:customStyle="1" w:styleId="CommentTextChar">
    <w:name w:val="Comment Text Char"/>
    <w:basedOn w:val="DefaultParagraphFont"/>
    <w:link w:val="CommentText"/>
    <w:uiPriority w:val="99"/>
    <w:semiHidden/>
    <w:rsid w:val="00D84741"/>
    <w:rPr>
      <w:sz w:val="20"/>
      <w:szCs w:val="20"/>
    </w:rPr>
  </w:style>
  <w:style w:type="paragraph" w:styleId="CommentSubject">
    <w:name w:val="annotation subject"/>
    <w:basedOn w:val="CommentText"/>
    <w:next w:val="CommentText"/>
    <w:link w:val="CommentSubjectChar"/>
    <w:uiPriority w:val="99"/>
    <w:semiHidden/>
    <w:unhideWhenUsed/>
    <w:rsid w:val="00D84741"/>
    <w:rPr>
      <w:b/>
      <w:bCs/>
    </w:rPr>
  </w:style>
  <w:style w:type="character" w:customStyle="1" w:styleId="CommentSubjectChar">
    <w:name w:val="Comment Subject Char"/>
    <w:basedOn w:val="CommentTextChar"/>
    <w:link w:val="CommentSubject"/>
    <w:uiPriority w:val="99"/>
    <w:semiHidden/>
    <w:rsid w:val="00D84741"/>
    <w:rPr>
      <w:b/>
      <w:bCs/>
      <w:sz w:val="20"/>
      <w:szCs w:val="20"/>
    </w:rPr>
  </w:style>
  <w:style w:type="paragraph" w:styleId="BalloonText">
    <w:name w:val="Balloon Text"/>
    <w:basedOn w:val="Normal"/>
    <w:link w:val="BalloonTextChar"/>
    <w:uiPriority w:val="99"/>
    <w:semiHidden/>
    <w:unhideWhenUsed/>
    <w:rsid w:val="00D8474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84741"/>
    <w:rPr>
      <w:rFonts w:ascii="Segoe UI" w:hAnsi="Segoe UI" w:cs="Segoe UI"/>
      <w:sz w:val="18"/>
      <w:szCs w:val="18"/>
    </w:rPr>
  </w:style>
  <w:style w:type="paragraph" w:styleId="Footer">
    <w:name w:val="footer"/>
    <w:basedOn w:val="Normal"/>
    <w:link w:val="FooterChar"/>
    <w:uiPriority w:val="99"/>
    <w:unhideWhenUsed/>
    <w:rsid w:val="00F248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4871"/>
  </w:style>
  <w:style w:type="character" w:styleId="PageNumber">
    <w:name w:val="page number"/>
    <w:basedOn w:val="DefaultParagraphFont"/>
    <w:uiPriority w:val="99"/>
    <w:semiHidden/>
    <w:unhideWhenUsed/>
    <w:rsid w:val="00F24871"/>
  </w:style>
  <w:style w:type="character" w:styleId="Hyperlink">
    <w:name w:val="Hyperlink"/>
    <w:basedOn w:val="DefaultParagraphFont"/>
    <w:uiPriority w:val="99"/>
    <w:unhideWhenUsed/>
    <w:rsid w:val="006B06BB"/>
    <w:rPr>
      <w:color w:val="0563C1" w:themeColor="hyperlink"/>
      <w:u w:val="single"/>
    </w:rPr>
  </w:style>
  <w:style w:type="character" w:styleId="UnresolvedMention">
    <w:name w:val="Unresolved Mention"/>
    <w:basedOn w:val="DefaultParagraphFont"/>
    <w:uiPriority w:val="99"/>
    <w:semiHidden/>
    <w:unhideWhenUsed/>
    <w:rsid w:val="006B06BB"/>
    <w:rPr>
      <w:color w:val="605E5C"/>
      <w:shd w:val="clear" w:color="auto" w:fill="E1DFDD"/>
    </w:rPr>
  </w:style>
  <w:style w:type="paragraph" w:styleId="NormalWeb">
    <w:name w:val="Normal (Web)"/>
    <w:basedOn w:val="Normal"/>
    <w:uiPriority w:val="99"/>
    <w:semiHidden/>
    <w:unhideWhenUsed/>
    <w:rsid w:val="005D30B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2131627">
      <w:bodyDiv w:val="1"/>
      <w:marLeft w:val="0"/>
      <w:marRight w:val="0"/>
      <w:marTop w:val="0"/>
      <w:marBottom w:val="0"/>
      <w:divBdr>
        <w:top w:val="none" w:sz="0" w:space="0" w:color="auto"/>
        <w:left w:val="none" w:sz="0" w:space="0" w:color="auto"/>
        <w:bottom w:val="none" w:sz="0" w:space="0" w:color="auto"/>
        <w:right w:val="none" w:sz="0" w:space="0" w:color="auto"/>
      </w:divBdr>
      <w:divsChild>
        <w:div w:id="1974559103">
          <w:marLeft w:val="0"/>
          <w:marRight w:val="0"/>
          <w:marTop w:val="0"/>
          <w:marBottom w:val="0"/>
          <w:divBdr>
            <w:top w:val="none" w:sz="0" w:space="0" w:color="auto"/>
            <w:left w:val="none" w:sz="0" w:space="0" w:color="auto"/>
            <w:bottom w:val="none" w:sz="0" w:space="0" w:color="auto"/>
            <w:right w:val="none" w:sz="0" w:space="0" w:color="auto"/>
          </w:divBdr>
        </w:div>
        <w:div w:id="1821463442">
          <w:marLeft w:val="0"/>
          <w:marRight w:val="0"/>
          <w:marTop w:val="0"/>
          <w:marBottom w:val="0"/>
          <w:divBdr>
            <w:top w:val="none" w:sz="0" w:space="0" w:color="auto"/>
            <w:left w:val="none" w:sz="0" w:space="0" w:color="auto"/>
            <w:bottom w:val="none" w:sz="0" w:space="0" w:color="auto"/>
            <w:right w:val="none" w:sz="0" w:space="0" w:color="auto"/>
          </w:divBdr>
        </w:div>
        <w:div w:id="892035761">
          <w:marLeft w:val="0"/>
          <w:marRight w:val="0"/>
          <w:marTop w:val="0"/>
          <w:marBottom w:val="0"/>
          <w:divBdr>
            <w:top w:val="none" w:sz="0" w:space="0" w:color="auto"/>
            <w:left w:val="none" w:sz="0" w:space="0" w:color="auto"/>
            <w:bottom w:val="none" w:sz="0" w:space="0" w:color="auto"/>
            <w:right w:val="none" w:sz="0" w:space="0" w:color="auto"/>
          </w:divBdr>
        </w:div>
        <w:div w:id="1485318149">
          <w:marLeft w:val="0"/>
          <w:marRight w:val="0"/>
          <w:marTop w:val="0"/>
          <w:marBottom w:val="0"/>
          <w:divBdr>
            <w:top w:val="none" w:sz="0" w:space="0" w:color="auto"/>
            <w:left w:val="none" w:sz="0" w:space="0" w:color="auto"/>
            <w:bottom w:val="none" w:sz="0" w:space="0" w:color="auto"/>
            <w:right w:val="none" w:sz="0" w:space="0" w:color="auto"/>
          </w:divBdr>
        </w:div>
        <w:div w:id="1567299307">
          <w:marLeft w:val="0"/>
          <w:marRight w:val="0"/>
          <w:marTop w:val="0"/>
          <w:marBottom w:val="0"/>
          <w:divBdr>
            <w:top w:val="none" w:sz="0" w:space="0" w:color="auto"/>
            <w:left w:val="none" w:sz="0" w:space="0" w:color="auto"/>
            <w:bottom w:val="none" w:sz="0" w:space="0" w:color="auto"/>
            <w:right w:val="none" w:sz="0" w:space="0" w:color="auto"/>
          </w:divBdr>
        </w:div>
        <w:div w:id="1340742620">
          <w:marLeft w:val="0"/>
          <w:marRight w:val="0"/>
          <w:marTop w:val="0"/>
          <w:marBottom w:val="0"/>
          <w:divBdr>
            <w:top w:val="none" w:sz="0" w:space="0" w:color="auto"/>
            <w:left w:val="none" w:sz="0" w:space="0" w:color="auto"/>
            <w:bottom w:val="none" w:sz="0" w:space="0" w:color="auto"/>
            <w:right w:val="none" w:sz="0" w:space="0" w:color="auto"/>
          </w:divBdr>
        </w:div>
        <w:div w:id="1326280614">
          <w:marLeft w:val="0"/>
          <w:marRight w:val="0"/>
          <w:marTop w:val="0"/>
          <w:marBottom w:val="0"/>
          <w:divBdr>
            <w:top w:val="none" w:sz="0" w:space="0" w:color="auto"/>
            <w:left w:val="none" w:sz="0" w:space="0" w:color="auto"/>
            <w:bottom w:val="none" w:sz="0" w:space="0" w:color="auto"/>
            <w:right w:val="none" w:sz="0" w:space="0" w:color="auto"/>
          </w:divBdr>
        </w:div>
        <w:div w:id="1459489807">
          <w:marLeft w:val="0"/>
          <w:marRight w:val="0"/>
          <w:marTop w:val="0"/>
          <w:marBottom w:val="0"/>
          <w:divBdr>
            <w:top w:val="none" w:sz="0" w:space="0" w:color="auto"/>
            <w:left w:val="none" w:sz="0" w:space="0" w:color="auto"/>
            <w:bottom w:val="none" w:sz="0" w:space="0" w:color="auto"/>
            <w:right w:val="none" w:sz="0" w:space="0" w:color="auto"/>
          </w:divBdr>
        </w:div>
        <w:div w:id="672879536">
          <w:marLeft w:val="0"/>
          <w:marRight w:val="0"/>
          <w:marTop w:val="0"/>
          <w:marBottom w:val="0"/>
          <w:divBdr>
            <w:top w:val="none" w:sz="0" w:space="0" w:color="auto"/>
            <w:left w:val="none" w:sz="0" w:space="0" w:color="auto"/>
            <w:bottom w:val="none" w:sz="0" w:space="0" w:color="auto"/>
            <w:right w:val="none" w:sz="0" w:space="0" w:color="auto"/>
          </w:divBdr>
        </w:div>
        <w:div w:id="649792112">
          <w:marLeft w:val="0"/>
          <w:marRight w:val="0"/>
          <w:marTop w:val="0"/>
          <w:marBottom w:val="0"/>
          <w:divBdr>
            <w:top w:val="none" w:sz="0" w:space="0" w:color="auto"/>
            <w:left w:val="none" w:sz="0" w:space="0" w:color="auto"/>
            <w:bottom w:val="none" w:sz="0" w:space="0" w:color="auto"/>
            <w:right w:val="none" w:sz="0" w:space="0" w:color="auto"/>
          </w:divBdr>
        </w:div>
        <w:div w:id="2014841926">
          <w:marLeft w:val="0"/>
          <w:marRight w:val="0"/>
          <w:marTop w:val="0"/>
          <w:marBottom w:val="0"/>
          <w:divBdr>
            <w:top w:val="none" w:sz="0" w:space="0" w:color="auto"/>
            <w:left w:val="none" w:sz="0" w:space="0" w:color="auto"/>
            <w:bottom w:val="none" w:sz="0" w:space="0" w:color="auto"/>
            <w:right w:val="none" w:sz="0" w:space="0" w:color="auto"/>
          </w:divBdr>
        </w:div>
        <w:div w:id="1946039907">
          <w:marLeft w:val="0"/>
          <w:marRight w:val="0"/>
          <w:marTop w:val="0"/>
          <w:marBottom w:val="0"/>
          <w:divBdr>
            <w:top w:val="none" w:sz="0" w:space="0" w:color="auto"/>
            <w:left w:val="none" w:sz="0" w:space="0" w:color="auto"/>
            <w:bottom w:val="none" w:sz="0" w:space="0" w:color="auto"/>
            <w:right w:val="none" w:sz="0" w:space="0" w:color="auto"/>
          </w:divBdr>
        </w:div>
        <w:div w:id="445007682">
          <w:marLeft w:val="0"/>
          <w:marRight w:val="0"/>
          <w:marTop w:val="0"/>
          <w:marBottom w:val="0"/>
          <w:divBdr>
            <w:top w:val="none" w:sz="0" w:space="0" w:color="auto"/>
            <w:left w:val="none" w:sz="0" w:space="0" w:color="auto"/>
            <w:bottom w:val="none" w:sz="0" w:space="0" w:color="auto"/>
            <w:right w:val="none" w:sz="0" w:space="0" w:color="auto"/>
          </w:divBdr>
        </w:div>
        <w:div w:id="1011757808">
          <w:marLeft w:val="0"/>
          <w:marRight w:val="0"/>
          <w:marTop w:val="0"/>
          <w:marBottom w:val="0"/>
          <w:divBdr>
            <w:top w:val="none" w:sz="0" w:space="0" w:color="auto"/>
            <w:left w:val="none" w:sz="0" w:space="0" w:color="auto"/>
            <w:bottom w:val="none" w:sz="0" w:space="0" w:color="auto"/>
            <w:right w:val="none" w:sz="0" w:space="0" w:color="auto"/>
          </w:divBdr>
        </w:div>
        <w:div w:id="1039474712">
          <w:marLeft w:val="0"/>
          <w:marRight w:val="0"/>
          <w:marTop w:val="0"/>
          <w:marBottom w:val="0"/>
          <w:divBdr>
            <w:top w:val="none" w:sz="0" w:space="0" w:color="auto"/>
            <w:left w:val="none" w:sz="0" w:space="0" w:color="auto"/>
            <w:bottom w:val="none" w:sz="0" w:space="0" w:color="auto"/>
            <w:right w:val="none" w:sz="0" w:space="0" w:color="auto"/>
          </w:divBdr>
        </w:div>
        <w:div w:id="1089083913">
          <w:marLeft w:val="0"/>
          <w:marRight w:val="0"/>
          <w:marTop w:val="0"/>
          <w:marBottom w:val="0"/>
          <w:divBdr>
            <w:top w:val="none" w:sz="0" w:space="0" w:color="auto"/>
            <w:left w:val="none" w:sz="0" w:space="0" w:color="auto"/>
            <w:bottom w:val="none" w:sz="0" w:space="0" w:color="auto"/>
            <w:right w:val="none" w:sz="0" w:space="0" w:color="auto"/>
          </w:divBdr>
        </w:div>
        <w:div w:id="1506633054">
          <w:marLeft w:val="0"/>
          <w:marRight w:val="0"/>
          <w:marTop w:val="0"/>
          <w:marBottom w:val="0"/>
          <w:divBdr>
            <w:top w:val="none" w:sz="0" w:space="0" w:color="auto"/>
            <w:left w:val="none" w:sz="0" w:space="0" w:color="auto"/>
            <w:bottom w:val="none" w:sz="0" w:space="0" w:color="auto"/>
            <w:right w:val="none" w:sz="0" w:space="0" w:color="auto"/>
          </w:divBdr>
        </w:div>
        <w:div w:id="1770004649">
          <w:marLeft w:val="0"/>
          <w:marRight w:val="0"/>
          <w:marTop w:val="0"/>
          <w:marBottom w:val="0"/>
          <w:divBdr>
            <w:top w:val="none" w:sz="0" w:space="0" w:color="auto"/>
            <w:left w:val="none" w:sz="0" w:space="0" w:color="auto"/>
            <w:bottom w:val="none" w:sz="0" w:space="0" w:color="auto"/>
            <w:right w:val="none" w:sz="0" w:space="0" w:color="auto"/>
          </w:divBdr>
        </w:div>
        <w:div w:id="64189220">
          <w:marLeft w:val="0"/>
          <w:marRight w:val="0"/>
          <w:marTop w:val="0"/>
          <w:marBottom w:val="0"/>
          <w:divBdr>
            <w:top w:val="none" w:sz="0" w:space="0" w:color="auto"/>
            <w:left w:val="none" w:sz="0" w:space="0" w:color="auto"/>
            <w:bottom w:val="none" w:sz="0" w:space="0" w:color="auto"/>
            <w:right w:val="none" w:sz="0" w:space="0" w:color="auto"/>
          </w:divBdr>
        </w:div>
      </w:divsChild>
    </w:div>
    <w:div w:id="2125689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webSettings" Target="webSettings.xml"/><Relationship Id="rId9" Type="http://schemas.microsoft.com/office/2016/09/relationships/commentsIds" Target="commentsIds.xml"/><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1564</TotalTime>
  <Pages>11</Pages>
  <Words>3487</Words>
  <Characters>19879</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Whitney Woelmer</dc:creator>
  <cp:keywords/>
  <dc:description/>
  <cp:lastModifiedBy>Whitney Woelmer</cp:lastModifiedBy>
  <cp:revision>12</cp:revision>
  <dcterms:created xsi:type="dcterms:W3CDTF">2019-03-12T16:25:00Z</dcterms:created>
  <dcterms:modified xsi:type="dcterms:W3CDTF">2019-03-13T18:29:00Z</dcterms:modified>
</cp:coreProperties>
</file>